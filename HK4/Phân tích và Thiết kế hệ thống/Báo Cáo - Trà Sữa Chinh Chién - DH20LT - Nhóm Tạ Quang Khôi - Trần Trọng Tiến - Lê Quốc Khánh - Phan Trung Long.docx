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F497B" w14:textId="167CF33E" w:rsidR="11C7ED5C" w:rsidRDefault="11C7ED5C" w:rsidP="11C7ED5C">
      <w:pPr>
        <w:tabs>
          <w:tab w:val="left" w:pos="3120"/>
        </w:tabs>
        <w:jc w:val="center"/>
        <w:rPr>
          <w:rFonts w:ascii="Times New Roman" w:hAnsi="Times New Roman" w:cs="Times New Roman"/>
          <w:sz w:val="28"/>
          <w:szCs w:val="28"/>
        </w:rPr>
      </w:pPr>
    </w:p>
    <w:p w14:paraId="7538ADDA" w14:textId="77777777" w:rsidR="009D252B" w:rsidRPr="00924588" w:rsidRDefault="009D252B" w:rsidP="009D252B">
      <w:pPr>
        <w:jc w:val="center"/>
        <w:rPr>
          <w:rFonts w:ascii="Times New Roman" w:hAnsi="Times New Roman" w:cs="Times New Roman"/>
          <w:b/>
          <w:bCs/>
          <w:sz w:val="28"/>
          <w:szCs w:val="28"/>
        </w:rPr>
      </w:pPr>
      <w:r w:rsidRPr="00924588">
        <w:rPr>
          <w:rFonts w:ascii="Times New Roman" w:hAnsi="Times New Roman" w:cs="Times New Roman"/>
          <w:b/>
          <w:bCs/>
          <w:noProof/>
          <w:sz w:val="28"/>
          <w:szCs w:val="28"/>
        </w:rPr>
        <w:drawing>
          <wp:anchor distT="0" distB="0" distL="114300" distR="114300" simplePos="0" relativeHeight="251658240" behindDoc="1" locked="0" layoutInCell="1" allowOverlap="1" wp14:anchorId="6AFB767A" wp14:editId="4BFD1FDB">
            <wp:simplePos x="0" y="0"/>
            <wp:positionH relativeFrom="margin">
              <wp:posOffset>104020</wp:posOffset>
            </wp:positionH>
            <wp:positionV relativeFrom="paragraph">
              <wp:posOffset>-537210</wp:posOffset>
            </wp:positionV>
            <wp:extent cx="5825234" cy="8972550"/>
            <wp:effectExtent l="19050" t="19050" r="23495" b="19050"/>
            <wp:wrapNone/>
            <wp:docPr id="32" name="Picture 3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5234" cy="89725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924588">
        <w:rPr>
          <w:rFonts w:ascii="Times New Roman" w:hAnsi="Times New Roman" w:cs="Times New Roman"/>
          <w:b/>
          <w:bCs/>
          <w:sz w:val="28"/>
          <w:szCs w:val="28"/>
        </w:rPr>
        <w:t xml:space="preserve">TRƯỜNG ĐẠI HỌC </w:t>
      </w:r>
      <w:r w:rsidRPr="00924588">
        <w:rPr>
          <w:rFonts w:ascii="Times New Roman" w:hAnsi="Times New Roman" w:cs="Times New Roman"/>
          <w:b/>
          <w:sz w:val="28"/>
          <w:szCs w:val="28"/>
        </w:rPr>
        <w:t>BÀ RỊA – VŨNG TÀU</w:t>
      </w:r>
    </w:p>
    <w:p w14:paraId="1A72787D" w14:textId="77777777" w:rsidR="009D252B" w:rsidRPr="006E2A40" w:rsidRDefault="009D252B" w:rsidP="009D252B">
      <w:pPr>
        <w:tabs>
          <w:tab w:val="left" w:pos="2490"/>
        </w:tabs>
        <w:spacing w:line="360" w:lineRule="auto"/>
        <w:ind w:leftChars="200" w:left="440" w:rightChars="200" w:right="440"/>
        <w:jc w:val="center"/>
        <w:rPr>
          <w:rFonts w:ascii="Times New Roman" w:hAnsi="Times New Roman" w:cs="Times New Roman"/>
          <w:b/>
          <w:sz w:val="28"/>
          <w:szCs w:val="28"/>
        </w:rPr>
      </w:pPr>
      <w:r w:rsidRPr="006E2A40">
        <w:rPr>
          <w:rFonts w:ascii="Times New Roman" w:hAnsi="Times New Roman" w:cs="Times New Roman"/>
          <w:b/>
          <w:sz w:val="28"/>
          <w:szCs w:val="28"/>
        </w:rPr>
        <w:t xml:space="preserve">KHOA CÔNG NGHỆ </w:t>
      </w:r>
      <w:r w:rsidRPr="4F3F1EAE">
        <w:rPr>
          <w:rFonts w:ascii="Times New Roman" w:hAnsi="Times New Roman" w:cs="Times New Roman"/>
          <w:b/>
          <w:bCs/>
          <w:sz w:val="28"/>
          <w:szCs w:val="28"/>
        </w:rPr>
        <w:t>KỸ THUẬT</w:t>
      </w:r>
    </w:p>
    <w:p w14:paraId="3485034A" w14:textId="77777777" w:rsidR="009D252B" w:rsidRPr="006E2A40" w:rsidRDefault="009D252B" w:rsidP="009D252B">
      <w:pPr>
        <w:tabs>
          <w:tab w:val="center" w:pos="3420"/>
        </w:tabs>
        <w:spacing w:line="360" w:lineRule="auto"/>
        <w:ind w:leftChars="200" w:left="440" w:rightChars="200" w:right="440"/>
        <w:jc w:val="center"/>
        <w:rPr>
          <w:rFonts w:ascii="Times New Roman" w:hAnsi="Times New Roman" w:cs="Times New Roman"/>
          <w:sz w:val="28"/>
          <w:szCs w:val="28"/>
          <w:lang w:val="fr-FR"/>
        </w:rPr>
      </w:pPr>
      <w:r w:rsidRPr="27FC8EFB">
        <w:rPr>
          <w:rFonts w:ascii="Times New Roman" w:hAnsi="Times New Roman" w:cs="Times New Roman"/>
          <w:sz w:val="28"/>
          <w:szCs w:val="28"/>
        </w:rPr>
        <w:t>-----</w:t>
      </w:r>
      <w:r w:rsidRPr="00DE60ED">
        <w:rPr>
          <w:rFonts w:ascii="Wingdings" w:eastAsia="Wingdings" w:hAnsi="Wingdings" w:cs="Wingdings"/>
          <w:sz w:val="28"/>
          <w:szCs w:val="28"/>
        </w:rPr>
        <w:t>□□&amp;□□</w:t>
      </w:r>
      <w:r w:rsidRPr="27FC8EFB">
        <w:rPr>
          <w:rFonts w:ascii="Times New Roman" w:hAnsi="Times New Roman" w:cs="Times New Roman"/>
          <w:sz w:val="28"/>
          <w:szCs w:val="28"/>
        </w:rPr>
        <w:t>-----</w:t>
      </w:r>
    </w:p>
    <w:p w14:paraId="6DDC0A58" w14:textId="77777777" w:rsidR="009D252B" w:rsidRPr="00DE60ED" w:rsidRDefault="009D252B" w:rsidP="009D252B">
      <w:pPr>
        <w:spacing w:line="360" w:lineRule="auto"/>
        <w:ind w:leftChars="200" w:left="440" w:rightChars="200" w:right="440"/>
        <w:jc w:val="center"/>
        <w:rPr>
          <w:rFonts w:ascii="Times New Roman" w:hAnsi="Times New Roman" w:cs="Times New Roman"/>
          <w:b/>
          <w:sz w:val="28"/>
          <w:szCs w:val="28"/>
        </w:rPr>
      </w:pPr>
      <w:r>
        <w:rPr>
          <w:noProof/>
        </w:rPr>
        <w:drawing>
          <wp:inline distT="0" distB="0" distL="0" distR="0" wp14:anchorId="48BBE003" wp14:editId="6A8DA98E">
            <wp:extent cx="2221844" cy="2074353"/>
            <wp:effectExtent l="0" t="0" r="7620" b="2540"/>
            <wp:docPr id="33" name="Picture 3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9">
                      <a:extLst>
                        <a:ext uri="{28A0092B-C50C-407E-A947-70E740481C1C}">
                          <a14:useLocalDpi xmlns:a14="http://schemas.microsoft.com/office/drawing/2010/main" val="0"/>
                        </a:ext>
                      </a:extLst>
                    </a:blip>
                    <a:stretch>
                      <a:fillRect/>
                    </a:stretch>
                  </pic:blipFill>
                  <pic:spPr>
                    <a:xfrm>
                      <a:off x="0" y="0"/>
                      <a:ext cx="2221844" cy="2074353"/>
                    </a:xfrm>
                    <a:prstGeom prst="rect">
                      <a:avLst/>
                    </a:prstGeom>
                  </pic:spPr>
                </pic:pic>
              </a:graphicData>
            </a:graphic>
          </wp:inline>
        </w:drawing>
      </w:r>
    </w:p>
    <w:p w14:paraId="2D85B15B" w14:textId="77777777" w:rsidR="009D252B" w:rsidRPr="00DE60ED" w:rsidRDefault="009D252B" w:rsidP="009D252B">
      <w:pPr>
        <w:spacing w:line="360" w:lineRule="auto"/>
        <w:ind w:rightChars="60" w:right="132" w:firstLine="480"/>
        <w:jc w:val="center"/>
        <w:rPr>
          <w:rFonts w:ascii="Times New Roman" w:hAnsi="Times New Roman" w:cs="Times New Roman"/>
          <w:b/>
          <w:sz w:val="28"/>
          <w:szCs w:val="28"/>
        </w:rPr>
      </w:pPr>
      <w:r>
        <w:rPr>
          <w:rFonts w:ascii="Times New Roman" w:hAnsi="Times New Roman" w:cs="Times New Roman"/>
          <w:b/>
          <w:sz w:val="28"/>
          <w:szCs w:val="28"/>
        </w:rPr>
        <w:t>PHẦN MỀM QUẢN LÝ NHIỀU QUÁN CHINH CHIẾN</w:t>
      </w:r>
    </w:p>
    <w:p w14:paraId="7CF1AC5F" w14:textId="77777777" w:rsidR="009D252B" w:rsidRPr="005C569B" w:rsidRDefault="009D252B" w:rsidP="009D252B">
      <w:pPr>
        <w:tabs>
          <w:tab w:val="left" w:pos="3120"/>
        </w:tabs>
        <w:spacing w:after="120" w:line="360" w:lineRule="auto"/>
        <w:ind w:firstLine="981"/>
        <w:rPr>
          <w:rFonts w:ascii="Times New Roman" w:hAnsi="Times New Roman" w:cs="Times New Roman"/>
          <w:sz w:val="28"/>
          <w:szCs w:val="28"/>
        </w:rPr>
      </w:pPr>
      <w:r w:rsidRPr="27FC8EFB">
        <w:rPr>
          <w:rFonts w:ascii="Times New Roman" w:hAnsi="Times New Roman" w:cs="Times New Roman"/>
          <w:sz w:val="28"/>
          <w:szCs w:val="28"/>
        </w:rPr>
        <w:t>Trình độ đào tạo</w:t>
      </w:r>
      <w:r>
        <w:tab/>
      </w:r>
      <w:r w:rsidRPr="27FC8EFB">
        <w:rPr>
          <w:rFonts w:ascii="Times New Roman" w:hAnsi="Times New Roman" w:cs="Times New Roman"/>
          <w:sz w:val="28"/>
          <w:szCs w:val="28"/>
        </w:rPr>
        <w:t>: Đại học</w:t>
      </w:r>
    </w:p>
    <w:p w14:paraId="5E6EC12E" w14:textId="77777777" w:rsidR="009D252B" w:rsidRPr="00F851EB" w:rsidRDefault="009D252B" w:rsidP="009D252B">
      <w:pPr>
        <w:tabs>
          <w:tab w:val="left" w:pos="3120"/>
        </w:tabs>
        <w:spacing w:after="120" w:line="360" w:lineRule="auto"/>
        <w:ind w:firstLine="981"/>
        <w:rPr>
          <w:rFonts w:ascii="Times New Roman" w:hAnsi="Times New Roman" w:cs="Times New Roman"/>
          <w:sz w:val="28"/>
          <w:szCs w:val="28"/>
        </w:rPr>
      </w:pPr>
      <w:r w:rsidRPr="27FC8EFB">
        <w:rPr>
          <w:rFonts w:ascii="Times New Roman" w:hAnsi="Times New Roman" w:cs="Times New Roman"/>
          <w:sz w:val="28"/>
          <w:szCs w:val="28"/>
        </w:rPr>
        <w:t>Ngành</w:t>
      </w:r>
      <w:r>
        <w:tab/>
      </w:r>
      <w:r w:rsidRPr="27FC8EFB">
        <w:rPr>
          <w:rFonts w:ascii="Times New Roman" w:hAnsi="Times New Roman" w:cs="Times New Roman"/>
          <w:sz w:val="28"/>
          <w:szCs w:val="28"/>
        </w:rPr>
        <w:t>: Công nghệ thông tin</w:t>
      </w:r>
    </w:p>
    <w:p w14:paraId="59F5E78A" w14:textId="77777777" w:rsidR="009D252B" w:rsidRDefault="009D252B" w:rsidP="009D252B">
      <w:pPr>
        <w:tabs>
          <w:tab w:val="left" w:pos="3120"/>
        </w:tabs>
        <w:spacing w:after="120" w:line="360" w:lineRule="auto"/>
        <w:ind w:firstLine="981"/>
        <w:rPr>
          <w:rFonts w:ascii="Times New Roman" w:hAnsi="Times New Roman" w:cs="Times New Roman"/>
          <w:sz w:val="28"/>
          <w:szCs w:val="28"/>
        </w:rPr>
      </w:pPr>
      <w:r w:rsidRPr="27FC8EFB">
        <w:rPr>
          <w:rFonts w:ascii="Times New Roman" w:hAnsi="Times New Roman" w:cs="Times New Roman"/>
          <w:sz w:val="28"/>
          <w:szCs w:val="28"/>
        </w:rPr>
        <w:t>Chuyên ngành</w:t>
      </w:r>
      <w:r>
        <w:tab/>
      </w:r>
      <w:r w:rsidRPr="27FC8EFB">
        <w:rPr>
          <w:rFonts w:ascii="Times New Roman" w:hAnsi="Times New Roman" w:cs="Times New Roman"/>
          <w:sz w:val="28"/>
          <w:szCs w:val="28"/>
        </w:rPr>
        <w:t>: Lập trình ứng dụng di động và game</w:t>
      </w:r>
    </w:p>
    <w:p w14:paraId="49C06D34" w14:textId="77777777" w:rsidR="009D252B" w:rsidRPr="006E2A40" w:rsidRDefault="009D252B" w:rsidP="009D252B">
      <w:pPr>
        <w:tabs>
          <w:tab w:val="left" w:pos="3120"/>
        </w:tabs>
        <w:spacing w:after="120" w:line="360" w:lineRule="auto"/>
        <w:ind w:firstLine="981"/>
        <w:rPr>
          <w:rFonts w:ascii="Times New Roman" w:hAnsi="Times New Roman" w:cs="Times New Roman"/>
          <w:sz w:val="28"/>
          <w:szCs w:val="28"/>
        </w:rPr>
      </w:pPr>
      <w:r w:rsidRPr="006E2A40">
        <w:rPr>
          <w:rFonts w:ascii="Times New Roman" w:hAnsi="Times New Roman" w:cs="Times New Roman"/>
          <w:sz w:val="28"/>
          <w:szCs w:val="28"/>
        </w:rPr>
        <w:t>Môn học:</w:t>
      </w:r>
      <w:r w:rsidRPr="006E2A40">
        <w:rPr>
          <w:rFonts w:ascii="Times New Roman" w:hAnsi="Times New Roman" w:cs="Times New Roman"/>
          <w:sz w:val="28"/>
          <w:szCs w:val="28"/>
        </w:rPr>
        <w:tab/>
        <w:t xml:space="preserve">: </w:t>
      </w:r>
      <w:r w:rsidRPr="00411A04">
        <w:rPr>
          <w:rFonts w:ascii="Times New Roman" w:hAnsi="Times New Roman" w:cs="Times New Roman"/>
          <w:sz w:val="28"/>
          <w:szCs w:val="28"/>
        </w:rPr>
        <w:t>Lập trình .NET</w:t>
      </w:r>
    </w:p>
    <w:p w14:paraId="762A3615" w14:textId="77777777" w:rsidR="009D252B" w:rsidRPr="009818DB" w:rsidRDefault="009D252B" w:rsidP="009D252B">
      <w:pPr>
        <w:tabs>
          <w:tab w:val="left" w:pos="3120"/>
        </w:tabs>
        <w:spacing w:after="120" w:line="360" w:lineRule="auto"/>
        <w:ind w:firstLine="981"/>
        <w:rPr>
          <w:rFonts w:ascii="Times New Roman" w:hAnsi="Times New Roman" w:cs="Times New Roman"/>
          <w:sz w:val="28"/>
          <w:szCs w:val="28"/>
        </w:rPr>
      </w:pPr>
      <w:r w:rsidRPr="27FC8EFB">
        <w:rPr>
          <w:rFonts w:ascii="Times New Roman" w:hAnsi="Times New Roman" w:cs="Times New Roman"/>
          <w:sz w:val="28"/>
          <w:szCs w:val="28"/>
        </w:rPr>
        <w:t>Nhóm</w:t>
      </w:r>
      <w:r>
        <w:tab/>
      </w:r>
      <w:r w:rsidRPr="27FC8EFB">
        <w:rPr>
          <w:rFonts w:ascii="Times New Roman" w:hAnsi="Times New Roman" w:cs="Times New Roman"/>
          <w:sz w:val="28"/>
          <w:szCs w:val="28"/>
        </w:rPr>
        <w:t>: 1</w:t>
      </w:r>
    </w:p>
    <w:p w14:paraId="4C69CDCC" w14:textId="77777777" w:rsidR="009D252B" w:rsidRPr="001F7512" w:rsidRDefault="009D252B" w:rsidP="009D252B">
      <w:pPr>
        <w:tabs>
          <w:tab w:val="left" w:pos="3120"/>
        </w:tabs>
        <w:spacing w:after="120" w:line="360" w:lineRule="auto"/>
        <w:ind w:firstLine="981"/>
        <w:rPr>
          <w:rFonts w:ascii="Times New Roman" w:hAnsi="Times New Roman" w:cs="Times New Roman"/>
          <w:sz w:val="28"/>
          <w:szCs w:val="28"/>
        </w:rPr>
      </w:pPr>
      <w:r w:rsidRPr="27FC8EFB">
        <w:rPr>
          <w:rFonts w:ascii="Times New Roman" w:hAnsi="Times New Roman" w:cs="Times New Roman"/>
          <w:sz w:val="28"/>
          <w:szCs w:val="28"/>
        </w:rPr>
        <w:t>Thành viên</w:t>
      </w:r>
      <w:r>
        <w:tab/>
      </w:r>
      <w:r w:rsidRPr="27FC8EFB">
        <w:rPr>
          <w:rFonts w:ascii="Times New Roman" w:hAnsi="Times New Roman" w:cs="Times New Roman"/>
          <w:sz w:val="28"/>
          <w:szCs w:val="28"/>
        </w:rPr>
        <w:t>: TẠ QUANG KHÔI 20035435 DH20LT</w:t>
      </w:r>
    </w:p>
    <w:p w14:paraId="1208E2DB" w14:textId="77777777" w:rsidR="009D252B" w:rsidRPr="001E4142" w:rsidRDefault="009D252B" w:rsidP="009D252B">
      <w:pPr>
        <w:tabs>
          <w:tab w:val="left" w:pos="3120"/>
        </w:tabs>
        <w:spacing w:after="120" w:line="360" w:lineRule="auto"/>
        <w:ind w:left="3126" w:hanging="2145"/>
        <w:rPr>
          <w:rFonts w:ascii="Times New Roman" w:hAnsi="Times New Roman" w:cs="Times New Roman"/>
          <w:sz w:val="28"/>
          <w:szCs w:val="28"/>
        </w:rPr>
      </w:pPr>
      <w:r w:rsidRPr="005C569B">
        <w:rPr>
          <w:rFonts w:ascii="Times New Roman" w:hAnsi="Times New Roman" w:cs="Times New Roman"/>
          <w:sz w:val="28"/>
          <w:szCs w:val="28"/>
        </w:rPr>
        <w:tab/>
      </w:r>
      <w:r w:rsidRPr="006E2A40">
        <w:rPr>
          <w:rFonts w:ascii="Times New Roman" w:hAnsi="Times New Roman" w:cs="Times New Roman"/>
          <w:sz w:val="28"/>
          <w:szCs w:val="28"/>
        </w:rPr>
        <w:t>:</w:t>
      </w:r>
      <w:r w:rsidRPr="00DE60ED">
        <w:rPr>
          <w:rFonts w:ascii="Times New Roman" w:hAnsi="Times New Roman" w:cs="Times New Roman"/>
          <w:sz w:val="28"/>
          <w:szCs w:val="28"/>
        </w:rPr>
        <w:t xml:space="preserve"> </w:t>
      </w:r>
      <w:r w:rsidRPr="00177DF9">
        <w:rPr>
          <w:rFonts w:ascii="Times New Roman" w:hAnsi="Times New Roman" w:cs="Times New Roman"/>
          <w:sz w:val="28"/>
          <w:szCs w:val="28"/>
        </w:rPr>
        <w:t>TRẦN TRỌNG TIẾN</w:t>
      </w:r>
      <w:r w:rsidRPr="008301D3">
        <w:rPr>
          <w:rFonts w:ascii="Times New Roman" w:hAnsi="Times New Roman" w:cs="Times New Roman"/>
          <w:sz w:val="28"/>
          <w:szCs w:val="28"/>
        </w:rPr>
        <w:t xml:space="preserve"> 20034908</w:t>
      </w:r>
      <w:r w:rsidRPr="001E4142">
        <w:rPr>
          <w:rFonts w:ascii="Times New Roman" w:hAnsi="Times New Roman" w:cs="Times New Roman"/>
          <w:sz w:val="28"/>
          <w:szCs w:val="28"/>
        </w:rPr>
        <w:t xml:space="preserve"> </w:t>
      </w:r>
      <w:r w:rsidRPr="001F7512">
        <w:rPr>
          <w:rFonts w:ascii="Times New Roman" w:hAnsi="Times New Roman" w:cs="Times New Roman"/>
          <w:sz w:val="28"/>
          <w:szCs w:val="28"/>
        </w:rPr>
        <w:t>DH20LT</w:t>
      </w:r>
    </w:p>
    <w:p w14:paraId="79F39391" w14:textId="77777777" w:rsidR="009D252B" w:rsidRPr="005E4ABF" w:rsidRDefault="009D252B" w:rsidP="009D252B">
      <w:pPr>
        <w:tabs>
          <w:tab w:val="left" w:pos="3120"/>
        </w:tabs>
        <w:spacing w:after="120" w:line="360" w:lineRule="auto"/>
        <w:ind w:left="3126" w:hanging="2145"/>
        <w:rPr>
          <w:rFonts w:ascii="Times New Roman" w:hAnsi="Times New Roman" w:cs="Times New Roman"/>
          <w:sz w:val="28"/>
          <w:szCs w:val="28"/>
        </w:rPr>
      </w:pPr>
      <w:r w:rsidRPr="005C569B">
        <w:rPr>
          <w:rFonts w:ascii="Times New Roman" w:hAnsi="Times New Roman" w:cs="Times New Roman"/>
          <w:sz w:val="28"/>
          <w:szCs w:val="28"/>
        </w:rPr>
        <w:tab/>
      </w:r>
      <w:r w:rsidRPr="006E2A40">
        <w:rPr>
          <w:rFonts w:ascii="Times New Roman" w:hAnsi="Times New Roman" w:cs="Times New Roman"/>
          <w:sz w:val="28"/>
          <w:szCs w:val="28"/>
        </w:rPr>
        <w:t>:</w:t>
      </w:r>
      <w:r w:rsidRPr="00DE60ED">
        <w:rPr>
          <w:rFonts w:ascii="Times New Roman" w:hAnsi="Times New Roman" w:cs="Times New Roman"/>
          <w:sz w:val="28"/>
          <w:szCs w:val="28"/>
        </w:rPr>
        <w:t xml:space="preserve"> </w:t>
      </w:r>
      <w:r w:rsidRPr="00177DF9">
        <w:rPr>
          <w:rFonts w:ascii="Times New Roman" w:hAnsi="Times New Roman" w:cs="Times New Roman"/>
          <w:sz w:val="28"/>
          <w:szCs w:val="28"/>
        </w:rPr>
        <w:t>LÊ QUỐC KHÁNH</w:t>
      </w:r>
      <w:r w:rsidRPr="008301D3">
        <w:rPr>
          <w:rFonts w:ascii="Times New Roman" w:hAnsi="Times New Roman" w:cs="Times New Roman"/>
          <w:sz w:val="28"/>
          <w:szCs w:val="28"/>
        </w:rPr>
        <w:t xml:space="preserve"> 19034508</w:t>
      </w:r>
      <w:r w:rsidRPr="005E4ABF">
        <w:rPr>
          <w:rFonts w:ascii="Times New Roman" w:hAnsi="Times New Roman" w:cs="Times New Roman"/>
          <w:sz w:val="28"/>
          <w:szCs w:val="28"/>
        </w:rPr>
        <w:t xml:space="preserve"> DH20LT</w:t>
      </w:r>
    </w:p>
    <w:p w14:paraId="107121BB" w14:textId="77777777" w:rsidR="009D252B" w:rsidRPr="00BC1937" w:rsidRDefault="009D252B" w:rsidP="009D252B">
      <w:pPr>
        <w:tabs>
          <w:tab w:val="left" w:pos="3120"/>
        </w:tabs>
        <w:spacing w:after="120" w:line="360" w:lineRule="auto"/>
        <w:ind w:left="3126" w:hanging="2145"/>
        <w:rPr>
          <w:rFonts w:ascii="Times New Roman" w:hAnsi="Times New Roman" w:cs="Times New Roman"/>
          <w:sz w:val="28"/>
          <w:szCs w:val="28"/>
        </w:rPr>
      </w:pPr>
      <w:r>
        <w:rPr>
          <w:rFonts w:ascii="Times New Roman" w:hAnsi="Times New Roman" w:cs="Times New Roman"/>
          <w:sz w:val="28"/>
          <w:szCs w:val="28"/>
        </w:rPr>
        <w:tab/>
      </w:r>
      <w:r w:rsidRPr="006E2A40">
        <w:rPr>
          <w:rFonts w:ascii="Times New Roman" w:hAnsi="Times New Roman" w:cs="Times New Roman"/>
          <w:sz w:val="28"/>
          <w:szCs w:val="28"/>
        </w:rPr>
        <w:t xml:space="preserve">: </w:t>
      </w:r>
      <w:r>
        <w:rPr>
          <w:rFonts w:ascii="Times New Roman" w:hAnsi="Times New Roman" w:cs="Times New Roman"/>
          <w:sz w:val="28"/>
          <w:szCs w:val="28"/>
        </w:rPr>
        <w:t>PHAN TRUNG LONG</w:t>
      </w:r>
      <w:r w:rsidRPr="008301D3">
        <w:rPr>
          <w:rFonts w:ascii="Times New Roman" w:hAnsi="Times New Roman" w:cs="Times New Roman"/>
          <w:sz w:val="28"/>
          <w:szCs w:val="28"/>
        </w:rPr>
        <w:t xml:space="preserve"> 200</w:t>
      </w:r>
      <w:r>
        <w:rPr>
          <w:rFonts w:ascii="Times New Roman" w:hAnsi="Times New Roman" w:cs="Times New Roman"/>
          <w:sz w:val="28"/>
          <w:szCs w:val="28"/>
        </w:rPr>
        <w:t>_____</w:t>
      </w:r>
      <w:r w:rsidRPr="005E4ABF">
        <w:rPr>
          <w:rFonts w:ascii="Times New Roman" w:hAnsi="Times New Roman" w:cs="Times New Roman"/>
          <w:sz w:val="28"/>
          <w:szCs w:val="28"/>
        </w:rPr>
        <w:t xml:space="preserve"> </w:t>
      </w:r>
      <w:r w:rsidRPr="00BC1937">
        <w:rPr>
          <w:rFonts w:ascii="Times New Roman" w:hAnsi="Times New Roman" w:cs="Times New Roman"/>
          <w:sz w:val="28"/>
          <w:szCs w:val="28"/>
        </w:rPr>
        <w:t>DH20LT</w:t>
      </w:r>
    </w:p>
    <w:p w14:paraId="5F27C6BE" w14:textId="77777777" w:rsidR="009D252B" w:rsidRPr="006E2A40" w:rsidRDefault="009D252B" w:rsidP="009D252B">
      <w:pPr>
        <w:tabs>
          <w:tab w:val="left" w:pos="3120"/>
        </w:tabs>
        <w:spacing w:after="120" w:line="360" w:lineRule="auto"/>
        <w:ind w:firstLine="981"/>
        <w:rPr>
          <w:rFonts w:ascii="Times New Roman" w:hAnsi="Times New Roman" w:cs="Times New Roman"/>
          <w:sz w:val="28"/>
          <w:szCs w:val="28"/>
        </w:rPr>
      </w:pPr>
      <w:r w:rsidRPr="27FC8EFB">
        <w:rPr>
          <w:rFonts w:ascii="Times New Roman" w:hAnsi="Times New Roman" w:cs="Times New Roman"/>
          <w:sz w:val="28"/>
          <w:szCs w:val="28"/>
        </w:rPr>
        <w:t>GVHD</w:t>
      </w:r>
      <w:r>
        <w:tab/>
      </w:r>
      <w:r w:rsidRPr="27FC8EFB">
        <w:rPr>
          <w:rFonts w:ascii="Times New Roman" w:hAnsi="Times New Roman" w:cs="Times New Roman"/>
          <w:b/>
          <w:sz w:val="28"/>
          <w:szCs w:val="28"/>
        </w:rPr>
        <w:t>: Thầy NGUYỄN TẤN PHƯƠNG</w:t>
      </w:r>
    </w:p>
    <w:p w14:paraId="39D3AA7F" w14:textId="537B7197" w:rsidR="006E2A40" w:rsidRPr="00944696" w:rsidRDefault="009D252B" w:rsidP="00944696">
      <w:pPr>
        <w:tabs>
          <w:tab w:val="left" w:pos="3120"/>
          <w:tab w:val="center" w:pos="4680"/>
        </w:tabs>
        <w:spacing w:after="120" w:line="360" w:lineRule="auto"/>
        <w:jc w:val="center"/>
        <w:rPr>
          <w:rStyle w:val="Strong"/>
          <w:rFonts w:ascii="Times New Roman" w:hAnsi="Times New Roman" w:cs="Times New Roman"/>
          <w:b w:val="0"/>
          <w:bCs w:val="0"/>
          <w:sz w:val="24"/>
          <w:szCs w:val="24"/>
        </w:rPr>
      </w:pPr>
      <w:r w:rsidRPr="27FC8EFB">
        <w:rPr>
          <w:rFonts w:ascii="Times New Roman" w:hAnsi="Times New Roman" w:cs="Times New Roman"/>
          <w:sz w:val="28"/>
          <w:szCs w:val="28"/>
        </w:rPr>
        <w:t xml:space="preserve">BÀ RỊA - VŨNG TÀU, NĂM </w:t>
      </w:r>
      <w:r w:rsidRPr="008B7C69">
        <w:rPr>
          <w:rFonts w:ascii="Times New Roman" w:hAnsi="Times New Roman" w:cs="Times New Roman"/>
          <w:bCs/>
          <w:sz w:val="28"/>
          <w:szCs w:val="28"/>
        </w:rPr>
        <w:t>202</w:t>
      </w:r>
      <w:r w:rsidRPr="00411A04">
        <w:rPr>
          <w:rFonts w:ascii="Times New Roman" w:hAnsi="Times New Roman" w:cs="Times New Roman"/>
          <w:bCs/>
          <w:sz w:val="28"/>
          <w:szCs w:val="28"/>
        </w:rPr>
        <w:t>2</w:t>
      </w:r>
      <w:r w:rsidR="006E2A40" w:rsidRPr="27FC8EFB">
        <w:rPr>
          <w:rStyle w:val="Strong"/>
          <w:rFonts w:ascii="Times New Roman" w:hAnsi="Times New Roman" w:cs="Times New Roman"/>
        </w:rPr>
        <w:br w:type="page"/>
      </w:r>
    </w:p>
    <w:p w14:paraId="7B2ED008" w14:textId="6397ACCF" w:rsidR="00070FFE" w:rsidRPr="006E2A40" w:rsidRDefault="00070FFE" w:rsidP="00070FFE">
      <w:pPr>
        <w:pStyle w:val="ListParagraph"/>
        <w:rPr>
          <w:b/>
          <w:sz w:val="28"/>
          <w:szCs w:val="28"/>
        </w:rPr>
      </w:pPr>
    </w:p>
    <w:bookmarkStart w:id="0" w:name="_Toc103168198" w:displacedByCustomXml="next"/>
    <w:sdt>
      <w:sdtPr>
        <w:rPr>
          <w:rFonts w:asciiTheme="minorHAnsi" w:eastAsiaTheme="minorEastAsia" w:hAnsiTheme="minorHAnsi" w:cstheme="minorBidi"/>
          <w:color w:val="auto"/>
          <w:sz w:val="22"/>
          <w:szCs w:val="22"/>
          <w:lang w:eastAsia="zh-CN"/>
        </w:rPr>
        <w:id w:val="566221967"/>
        <w:docPartObj>
          <w:docPartGallery w:val="Table of Contents"/>
          <w:docPartUnique/>
        </w:docPartObj>
      </w:sdtPr>
      <w:sdtEndPr>
        <w:rPr>
          <w:b/>
          <w:bCs/>
          <w:noProof/>
        </w:rPr>
      </w:sdtEndPr>
      <w:sdtContent>
        <w:p w14:paraId="01BA349D" w14:textId="0AA4136E" w:rsidR="00F16B3E" w:rsidRDefault="00C668AF">
          <w:pPr>
            <w:pStyle w:val="TOCHeading"/>
          </w:pPr>
          <w:r>
            <w:t>M</w:t>
          </w:r>
          <w:r w:rsidR="00C24A04">
            <w:t>ụ</w:t>
          </w:r>
          <w:r>
            <w:t>c L</w:t>
          </w:r>
          <w:r w:rsidR="00C24A04">
            <w:t>ụ</w:t>
          </w:r>
          <w:r>
            <w:t>c</w:t>
          </w:r>
          <w:bookmarkEnd w:id="0"/>
        </w:p>
        <w:p w14:paraId="1769CA8D" w14:textId="67C3BE92" w:rsidR="002D7586" w:rsidRDefault="00C50860">
          <w:pPr>
            <w:pStyle w:val="TOC1"/>
            <w:tabs>
              <w:tab w:val="right" w:leader="dot" w:pos="9350"/>
            </w:tabs>
            <w:rPr>
              <w:rFonts w:cstheme="minorBidi"/>
              <w:noProof/>
              <w:lang w:val="en-US" w:eastAsia="zh-CN"/>
            </w:rPr>
          </w:pPr>
          <w:r>
            <w:fldChar w:fldCharType="begin"/>
          </w:r>
          <w:r>
            <w:instrText xml:space="preserve"> TOC \o "1-4" \h \z \u </w:instrText>
          </w:r>
          <w:r>
            <w:fldChar w:fldCharType="separate"/>
          </w:r>
          <w:hyperlink w:anchor="_Toc103168198" w:history="1">
            <w:r w:rsidR="002D7586" w:rsidRPr="00762572">
              <w:rPr>
                <w:rStyle w:val="Hyperlink"/>
                <w:noProof/>
              </w:rPr>
              <w:t>Mục Lục</w:t>
            </w:r>
            <w:r w:rsidR="002D7586">
              <w:rPr>
                <w:noProof/>
                <w:webHidden/>
              </w:rPr>
              <w:tab/>
            </w:r>
            <w:r w:rsidR="002D7586">
              <w:rPr>
                <w:noProof/>
                <w:webHidden/>
              </w:rPr>
              <w:fldChar w:fldCharType="begin"/>
            </w:r>
            <w:r w:rsidR="002D7586">
              <w:rPr>
                <w:noProof/>
                <w:webHidden/>
              </w:rPr>
              <w:instrText xml:space="preserve"> PAGEREF _Toc103168198 \h </w:instrText>
            </w:r>
            <w:r w:rsidR="002D7586">
              <w:rPr>
                <w:noProof/>
                <w:webHidden/>
              </w:rPr>
            </w:r>
            <w:r w:rsidR="002D7586">
              <w:rPr>
                <w:noProof/>
                <w:webHidden/>
              </w:rPr>
              <w:fldChar w:fldCharType="separate"/>
            </w:r>
            <w:r w:rsidR="002D7586">
              <w:rPr>
                <w:noProof/>
                <w:webHidden/>
              </w:rPr>
              <w:t>2</w:t>
            </w:r>
            <w:r w:rsidR="002D7586">
              <w:rPr>
                <w:noProof/>
                <w:webHidden/>
              </w:rPr>
              <w:fldChar w:fldCharType="end"/>
            </w:r>
          </w:hyperlink>
        </w:p>
        <w:p w14:paraId="508C369F" w14:textId="12C16B0B" w:rsidR="002D7586" w:rsidRDefault="00E649F8">
          <w:pPr>
            <w:pStyle w:val="TOC1"/>
            <w:tabs>
              <w:tab w:val="right" w:leader="dot" w:pos="9350"/>
            </w:tabs>
            <w:rPr>
              <w:rFonts w:cstheme="minorBidi"/>
              <w:noProof/>
              <w:lang w:val="en-US" w:eastAsia="zh-CN"/>
            </w:rPr>
          </w:pPr>
          <w:hyperlink w:anchor="_Toc103168199" w:history="1">
            <w:r w:rsidR="002D7586" w:rsidRPr="00762572">
              <w:rPr>
                <w:rStyle w:val="Hyperlink"/>
                <w:noProof/>
              </w:rPr>
              <w:t>Danh Mục Hình Ảnh</w:t>
            </w:r>
            <w:r w:rsidR="002D7586">
              <w:rPr>
                <w:noProof/>
                <w:webHidden/>
              </w:rPr>
              <w:tab/>
            </w:r>
            <w:r w:rsidR="002D7586">
              <w:rPr>
                <w:noProof/>
                <w:webHidden/>
              </w:rPr>
              <w:fldChar w:fldCharType="begin"/>
            </w:r>
            <w:r w:rsidR="002D7586">
              <w:rPr>
                <w:noProof/>
                <w:webHidden/>
              </w:rPr>
              <w:instrText xml:space="preserve"> PAGEREF _Toc103168199 \h </w:instrText>
            </w:r>
            <w:r w:rsidR="002D7586">
              <w:rPr>
                <w:noProof/>
                <w:webHidden/>
              </w:rPr>
            </w:r>
            <w:r w:rsidR="002D7586">
              <w:rPr>
                <w:noProof/>
                <w:webHidden/>
              </w:rPr>
              <w:fldChar w:fldCharType="separate"/>
            </w:r>
            <w:r w:rsidR="002D7586">
              <w:rPr>
                <w:noProof/>
                <w:webHidden/>
              </w:rPr>
              <w:t>5</w:t>
            </w:r>
            <w:r w:rsidR="002D7586">
              <w:rPr>
                <w:noProof/>
                <w:webHidden/>
              </w:rPr>
              <w:fldChar w:fldCharType="end"/>
            </w:r>
          </w:hyperlink>
        </w:p>
        <w:p w14:paraId="2E1862D4" w14:textId="27891CF8" w:rsidR="002D7586" w:rsidRDefault="00E649F8">
          <w:pPr>
            <w:pStyle w:val="TOC1"/>
            <w:tabs>
              <w:tab w:val="right" w:leader="dot" w:pos="9350"/>
            </w:tabs>
            <w:rPr>
              <w:rFonts w:cstheme="minorBidi"/>
              <w:noProof/>
              <w:lang w:val="en-US" w:eastAsia="zh-CN"/>
            </w:rPr>
          </w:pPr>
          <w:hyperlink w:anchor="_Toc103168200" w:history="1">
            <w:r w:rsidR="002D7586" w:rsidRPr="00762572">
              <w:rPr>
                <w:rStyle w:val="Hyperlink"/>
                <w:noProof/>
              </w:rPr>
              <w:t>Lí Do Chọn Đề Tài</w:t>
            </w:r>
            <w:r w:rsidR="002D7586">
              <w:rPr>
                <w:noProof/>
                <w:webHidden/>
              </w:rPr>
              <w:tab/>
            </w:r>
            <w:r w:rsidR="002D7586">
              <w:rPr>
                <w:noProof/>
                <w:webHidden/>
              </w:rPr>
              <w:fldChar w:fldCharType="begin"/>
            </w:r>
            <w:r w:rsidR="002D7586">
              <w:rPr>
                <w:noProof/>
                <w:webHidden/>
              </w:rPr>
              <w:instrText xml:space="preserve"> PAGEREF _Toc103168200 \h </w:instrText>
            </w:r>
            <w:r w:rsidR="002D7586">
              <w:rPr>
                <w:noProof/>
                <w:webHidden/>
              </w:rPr>
            </w:r>
            <w:r w:rsidR="002D7586">
              <w:rPr>
                <w:noProof/>
                <w:webHidden/>
              </w:rPr>
              <w:fldChar w:fldCharType="separate"/>
            </w:r>
            <w:r w:rsidR="002D7586">
              <w:rPr>
                <w:noProof/>
                <w:webHidden/>
              </w:rPr>
              <w:t>7</w:t>
            </w:r>
            <w:r w:rsidR="002D7586">
              <w:rPr>
                <w:noProof/>
                <w:webHidden/>
              </w:rPr>
              <w:fldChar w:fldCharType="end"/>
            </w:r>
          </w:hyperlink>
        </w:p>
        <w:p w14:paraId="78943C86" w14:textId="1BF736A1" w:rsidR="002D7586" w:rsidRDefault="00E649F8">
          <w:pPr>
            <w:pStyle w:val="TOC1"/>
            <w:tabs>
              <w:tab w:val="left" w:pos="1100"/>
              <w:tab w:val="right" w:leader="dot" w:pos="9350"/>
            </w:tabs>
            <w:rPr>
              <w:rFonts w:cstheme="minorBidi"/>
              <w:noProof/>
              <w:lang w:val="en-US" w:eastAsia="zh-CN"/>
            </w:rPr>
          </w:pPr>
          <w:hyperlink w:anchor="_Toc103168201" w:history="1">
            <w:r w:rsidR="002D7586" w:rsidRPr="00762572">
              <w:rPr>
                <w:rStyle w:val="Hyperlink"/>
                <w:noProof/>
              </w:rPr>
              <w:t>Chương I.</w:t>
            </w:r>
            <w:r w:rsidR="002D7586">
              <w:rPr>
                <w:rFonts w:cstheme="minorBidi"/>
                <w:noProof/>
                <w:lang w:val="en-US" w:eastAsia="zh-CN"/>
              </w:rPr>
              <w:tab/>
            </w:r>
            <w:r w:rsidR="002D7586" w:rsidRPr="00762572">
              <w:rPr>
                <w:rStyle w:val="Hyperlink"/>
                <w:noProof/>
              </w:rPr>
              <w:t>Khảo Sát Sơ Bộ</w:t>
            </w:r>
            <w:r w:rsidR="002D7586">
              <w:rPr>
                <w:noProof/>
                <w:webHidden/>
              </w:rPr>
              <w:tab/>
            </w:r>
            <w:r w:rsidR="002D7586">
              <w:rPr>
                <w:noProof/>
                <w:webHidden/>
              </w:rPr>
              <w:fldChar w:fldCharType="begin"/>
            </w:r>
            <w:r w:rsidR="002D7586">
              <w:rPr>
                <w:noProof/>
                <w:webHidden/>
              </w:rPr>
              <w:instrText xml:space="preserve"> PAGEREF _Toc103168201 \h </w:instrText>
            </w:r>
            <w:r w:rsidR="002D7586">
              <w:rPr>
                <w:noProof/>
                <w:webHidden/>
              </w:rPr>
            </w:r>
            <w:r w:rsidR="002D7586">
              <w:rPr>
                <w:noProof/>
                <w:webHidden/>
              </w:rPr>
              <w:fldChar w:fldCharType="separate"/>
            </w:r>
            <w:r w:rsidR="002D7586">
              <w:rPr>
                <w:noProof/>
                <w:webHidden/>
              </w:rPr>
              <w:t>8</w:t>
            </w:r>
            <w:r w:rsidR="002D7586">
              <w:rPr>
                <w:noProof/>
                <w:webHidden/>
              </w:rPr>
              <w:fldChar w:fldCharType="end"/>
            </w:r>
          </w:hyperlink>
        </w:p>
        <w:p w14:paraId="69E2D4E4" w14:textId="3CB9CBBE" w:rsidR="002D7586" w:rsidRDefault="00E649F8">
          <w:pPr>
            <w:pStyle w:val="TOC2"/>
            <w:tabs>
              <w:tab w:val="left" w:pos="660"/>
              <w:tab w:val="right" w:leader="dot" w:pos="9350"/>
            </w:tabs>
            <w:rPr>
              <w:rFonts w:cstheme="minorBidi"/>
              <w:noProof/>
              <w:lang w:val="en-US" w:eastAsia="zh-CN"/>
            </w:rPr>
          </w:pPr>
          <w:hyperlink w:anchor="_Toc103168202" w:history="1">
            <w:r w:rsidR="002D7586" w:rsidRPr="00762572">
              <w:rPr>
                <w:rStyle w:val="Hyperlink"/>
                <w:noProof/>
              </w:rPr>
              <w:t>1.</w:t>
            </w:r>
            <w:r w:rsidR="002D7586">
              <w:rPr>
                <w:rFonts w:cstheme="minorBidi"/>
                <w:noProof/>
                <w:lang w:val="en-US" w:eastAsia="zh-CN"/>
              </w:rPr>
              <w:tab/>
            </w:r>
            <w:r w:rsidR="002D7586" w:rsidRPr="00762572">
              <w:rPr>
                <w:rStyle w:val="Hyperlink"/>
                <w:noProof/>
              </w:rPr>
              <w:t>Sơ đồ tổ chức</w:t>
            </w:r>
            <w:r w:rsidR="002D7586">
              <w:rPr>
                <w:noProof/>
                <w:webHidden/>
              </w:rPr>
              <w:tab/>
            </w:r>
            <w:r w:rsidR="002D7586">
              <w:rPr>
                <w:noProof/>
                <w:webHidden/>
              </w:rPr>
              <w:fldChar w:fldCharType="begin"/>
            </w:r>
            <w:r w:rsidR="002D7586">
              <w:rPr>
                <w:noProof/>
                <w:webHidden/>
              </w:rPr>
              <w:instrText xml:space="preserve"> PAGEREF _Toc103168202 \h </w:instrText>
            </w:r>
            <w:r w:rsidR="002D7586">
              <w:rPr>
                <w:noProof/>
                <w:webHidden/>
              </w:rPr>
            </w:r>
            <w:r w:rsidR="002D7586">
              <w:rPr>
                <w:noProof/>
                <w:webHidden/>
              </w:rPr>
              <w:fldChar w:fldCharType="separate"/>
            </w:r>
            <w:r w:rsidR="002D7586">
              <w:rPr>
                <w:noProof/>
                <w:webHidden/>
              </w:rPr>
              <w:t>8</w:t>
            </w:r>
            <w:r w:rsidR="002D7586">
              <w:rPr>
                <w:noProof/>
                <w:webHidden/>
              </w:rPr>
              <w:fldChar w:fldCharType="end"/>
            </w:r>
          </w:hyperlink>
        </w:p>
        <w:p w14:paraId="3E0E248A" w14:textId="76C70F70" w:rsidR="002D7586" w:rsidRDefault="00E649F8">
          <w:pPr>
            <w:pStyle w:val="TOC2"/>
            <w:tabs>
              <w:tab w:val="left" w:pos="660"/>
              <w:tab w:val="right" w:leader="dot" w:pos="9350"/>
            </w:tabs>
            <w:rPr>
              <w:rFonts w:cstheme="minorBidi"/>
              <w:noProof/>
              <w:lang w:val="en-US" w:eastAsia="zh-CN"/>
            </w:rPr>
          </w:pPr>
          <w:hyperlink w:anchor="_Toc103168203" w:history="1">
            <w:r w:rsidR="002D7586" w:rsidRPr="00762572">
              <w:rPr>
                <w:rStyle w:val="Hyperlink"/>
                <w:noProof/>
              </w:rPr>
              <w:t>2.</w:t>
            </w:r>
            <w:r w:rsidR="002D7586">
              <w:rPr>
                <w:rFonts w:cstheme="minorBidi"/>
                <w:noProof/>
                <w:lang w:val="en-US" w:eastAsia="zh-CN"/>
              </w:rPr>
              <w:tab/>
            </w:r>
            <w:r w:rsidR="002D7586" w:rsidRPr="00762572">
              <w:rPr>
                <w:rStyle w:val="Hyperlink"/>
                <w:noProof/>
              </w:rPr>
              <w:t>Yêu cầu của người dùng</w:t>
            </w:r>
            <w:r w:rsidR="002D7586">
              <w:rPr>
                <w:noProof/>
                <w:webHidden/>
              </w:rPr>
              <w:tab/>
            </w:r>
            <w:r w:rsidR="002D7586">
              <w:rPr>
                <w:noProof/>
                <w:webHidden/>
              </w:rPr>
              <w:fldChar w:fldCharType="begin"/>
            </w:r>
            <w:r w:rsidR="002D7586">
              <w:rPr>
                <w:noProof/>
                <w:webHidden/>
              </w:rPr>
              <w:instrText xml:space="preserve"> PAGEREF _Toc103168203 \h </w:instrText>
            </w:r>
            <w:r w:rsidR="002D7586">
              <w:rPr>
                <w:noProof/>
                <w:webHidden/>
              </w:rPr>
            </w:r>
            <w:r w:rsidR="002D7586">
              <w:rPr>
                <w:noProof/>
                <w:webHidden/>
              </w:rPr>
              <w:fldChar w:fldCharType="separate"/>
            </w:r>
            <w:r w:rsidR="002D7586">
              <w:rPr>
                <w:noProof/>
                <w:webHidden/>
              </w:rPr>
              <w:t>8</w:t>
            </w:r>
            <w:r w:rsidR="002D7586">
              <w:rPr>
                <w:noProof/>
                <w:webHidden/>
              </w:rPr>
              <w:fldChar w:fldCharType="end"/>
            </w:r>
          </w:hyperlink>
        </w:p>
        <w:p w14:paraId="3F9CA9AF" w14:textId="41CF190A" w:rsidR="002D7586" w:rsidRDefault="00E649F8">
          <w:pPr>
            <w:pStyle w:val="TOC3"/>
            <w:tabs>
              <w:tab w:val="right" w:leader="dot" w:pos="9350"/>
            </w:tabs>
            <w:rPr>
              <w:rFonts w:cstheme="minorBidi"/>
              <w:noProof/>
              <w:lang w:val="en-US" w:eastAsia="zh-CN"/>
            </w:rPr>
          </w:pPr>
          <w:hyperlink w:anchor="_Toc103168204" w:history="1">
            <w:r w:rsidR="002D7586" w:rsidRPr="00762572">
              <w:rPr>
                <w:rStyle w:val="Hyperlink"/>
                <w:noProof/>
              </w:rPr>
              <w:t>Chủ quán</w:t>
            </w:r>
            <w:r w:rsidR="002D7586">
              <w:rPr>
                <w:noProof/>
                <w:webHidden/>
              </w:rPr>
              <w:tab/>
            </w:r>
            <w:r w:rsidR="002D7586">
              <w:rPr>
                <w:noProof/>
                <w:webHidden/>
              </w:rPr>
              <w:fldChar w:fldCharType="begin"/>
            </w:r>
            <w:r w:rsidR="002D7586">
              <w:rPr>
                <w:noProof/>
                <w:webHidden/>
              </w:rPr>
              <w:instrText xml:space="preserve"> PAGEREF _Toc103168204 \h </w:instrText>
            </w:r>
            <w:r w:rsidR="002D7586">
              <w:rPr>
                <w:noProof/>
                <w:webHidden/>
              </w:rPr>
            </w:r>
            <w:r w:rsidR="002D7586">
              <w:rPr>
                <w:noProof/>
                <w:webHidden/>
              </w:rPr>
              <w:fldChar w:fldCharType="separate"/>
            </w:r>
            <w:r w:rsidR="002D7586">
              <w:rPr>
                <w:noProof/>
                <w:webHidden/>
              </w:rPr>
              <w:t>8</w:t>
            </w:r>
            <w:r w:rsidR="002D7586">
              <w:rPr>
                <w:noProof/>
                <w:webHidden/>
              </w:rPr>
              <w:fldChar w:fldCharType="end"/>
            </w:r>
          </w:hyperlink>
        </w:p>
        <w:p w14:paraId="78267976" w14:textId="0FF8E4B5" w:rsidR="002D7586" w:rsidRDefault="00E649F8">
          <w:pPr>
            <w:pStyle w:val="TOC3"/>
            <w:tabs>
              <w:tab w:val="right" w:leader="dot" w:pos="9350"/>
            </w:tabs>
            <w:rPr>
              <w:rFonts w:cstheme="minorBidi"/>
              <w:noProof/>
              <w:lang w:val="en-US" w:eastAsia="zh-CN"/>
            </w:rPr>
          </w:pPr>
          <w:hyperlink w:anchor="_Toc103168205" w:history="1">
            <w:r w:rsidR="002D7586" w:rsidRPr="00762572">
              <w:rPr>
                <w:rStyle w:val="Hyperlink"/>
                <w:noProof/>
              </w:rPr>
              <w:t>Quản lý</w:t>
            </w:r>
            <w:r w:rsidR="002D7586">
              <w:rPr>
                <w:noProof/>
                <w:webHidden/>
              </w:rPr>
              <w:tab/>
            </w:r>
            <w:r w:rsidR="002D7586">
              <w:rPr>
                <w:noProof/>
                <w:webHidden/>
              </w:rPr>
              <w:fldChar w:fldCharType="begin"/>
            </w:r>
            <w:r w:rsidR="002D7586">
              <w:rPr>
                <w:noProof/>
                <w:webHidden/>
              </w:rPr>
              <w:instrText xml:space="preserve"> PAGEREF _Toc103168205 \h </w:instrText>
            </w:r>
            <w:r w:rsidR="002D7586">
              <w:rPr>
                <w:noProof/>
                <w:webHidden/>
              </w:rPr>
            </w:r>
            <w:r w:rsidR="002D7586">
              <w:rPr>
                <w:noProof/>
                <w:webHidden/>
              </w:rPr>
              <w:fldChar w:fldCharType="separate"/>
            </w:r>
            <w:r w:rsidR="002D7586">
              <w:rPr>
                <w:noProof/>
                <w:webHidden/>
              </w:rPr>
              <w:t>8</w:t>
            </w:r>
            <w:r w:rsidR="002D7586">
              <w:rPr>
                <w:noProof/>
                <w:webHidden/>
              </w:rPr>
              <w:fldChar w:fldCharType="end"/>
            </w:r>
          </w:hyperlink>
        </w:p>
        <w:p w14:paraId="770E8A5E" w14:textId="06C7B8D2" w:rsidR="002D7586" w:rsidRDefault="00E649F8">
          <w:pPr>
            <w:pStyle w:val="TOC3"/>
            <w:tabs>
              <w:tab w:val="right" w:leader="dot" w:pos="9350"/>
            </w:tabs>
            <w:rPr>
              <w:rFonts w:cstheme="minorBidi"/>
              <w:noProof/>
              <w:lang w:val="en-US" w:eastAsia="zh-CN"/>
            </w:rPr>
          </w:pPr>
          <w:hyperlink w:anchor="_Toc103168206" w:history="1">
            <w:r w:rsidR="002D7586" w:rsidRPr="00762572">
              <w:rPr>
                <w:rStyle w:val="Hyperlink"/>
                <w:noProof/>
              </w:rPr>
              <w:t>Nhân viên thu ngân</w:t>
            </w:r>
            <w:r w:rsidR="002D7586">
              <w:rPr>
                <w:noProof/>
                <w:webHidden/>
              </w:rPr>
              <w:tab/>
            </w:r>
            <w:r w:rsidR="002D7586">
              <w:rPr>
                <w:noProof/>
                <w:webHidden/>
              </w:rPr>
              <w:fldChar w:fldCharType="begin"/>
            </w:r>
            <w:r w:rsidR="002D7586">
              <w:rPr>
                <w:noProof/>
                <w:webHidden/>
              </w:rPr>
              <w:instrText xml:space="preserve"> PAGEREF _Toc103168206 \h </w:instrText>
            </w:r>
            <w:r w:rsidR="002D7586">
              <w:rPr>
                <w:noProof/>
                <w:webHidden/>
              </w:rPr>
            </w:r>
            <w:r w:rsidR="002D7586">
              <w:rPr>
                <w:noProof/>
                <w:webHidden/>
              </w:rPr>
              <w:fldChar w:fldCharType="separate"/>
            </w:r>
            <w:r w:rsidR="002D7586">
              <w:rPr>
                <w:noProof/>
                <w:webHidden/>
              </w:rPr>
              <w:t>8</w:t>
            </w:r>
            <w:r w:rsidR="002D7586">
              <w:rPr>
                <w:noProof/>
                <w:webHidden/>
              </w:rPr>
              <w:fldChar w:fldCharType="end"/>
            </w:r>
          </w:hyperlink>
        </w:p>
        <w:p w14:paraId="03DF2493" w14:textId="539541B4" w:rsidR="002D7586" w:rsidRDefault="00E649F8">
          <w:pPr>
            <w:pStyle w:val="TOC3"/>
            <w:tabs>
              <w:tab w:val="right" w:leader="dot" w:pos="9350"/>
            </w:tabs>
            <w:rPr>
              <w:rFonts w:cstheme="minorBidi"/>
              <w:noProof/>
              <w:lang w:val="en-US" w:eastAsia="zh-CN"/>
            </w:rPr>
          </w:pPr>
          <w:hyperlink w:anchor="_Toc103168207" w:history="1">
            <w:r w:rsidR="002D7586" w:rsidRPr="00762572">
              <w:rPr>
                <w:rStyle w:val="Hyperlink"/>
                <w:noProof/>
              </w:rPr>
              <w:t>Nhân viên pha chế</w:t>
            </w:r>
            <w:r w:rsidR="002D7586">
              <w:rPr>
                <w:noProof/>
                <w:webHidden/>
              </w:rPr>
              <w:tab/>
            </w:r>
            <w:r w:rsidR="002D7586">
              <w:rPr>
                <w:noProof/>
                <w:webHidden/>
              </w:rPr>
              <w:fldChar w:fldCharType="begin"/>
            </w:r>
            <w:r w:rsidR="002D7586">
              <w:rPr>
                <w:noProof/>
                <w:webHidden/>
              </w:rPr>
              <w:instrText xml:space="preserve"> PAGEREF _Toc103168207 \h </w:instrText>
            </w:r>
            <w:r w:rsidR="002D7586">
              <w:rPr>
                <w:noProof/>
                <w:webHidden/>
              </w:rPr>
            </w:r>
            <w:r w:rsidR="002D7586">
              <w:rPr>
                <w:noProof/>
                <w:webHidden/>
              </w:rPr>
              <w:fldChar w:fldCharType="separate"/>
            </w:r>
            <w:r w:rsidR="002D7586">
              <w:rPr>
                <w:noProof/>
                <w:webHidden/>
              </w:rPr>
              <w:t>9</w:t>
            </w:r>
            <w:r w:rsidR="002D7586">
              <w:rPr>
                <w:noProof/>
                <w:webHidden/>
              </w:rPr>
              <w:fldChar w:fldCharType="end"/>
            </w:r>
          </w:hyperlink>
        </w:p>
        <w:p w14:paraId="228AC896" w14:textId="775A5E58" w:rsidR="002D7586" w:rsidRDefault="00E649F8">
          <w:pPr>
            <w:pStyle w:val="TOC1"/>
            <w:tabs>
              <w:tab w:val="left" w:pos="1320"/>
              <w:tab w:val="right" w:leader="dot" w:pos="9350"/>
            </w:tabs>
            <w:rPr>
              <w:rFonts w:cstheme="minorBidi"/>
              <w:noProof/>
              <w:lang w:val="en-US" w:eastAsia="zh-CN"/>
            </w:rPr>
          </w:pPr>
          <w:hyperlink w:anchor="_Toc103168208" w:history="1">
            <w:r w:rsidR="002D7586" w:rsidRPr="00762572">
              <w:rPr>
                <w:rStyle w:val="Hyperlink"/>
                <w:noProof/>
              </w:rPr>
              <w:t>Chương II.</w:t>
            </w:r>
            <w:r w:rsidR="002D7586">
              <w:rPr>
                <w:rFonts w:cstheme="minorBidi"/>
                <w:noProof/>
                <w:lang w:val="en-US" w:eastAsia="zh-CN"/>
              </w:rPr>
              <w:tab/>
            </w:r>
            <w:r w:rsidR="002D7586" w:rsidRPr="00762572">
              <w:rPr>
                <w:rStyle w:val="Hyperlink"/>
                <w:noProof/>
              </w:rPr>
              <w:t>Phân Tích Hệ Thống</w:t>
            </w:r>
            <w:r w:rsidR="002D7586">
              <w:rPr>
                <w:noProof/>
                <w:webHidden/>
              </w:rPr>
              <w:tab/>
            </w:r>
            <w:r w:rsidR="002D7586">
              <w:rPr>
                <w:noProof/>
                <w:webHidden/>
              </w:rPr>
              <w:fldChar w:fldCharType="begin"/>
            </w:r>
            <w:r w:rsidR="002D7586">
              <w:rPr>
                <w:noProof/>
                <w:webHidden/>
              </w:rPr>
              <w:instrText xml:space="preserve"> PAGEREF _Toc103168208 \h </w:instrText>
            </w:r>
            <w:r w:rsidR="002D7586">
              <w:rPr>
                <w:noProof/>
                <w:webHidden/>
              </w:rPr>
            </w:r>
            <w:r w:rsidR="002D7586">
              <w:rPr>
                <w:noProof/>
                <w:webHidden/>
              </w:rPr>
              <w:fldChar w:fldCharType="separate"/>
            </w:r>
            <w:r w:rsidR="002D7586">
              <w:rPr>
                <w:noProof/>
                <w:webHidden/>
              </w:rPr>
              <w:t>10</w:t>
            </w:r>
            <w:r w:rsidR="002D7586">
              <w:rPr>
                <w:noProof/>
                <w:webHidden/>
              </w:rPr>
              <w:fldChar w:fldCharType="end"/>
            </w:r>
          </w:hyperlink>
        </w:p>
        <w:p w14:paraId="413DEA46" w14:textId="1797E3DC" w:rsidR="002D7586" w:rsidRDefault="00E649F8">
          <w:pPr>
            <w:pStyle w:val="TOC2"/>
            <w:tabs>
              <w:tab w:val="left" w:pos="660"/>
              <w:tab w:val="right" w:leader="dot" w:pos="9350"/>
            </w:tabs>
            <w:rPr>
              <w:rFonts w:cstheme="minorBidi"/>
              <w:noProof/>
              <w:lang w:val="en-US" w:eastAsia="zh-CN"/>
            </w:rPr>
          </w:pPr>
          <w:hyperlink w:anchor="_Toc103168209" w:history="1">
            <w:r w:rsidR="002D7586" w:rsidRPr="00762572">
              <w:rPr>
                <w:rStyle w:val="Hyperlink"/>
                <w:noProof/>
              </w:rPr>
              <w:t>1.</w:t>
            </w:r>
            <w:r w:rsidR="002D7586">
              <w:rPr>
                <w:rFonts w:cstheme="minorBidi"/>
                <w:noProof/>
                <w:lang w:val="en-US" w:eastAsia="zh-CN"/>
              </w:rPr>
              <w:tab/>
            </w:r>
            <w:r w:rsidR="002D7586" w:rsidRPr="00762572">
              <w:rPr>
                <w:rStyle w:val="Hyperlink"/>
                <w:noProof/>
              </w:rPr>
              <w:t>Sơ đồ Use Case</w:t>
            </w:r>
            <w:r w:rsidR="002D7586">
              <w:rPr>
                <w:noProof/>
                <w:webHidden/>
              </w:rPr>
              <w:tab/>
            </w:r>
            <w:r w:rsidR="002D7586">
              <w:rPr>
                <w:noProof/>
                <w:webHidden/>
              </w:rPr>
              <w:fldChar w:fldCharType="begin"/>
            </w:r>
            <w:r w:rsidR="002D7586">
              <w:rPr>
                <w:noProof/>
                <w:webHidden/>
              </w:rPr>
              <w:instrText xml:space="preserve"> PAGEREF _Toc103168209 \h </w:instrText>
            </w:r>
            <w:r w:rsidR="002D7586">
              <w:rPr>
                <w:noProof/>
                <w:webHidden/>
              </w:rPr>
            </w:r>
            <w:r w:rsidR="002D7586">
              <w:rPr>
                <w:noProof/>
                <w:webHidden/>
              </w:rPr>
              <w:fldChar w:fldCharType="separate"/>
            </w:r>
            <w:r w:rsidR="002D7586">
              <w:rPr>
                <w:noProof/>
                <w:webHidden/>
              </w:rPr>
              <w:t>10</w:t>
            </w:r>
            <w:r w:rsidR="002D7586">
              <w:rPr>
                <w:noProof/>
                <w:webHidden/>
              </w:rPr>
              <w:fldChar w:fldCharType="end"/>
            </w:r>
          </w:hyperlink>
        </w:p>
        <w:p w14:paraId="7F5159B7" w14:textId="09D6C834" w:rsidR="002D7586" w:rsidRDefault="00E649F8">
          <w:pPr>
            <w:pStyle w:val="TOC3"/>
            <w:tabs>
              <w:tab w:val="right" w:leader="dot" w:pos="9350"/>
            </w:tabs>
            <w:rPr>
              <w:rFonts w:cstheme="minorBidi"/>
              <w:noProof/>
              <w:lang w:val="en-US" w:eastAsia="zh-CN"/>
            </w:rPr>
          </w:pPr>
          <w:hyperlink w:anchor="_Toc103168210" w:history="1">
            <w:r w:rsidR="002D7586" w:rsidRPr="00762572">
              <w:rPr>
                <w:rStyle w:val="Hyperlink"/>
                <w:noProof/>
              </w:rPr>
              <w:t>Xác định tác nhân</w:t>
            </w:r>
            <w:r w:rsidR="002D7586">
              <w:rPr>
                <w:noProof/>
                <w:webHidden/>
              </w:rPr>
              <w:tab/>
            </w:r>
            <w:r w:rsidR="002D7586">
              <w:rPr>
                <w:noProof/>
                <w:webHidden/>
              </w:rPr>
              <w:fldChar w:fldCharType="begin"/>
            </w:r>
            <w:r w:rsidR="002D7586">
              <w:rPr>
                <w:noProof/>
                <w:webHidden/>
              </w:rPr>
              <w:instrText xml:space="preserve"> PAGEREF _Toc103168210 \h </w:instrText>
            </w:r>
            <w:r w:rsidR="002D7586">
              <w:rPr>
                <w:noProof/>
                <w:webHidden/>
              </w:rPr>
            </w:r>
            <w:r w:rsidR="002D7586">
              <w:rPr>
                <w:noProof/>
                <w:webHidden/>
              </w:rPr>
              <w:fldChar w:fldCharType="separate"/>
            </w:r>
            <w:r w:rsidR="002D7586">
              <w:rPr>
                <w:noProof/>
                <w:webHidden/>
              </w:rPr>
              <w:t>10</w:t>
            </w:r>
            <w:r w:rsidR="002D7586">
              <w:rPr>
                <w:noProof/>
                <w:webHidden/>
              </w:rPr>
              <w:fldChar w:fldCharType="end"/>
            </w:r>
          </w:hyperlink>
        </w:p>
        <w:p w14:paraId="6EEBBCF6" w14:textId="04DC0545" w:rsidR="002D7586" w:rsidRDefault="00E649F8">
          <w:pPr>
            <w:pStyle w:val="TOC3"/>
            <w:tabs>
              <w:tab w:val="right" w:leader="dot" w:pos="9350"/>
            </w:tabs>
            <w:rPr>
              <w:rFonts w:cstheme="minorBidi"/>
              <w:noProof/>
              <w:lang w:val="en-US" w:eastAsia="zh-CN"/>
            </w:rPr>
          </w:pPr>
          <w:hyperlink w:anchor="_Toc103168211" w:history="1">
            <w:r w:rsidR="002D7586" w:rsidRPr="00762572">
              <w:rPr>
                <w:rStyle w:val="Hyperlink"/>
                <w:noProof/>
              </w:rPr>
              <w:t>Xác định Use Case của từng tác nhân</w:t>
            </w:r>
            <w:r w:rsidR="002D7586">
              <w:rPr>
                <w:noProof/>
                <w:webHidden/>
              </w:rPr>
              <w:tab/>
            </w:r>
            <w:r w:rsidR="002D7586">
              <w:rPr>
                <w:noProof/>
                <w:webHidden/>
              </w:rPr>
              <w:fldChar w:fldCharType="begin"/>
            </w:r>
            <w:r w:rsidR="002D7586">
              <w:rPr>
                <w:noProof/>
                <w:webHidden/>
              </w:rPr>
              <w:instrText xml:space="preserve"> PAGEREF _Toc103168211 \h </w:instrText>
            </w:r>
            <w:r w:rsidR="002D7586">
              <w:rPr>
                <w:noProof/>
                <w:webHidden/>
              </w:rPr>
            </w:r>
            <w:r w:rsidR="002D7586">
              <w:rPr>
                <w:noProof/>
                <w:webHidden/>
              </w:rPr>
              <w:fldChar w:fldCharType="separate"/>
            </w:r>
            <w:r w:rsidR="002D7586">
              <w:rPr>
                <w:noProof/>
                <w:webHidden/>
              </w:rPr>
              <w:t>10</w:t>
            </w:r>
            <w:r w:rsidR="002D7586">
              <w:rPr>
                <w:noProof/>
                <w:webHidden/>
              </w:rPr>
              <w:fldChar w:fldCharType="end"/>
            </w:r>
          </w:hyperlink>
        </w:p>
        <w:p w14:paraId="64BD1064" w14:textId="7A2D6CF3" w:rsidR="002D7586" w:rsidRDefault="00E649F8">
          <w:pPr>
            <w:pStyle w:val="TOC4"/>
            <w:tabs>
              <w:tab w:val="right" w:leader="dot" w:pos="9350"/>
            </w:tabs>
            <w:rPr>
              <w:noProof/>
              <w:lang w:val="en-US"/>
            </w:rPr>
          </w:pPr>
          <w:hyperlink w:anchor="_Toc103168212" w:history="1">
            <w:r w:rsidR="002D7586" w:rsidRPr="00762572">
              <w:rPr>
                <w:rStyle w:val="Hyperlink"/>
                <w:noProof/>
              </w:rPr>
              <w:t>Chủ quán</w:t>
            </w:r>
            <w:r w:rsidR="002D7586">
              <w:rPr>
                <w:noProof/>
                <w:webHidden/>
              </w:rPr>
              <w:tab/>
            </w:r>
            <w:r w:rsidR="002D7586">
              <w:rPr>
                <w:noProof/>
                <w:webHidden/>
              </w:rPr>
              <w:fldChar w:fldCharType="begin"/>
            </w:r>
            <w:r w:rsidR="002D7586">
              <w:rPr>
                <w:noProof/>
                <w:webHidden/>
              </w:rPr>
              <w:instrText xml:space="preserve"> PAGEREF _Toc103168212 \h </w:instrText>
            </w:r>
            <w:r w:rsidR="002D7586">
              <w:rPr>
                <w:noProof/>
                <w:webHidden/>
              </w:rPr>
            </w:r>
            <w:r w:rsidR="002D7586">
              <w:rPr>
                <w:noProof/>
                <w:webHidden/>
              </w:rPr>
              <w:fldChar w:fldCharType="separate"/>
            </w:r>
            <w:r w:rsidR="002D7586">
              <w:rPr>
                <w:noProof/>
                <w:webHidden/>
              </w:rPr>
              <w:t>10</w:t>
            </w:r>
            <w:r w:rsidR="002D7586">
              <w:rPr>
                <w:noProof/>
                <w:webHidden/>
              </w:rPr>
              <w:fldChar w:fldCharType="end"/>
            </w:r>
          </w:hyperlink>
        </w:p>
        <w:p w14:paraId="442AC33D" w14:textId="2A0D8C80" w:rsidR="002D7586" w:rsidRDefault="00E649F8">
          <w:pPr>
            <w:pStyle w:val="TOC4"/>
            <w:tabs>
              <w:tab w:val="right" w:leader="dot" w:pos="9350"/>
            </w:tabs>
            <w:rPr>
              <w:noProof/>
              <w:lang w:val="en-US"/>
            </w:rPr>
          </w:pPr>
          <w:hyperlink w:anchor="_Toc103168213" w:history="1">
            <w:r w:rsidR="002D7586" w:rsidRPr="00762572">
              <w:rPr>
                <w:rStyle w:val="Hyperlink"/>
                <w:noProof/>
              </w:rPr>
              <w:t>Quản lý</w:t>
            </w:r>
            <w:r w:rsidR="002D7586">
              <w:rPr>
                <w:noProof/>
                <w:webHidden/>
              </w:rPr>
              <w:tab/>
            </w:r>
            <w:r w:rsidR="002D7586">
              <w:rPr>
                <w:noProof/>
                <w:webHidden/>
              </w:rPr>
              <w:fldChar w:fldCharType="begin"/>
            </w:r>
            <w:r w:rsidR="002D7586">
              <w:rPr>
                <w:noProof/>
                <w:webHidden/>
              </w:rPr>
              <w:instrText xml:space="preserve"> PAGEREF _Toc103168213 \h </w:instrText>
            </w:r>
            <w:r w:rsidR="002D7586">
              <w:rPr>
                <w:noProof/>
                <w:webHidden/>
              </w:rPr>
            </w:r>
            <w:r w:rsidR="002D7586">
              <w:rPr>
                <w:noProof/>
                <w:webHidden/>
              </w:rPr>
              <w:fldChar w:fldCharType="separate"/>
            </w:r>
            <w:r w:rsidR="002D7586">
              <w:rPr>
                <w:noProof/>
                <w:webHidden/>
              </w:rPr>
              <w:t>13</w:t>
            </w:r>
            <w:r w:rsidR="002D7586">
              <w:rPr>
                <w:noProof/>
                <w:webHidden/>
              </w:rPr>
              <w:fldChar w:fldCharType="end"/>
            </w:r>
          </w:hyperlink>
        </w:p>
        <w:p w14:paraId="3790DF1E" w14:textId="50A52B68" w:rsidR="002D7586" w:rsidRDefault="00E649F8">
          <w:pPr>
            <w:pStyle w:val="TOC4"/>
            <w:tabs>
              <w:tab w:val="right" w:leader="dot" w:pos="9350"/>
            </w:tabs>
            <w:rPr>
              <w:noProof/>
              <w:lang w:val="en-US"/>
            </w:rPr>
          </w:pPr>
          <w:hyperlink w:anchor="_Toc103168214" w:history="1">
            <w:r w:rsidR="002D7586" w:rsidRPr="00762572">
              <w:rPr>
                <w:rStyle w:val="Hyperlink"/>
                <w:noProof/>
              </w:rPr>
              <w:t>Nhân viên thu ngân</w:t>
            </w:r>
            <w:r w:rsidR="002D7586">
              <w:rPr>
                <w:noProof/>
                <w:webHidden/>
              </w:rPr>
              <w:tab/>
            </w:r>
            <w:r w:rsidR="002D7586">
              <w:rPr>
                <w:noProof/>
                <w:webHidden/>
              </w:rPr>
              <w:fldChar w:fldCharType="begin"/>
            </w:r>
            <w:r w:rsidR="002D7586">
              <w:rPr>
                <w:noProof/>
                <w:webHidden/>
              </w:rPr>
              <w:instrText xml:space="preserve"> PAGEREF _Toc103168214 \h </w:instrText>
            </w:r>
            <w:r w:rsidR="002D7586">
              <w:rPr>
                <w:noProof/>
                <w:webHidden/>
              </w:rPr>
            </w:r>
            <w:r w:rsidR="002D7586">
              <w:rPr>
                <w:noProof/>
                <w:webHidden/>
              </w:rPr>
              <w:fldChar w:fldCharType="separate"/>
            </w:r>
            <w:r w:rsidR="002D7586">
              <w:rPr>
                <w:noProof/>
                <w:webHidden/>
              </w:rPr>
              <w:t>16</w:t>
            </w:r>
            <w:r w:rsidR="002D7586">
              <w:rPr>
                <w:noProof/>
                <w:webHidden/>
              </w:rPr>
              <w:fldChar w:fldCharType="end"/>
            </w:r>
          </w:hyperlink>
        </w:p>
        <w:p w14:paraId="4BCC4136" w14:textId="5F043FEE" w:rsidR="002D7586" w:rsidRDefault="00E649F8">
          <w:pPr>
            <w:pStyle w:val="TOC4"/>
            <w:tabs>
              <w:tab w:val="right" w:leader="dot" w:pos="9350"/>
            </w:tabs>
            <w:rPr>
              <w:noProof/>
              <w:lang w:val="en-US"/>
            </w:rPr>
          </w:pPr>
          <w:hyperlink w:anchor="_Toc103168215" w:history="1">
            <w:r w:rsidR="002D7586" w:rsidRPr="00762572">
              <w:rPr>
                <w:rStyle w:val="Hyperlink"/>
                <w:noProof/>
              </w:rPr>
              <w:t>Nhân viên pha chế</w:t>
            </w:r>
            <w:r w:rsidR="002D7586">
              <w:rPr>
                <w:noProof/>
                <w:webHidden/>
              </w:rPr>
              <w:tab/>
            </w:r>
            <w:r w:rsidR="002D7586">
              <w:rPr>
                <w:noProof/>
                <w:webHidden/>
              </w:rPr>
              <w:fldChar w:fldCharType="begin"/>
            </w:r>
            <w:r w:rsidR="002D7586">
              <w:rPr>
                <w:noProof/>
                <w:webHidden/>
              </w:rPr>
              <w:instrText xml:space="preserve"> PAGEREF _Toc103168215 \h </w:instrText>
            </w:r>
            <w:r w:rsidR="002D7586">
              <w:rPr>
                <w:noProof/>
                <w:webHidden/>
              </w:rPr>
            </w:r>
            <w:r w:rsidR="002D7586">
              <w:rPr>
                <w:noProof/>
                <w:webHidden/>
              </w:rPr>
              <w:fldChar w:fldCharType="separate"/>
            </w:r>
            <w:r w:rsidR="002D7586">
              <w:rPr>
                <w:noProof/>
                <w:webHidden/>
              </w:rPr>
              <w:t>19</w:t>
            </w:r>
            <w:r w:rsidR="002D7586">
              <w:rPr>
                <w:noProof/>
                <w:webHidden/>
              </w:rPr>
              <w:fldChar w:fldCharType="end"/>
            </w:r>
          </w:hyperlink>
        </w:p>
        <w:p w14:paraId="75EEA11C" w14:textId="7FDC885D" w:rsidR="002D7586" w:rsidRDefault="00E649F8">
          <w:pPr>
            <w:pStyle w:val="TOC3"/>
            <w:tabs>
              <w:tab w:val="right" w:leader="dot" w:pos="9350"/>
            </w:tabs>
            <w:rPr>
              <w:rFonts w:cstheme="minorBidi"/>
              <w:noProof/>
              <w:lang w:val="en-US" w:eastAsia="zh-CN"/>
            </w:rPr>
          </w:pPr>
          <w:hyperlink w:anchor="_Toc103168216" w:history="1">
            <w:r w:rsidR="002D7586" w:rsidRPr="00762572">
              <w:rPr>
                <w:rStyle w:val="Hyperlink"/>
                <w:noProof/>
              </w:rPr>
              <w:t>Sơ đồ tổng quát</w:t>
            </w:r>
            <w:r w:rsidR="002D7586">
              <w:rPr>
                <w:noProof/>
                <w:webHidden/>
              </w:rPr>
              <w:tab/>
            </w:r>
            <w:r w:rsidR="002D7586">
              <w:rPr>
                <w:noProof/>
                <w:webHidden/>
              </w:rPr>
              <w:fldChar w:fldCharType="begin"/>
            </w:r>
            <w:r w:rsidR="002D7586">
              <w:rPr>
                <w:noProof/>
                <w:webHidden/>
              </w:rPr>
              <w:instrText xml:space="preserve"> PAGEREF _Toc103168216 \h </w:instrText>
            </w:r>
            <w:r w:rsidR="002D7586">
              <w:rPr>
                <w:noProof/>
                <w:webHidden/>
              </w:rPr>
            </w:r>
            <w:r w:rsidR="002D7586">
              <w:rPr>
                <w:noProof/>
                <w:webHidden/>
              </w:rPr>
              <w:fldChar w:fldCharType="separate"/>
            </w:r>
            <w:r w:rsidR="002D7586">
              <w:rPr>
                <w:noProof/>
                <w:webHidden/>
              </w:rPr>
              <w:t>19</w:t>
            </w:r>
            <w:r w:rsidR="002D7586">
              <w:rPr>
                <w:noProof/>
                <w:webHidden/>
              </w:rPr>
              <w:fldChar w:fldCharType="end"/>
            </w:r>
          </w:hyperlink>
        </w:p>
        <w:p w14:paraId="5EA7AFF9" w14:textId="3BAB8057" w:rsidR="002D7586" w:rsidRDefault="00E649F8">
          <w:pPr>
            <w:pStyle w:val="TOC4"/>
            <w:tabs>
              <w:tab w:val="right" w:leader="dot" w:pos="9350"/>
            </w:tabs>
            <w:rPr>
              <w:noProof/>
              <w:lang w:val="en-US"/>
            </w:rPr>
          </w:pPr>
          <w:hyperlink w:anchor="_Toc103168217" w:history="1">
            <w:r w:rsidR="002D7586" w:rsidRPr="00762572">
              <w:rPr>
                <w:rStyle w:val="Hyperlink"/>
                <w:noProof/>
              </w:rPr>
              <w:t>Chủ Quán</w:t>
            </w:r>
            <w:r w:rsidR="002D7586">
              <w:rPr>
                <w:noProof/>
                <w:webHidden/>
              </w:rPr>
              <w:tab/>
            </w:r>
            <w:r w:rsidR="002D7586">
              <w:rPr>
                <w:noProof/>
                <w:webHidden/>
              </w:rPr>
              <w:fldChar w:fldCharType="begin"/>
            </w:r>
            <w:r w:rsidR="002D7586">
              <w:rPr>
                <w:noProof/>
                <w:webHidden/>
              </w:rPr>
              <w:instrText xml:space="preserve"> PAGEREF _Toc103168217 \h </w:instrText>
            </w:r>
            <w:r w:rsidR="002D7586">
              <w:rPr>
                <w:noProof/>
                <w:webHidden/>
              </w:rPr>
            </w:r>
            <w:r w:rsidR="002D7586">
              <w:rPr>
                <w:noProof/>
                <w:webHidden/>
              </w:rPr>
              <w:fldChar w:fldCharType="separate"/>
            </w:r>
            <w:r w:rsidR="002D7586">
              <w:rPr>
                <w:noProof/>
                <w:webHidden/>
              </w:rPr>
              <w:t>19</w:t>
            </w:r>
            <w:r w:rsidR="002D7586">
              <w:rPr>
                <w:noProof/>
                <w:webHidden/>
              </w:rPr>
              <w:fldChar w:fldCharType="end"/>
            </w:r>
          </w:hyperlink>
        </w:p>
        <w:p w14:paraId="6216C696" w14:textId="30ACFA90" w:rsidR="002D7586" w:rsidRDefault="00E649F8">
          <w:pPr>
            <w:pStyle w:val="TOC4"/>
            <w:tabs>
              <w:tab w:val="right" w:leader="dot" w:pos="9350"/>
            </w:tabs>
            <w:rPr>
              <w:noProof/>
              <w:lang w:val="en-US"/>
            </w:rPr>
          </w:pPr>
          <w:hyperlink w:anchor="_Toc103168218" w:history="1">
            <w:r w:rsidR="002D7586" w:rsidRPr="00762572">
              <w:rPr>
                <w:rStyle w:val="Hyperlink"/>
                <w:noProof/>
              </w:rPr>
              <w:t>Quản Lý</w:t>
            </w:r>
            <w:r w:rsidR="002D7586">
              <w:rPr>
                <w:noProof/>
                <w:webHidden/>
              </w:rPr>
              <w:tab/>
            </w:r>
            <w:r w:rsidR="002D7586">
              <w:rPr>
                <w:noProof/>
                <w:webHidden/>
              </w:rPr>
              <w:fldChar w:fldCharType="begin"/>
            </w:r>
            <w:r w:rsidR="002D7586">
              <w:rPr>
                <w:noProof/>
                <w:webHidden/>
              </w:rPr>
              <w:instrText xml:space="preserve"> PAGEREF _Toc103168218 \h </w:instrText>
            </w:r>
            <w:r w:rsidR="002D7586">
              <w:rPr>
                <w:noProof/>
                <w:webHidden/>
              </w:rPr>
            </w:r>
            <w:r w:rsidR="002D7586">
              <w:rPr>
                <w:noProof/>
                <w:webHidden/>
              </w:rPr>
              <w:fldChar w:fldCharType="separate"/>
            </w:r>
            <w:r w:rsidR="002D7586">
              <w:rPr>
                <w:noProof/>
                <w:webHidden/>
              </w:rPr>
              <w:t>20</w:t>
            </w:r>
            <w:r w:rsidR="002D7586">
              <w:rPr>
                <w:noProof/>
                <w:webHidden/>
              </w:rPr>
              <w:fldChar w:fldCharType="end"/>
            </w:r>
          </w:hyperlink>
        </w:p>
        <w:p w14:paraId="1ECD4E3F" w14:textId="58ED0282" w:rsidR="002D7586" w:rsidRDefault="00E649F8">
          <w:pPr>
            <w:pStyle w:val="TOC4"/>
            <w:tabs>
              <w:tab w:val="right" w:leader="dot" w:pos="9350"/>
            </w:tabs>
            <w:rPr>
              <w:noProof/>
              <w:lang w:val="en-US"/>
            </w:rPr>
          </w:pPr>
          <w:hyperlink w:anchor="_Toc103168219" w:history="1">
            <w:r w:rsidR="002D7586" w:rsidRPr="00762572">
              <w:rPr>
                <w:rStyle w:val="Hyperlink"/>
                <w:noProof/>
              </w:rPr>
              <w:t>Nhân Viên</w:t>
            </w:r>
            <w:r w:rsidR="002D7586">
              <w:rPr>
                <w:noProof/>
                <w:webHidden/>
              </w:rPr>
              <w:tab/>
            </w:r>
            <w:r w:rsidR="002D7586">
              <w:rPr>
                <w:noProof/>
                <w:webHidden/>
              </w:rPr>
              <w:fldChar w:fldCharType="begin"/>
            </w:r>
            <w:r w:rsidR="002D7586">
              <w:rPr>
                <w:noProof/>
                <w:webHidden/>
              </w:rPr>
              <w:instrText xml:space="preserve"> PAGEREF _Toc103168219 \h </w:instrText>
            </w:r>
            <w:r w:rsidR="002D7586">
              <w:rPr>
                <w:noProof/>
                <w:webHidden/>
              </w:rPr>
            </w:r>
            <w:r w:rsidR="002D7586">
              <w:rPr>
                <w:noProof/>
                <w:webHidden/>
              </w:rPr>
              <w:fldChar w:fldCharType="separate"/>
            </w:r>
            <w:r w:rsidR="002D7586">
              <w:rPr>
                <w:noProof/>
                <w:webHidden/>
              </w:rPr>
              <w:t>21</w:t>
            </w:r>
            <w:r w:rsidR="002D7586">
              <w:rPr>
                <w:noProof/>
                <w:webHidden/>
              </w:rPr>
              <w:fldChar w:fldCharType="end"/>
            </w:r>
          </w:hyperlink>
        </w:p>
        <w:p w14:paraId="453F93FD" w14:textId="27A49FF0" w:rsidR="002D7586" w:rsidRDefault="00E649F8">
          <w:pPr>
            <w:pStyle w:val="TOC2"/>
            <w:tabs>
              <w:tab w:val="left" w:pos="660"/>
              <w:tab w:val="right" w:leader="dot" w:pos="9350"/>
            </w:tabs>
            <w:rPr>
              <w:rFonts w:cstheme="minorBidi"/>
              <w:noProof/>
              <w:lang w:val="en-US" w:eastAsia="zh-CN"/>
            </w:rPr>
          </w:pPr>
          <w:hyperlink w:anchor="_Toc103168220" w:history="1">
            <w:r w:rsidR="002D7586" w:rsidRPr="00762572">
              <w:rPr>
                <w:rStyle w:val="Hyperlink"/>
                <w:noProof/>
              </w:rPr>
              <w:t>2.</w:t>
            </w:r>
            <w:r w:rsidR="002D7586">
              <w:rPr>
                <w:rFonts w:cstheme="minorBidi"/>
                <w:noProof/>
                <w:lang w:val="en-US" w:eastAsia="zh-CN"/>
              </w:rPr>
              <w:tab/>
            </w:r>
            <w:r w:rsidR="002D7586" w:rsidRPr="00762572">
              <w:rPr>
                <w:rStyle w:val="Hyperlink"/>
                <w:noProof/>
              </w:rPr>
              <w:t>Bảng Đặc Tả Use Case</w:t>
            </w:r>
            <w:r w:rsidR="002D7586">
              <w:rPr>
                <w:noProof/>
                <w:webHidden/>
              </w:rPr>
              <w:tab/>
            </w:r>
            <w:r w:rsidR="002D7586">
              <w:rPr>
                <w:noProof/>
                <w:webHidden/>
              </w:rPr>
              <w:fldChar w:fldCharType="begin"/>
            </w:r>
            <w:r w:rsidR="002D7586">
              <w:rPr>
                <w:noProof/>
                <w:webHidden/>
              </w:rPr>
              <w:instrText xml:space="preserve"> PAGEREF _Toc103168220 \h </w:instrText>
            </w:r>
            <w:r w:rsidR="002D7586">
              <w:rPr>
                <w:noProof/>
                <w:webHidden/>
              </w:rPr>
            </w:r>
            <w:r w:rsidR="002D7586">
              <w:rPr>
                <w:noProof/>
                <w:webHidden/>
              </w:rPr>
              <w:fldChar w:fldCharType="separate"/>
            </w:r>
            <w:r w:rsidR="002D7586">
              <w:rPr>
                <w:noProof/>
                <w:webHidden/>
              </w:rPr>
              <w:t>21</w:t>
            </w:r>
            <w:r w:rsidR="002D7586">
              <w:rPr>
                <w:noProof/>
                <w:webHidden/>
              </w:rPr>
              <w:fldChar w:fldCharType="end"/>
            </w:r>
          </w:hyperlink>
        </w:p>
        <w:p w14:paraId="331D273B" w14:textId="07A79842" w:rsidR="002D7586" w:rsidRDefault="00E649F8">
          <w:pPr>
            <w:pStyle w:val="TOC3"/>
            <w:tabs>
              <w:tab w:val="right" w:leader="dot" w:pos="9350"/>
            </w:tabs>
            <w:rPr>
              <w:rFonts w:cstheme="minorBidi"/>
              <w:noProof/>
              <w:lang w:val="en-US" w:eastAsia="zh-CN"/>
            </w:rPr>
          </w:pPr>
          <w:hyperlink w:anchor="_Toc103168221" w:history="1">
            <w:r w:rsidR="002D7586" w:rsidRPr="00762572">
              <w:rPr>
                <w:rStyle w:val="Hyperlink"/>
                <w:noProof/>
              </w:rPr>
              <w:t xml:space="preserve">Bảng đặc tả Use Case </w:t>
            </w:r>
            <w:r w:rsidR="002D7586" w:rsidRPr="00762572">
              <w:rPr>
                <w:rStyle w:val="Hyperlink"/>
                <w:b/>
                <w:noProof/>
              </w:rPr>
              <w:t>Đăng nhập</w:t>
            </w:r>
            <w:r w:rsidR="002D7586">
              <w:rPr>
                <w:noProof/>
                <w:webHidden/>
              </w:rPr>
              <w:tab/>
            </w:r>
            <w:r w:rsidR="002D7586">
              <w:rPr>
                <w:noProof/>
                <w:webHidden/>
              </w:rPr>
              <w:fldChar w:fldCharType="begin"/>
            </w:r>
            <w:r w:rsidR="002D7586">
              <w:rPr>
                <w:noProof/>
                <w:webHidden/>
              </w:rPr>
              <w:instrText xml:space="preserve"> PAGEREF _Toc103168221 \h </w:instrText>
            </w:r>
            <w:r w:rsidR="002D7586">
              <w:rPr>
                <w:noProof/>
                <w:webHidden/>
              </w:rPr>
            </w:r>
            <w:r w:rsidR="002D7586">
              <w:rPr>
                <w:noProof/>
                <w:webHidden/>
              </w:rPr>
              <w:fldChar w:fldCharType="separate"/>
            </w:r>
            <w:r w:rsidR="002D7586">
              <w:rPr>
                <w:noProof/>
                <w:webHidden/>
              </w:rPr>
              <w:t>21</w:t>
            </w:r>
            <w:r w:rsidR="002D7586">
              <w:rPr>
                <w:noProof/>
                <w:webHidden/>
              </w:rPr>
              <w:fldChar w:fldCharType="end"/>
            </w:r>
          </w:hyperlink>
        </w:p>
        <w:p w14:paraId="0076BF81" w14:textId="4E99536D" w:rsidR="002D7586" w:rsidRDefault="00E649F8">
          <w:pPr>
            <w:pStyle w:val="TOC3"/>
            <w:tabs>
              <w:tab w:val="right" w:leader="dot" w:pos="9350"/>
            </w:tabs>
            <w:rPr>
              <w:rFonts w:cstheme="minorBidi"/>
              <w:noProof/>
              <w:lang w:val="en-US" w:eastAsia="zh-CN"/>
            </w:rPr>
          </w:pPr>
          <w:hyperlink w:anchor="_Toc103168222" w:history="1">
            <w:r w:rsidR="002D7586" w:rsidRPr="00762572">
              <w:rPr>
                <w:rStyle w:val="Hyperlink"/>
                <w:noProof/>
              </w:rPr>
              <w:t xml:space="preserve">Bảng đặc tả Use Case </w:t>
            </w:r>
            <w:r w:rsidR="002D7586" w:rsidRPr="00762572">
              <w:rPr>
                <w:rStyle w:val="Hyperlink"/>
                <w:b/>
                <w:noProof/>
              </w:rPr>
              <w:t>Xem thông tin kho</w:t>
            </w:r>
            <w:r w:rsidR="002D7586">
              <w:rPr>
                <w:noProof/>
                <w:webHidden/>
              </w:rPr>
              <w:tab/>
            </w:r>
            <w:r w:rsidR="002D7586">
              <w:rPr>
                <w:noProof/>
                <w:webHidden/>
              </w:rPr>
              <w:fldChar w:fldCharType="begin"/>
            </w:r>
            <w:r w:rsidR="002D7586">
              <w:rPr>
                <w:noProof/>
                <w:webHidden/>
              </w:rPr>
              <w:instrText xml:space="preserve"> PAGEREF _Toc103168222 \h </w:instrText>
            </w:r>
            <w:r w:rsidR="002D7586">
              <w:rPr>
                <w:noProof/>
                <w:webHidden/>
              </w:rPr>
            </w:r>
            <w:r w:rsidR="002D7586">
              <w:rPr>
                <w:noProof/>
                <w:webHidden/>
              </w:rPr>
              <w:fldChar w:fldCharType="separate"/>
            </w:r>
            <w:r w:rsidR="002D7586">
              <w:rPr>
                <w:noProof/>
                <w:webHidden/>
              </w:rPr>
              <w:t>23</w:t>
            </w:r>
            <w:r w:rsidR="002D7586">
              <w:rPr>
                <w:noProof/>
                <w:webHidden/>
              </w:rPr>
              <w:fldChar w:fldCharType="end"/>
            </w:r>
          </w:hyperlink>
        </w:p>
        <w:p w14:paraId="669D6CC3" w14:textId="7ED5E836" w:rsidR="002D7586" w:rsidRDefault="00E649F8">
          <w:pPr>
            <w:pStyle w:val="TOC3"/>
            <w:tabs>
              <w:tab w:val="right" w:leader="dot" w:pos="9350"/>
            </w:tabs>
            <w:rPr>
              <w:rFonts w:cstheme="minorBidi"/>
              <w:noProof/>
              <w:lang w:val="en-US" w:eastAsia="zh-CN"/>
            </w:rPr>
          </w:pPr>
          <w:hyperlink w:anchor="_Toc103168223" w:history="1">
            <w:r w:rsidR="002D7586" w:rsidRPr="00762572">
              <w:rPr>
                <w:rStyle w:val="Hyperlink"/>
                <w:noProof/>
              </w:rPr>
              <w:t xml:space="preserve">Bảng đặc tả Use Case </w:t>
            </w:r>
            <w:r w:rsidR="002D7586" w:rsidRPr="00762572">
              <w:rPr>
                <w:rStyle w:val="Hyperlink"/>
                <w:b/>
                <w:noProof/>
              </w:rPr>
              <w:t>Xem Bảng Chấm Công</w:t>
            </w:r>
            <w:r w:rsidR="002D7586">
              <w:rPr>
                <w:noProof/>
                <w:webHidden/>
              </w:rPr>
              <w:tab/>
            </w:r>
            <w:r w:rsidR="002D7586">
              <w:rPr>
                <w:noProof/>
                <w:webHidden/>
              </w:rPr>
              <w:fldChar w:fldCharType="begin"/>
            </w:r>
            <w:r w:rsidR="002D7586">
              <w:rPr>
                <w:noProof/>
                <w:webHidden/>
              </w:rPr>
              <w:instrText xml:space="preserve"> PAGEREF _Toc103168223 \h </w:instrText>
            </w:r>
            <w:r w:rsidR="002D7586">
              <w:rPr>
                <w:noProof/>
                <w:webHidden/>
              </w:rPr>
            </w:r>
            <w:r w:rsidR="002D7586">
              <w:rPr>
                <w:noProof/>
                <w:webHidden/>
              </w:rPr>
              <w:fldChar w:fldCharType="separate"/>
            </w:r>
            <w:r w:rsidR="002D7586">
              <w:rPr>
                <w:noProof/>
                <w:webHidden/>
              </w:rPr>
              <w:t>23</w:t>
            </w:r>
            <w:r w:rsidR="002D7586">
              <w:rPr>
                <w:noProof/>
                <w:webHidden/>
              </w:rPr>
              <w:fldChar w:fldCharType="end"/>
            </w:r>
          </w:hyperlink>
        </w:p>
        <w:p w14:paraId="406257D2" w14:textId="5715AFF9" w:rsidR="002D7586" w:rsidRDefault="00E649F8">
          <w:pPr>
            <w:pStyle w:val="TOC3"/>
            <w:tabs>
              <w:tab w:val="right" w:leader="dot" w:pos="9350"/>
            </w:tabs>
            <w:rPr>
              <w:rFonts w:cstheme="minorBidi"/>
              <w:noProof/>
              <w:lang w:val="en-US" w:eastAsia="zh-CN"/>
            </w:rPr>
          </w:pPr>
          <w:hyperlink w:anchor="_Toc103168224" w:history="1">
            <w:r w:rsidR="002D7586" w:rsidRPr="00762572">
              <w:rPr>
                <w:rStyle w:val="Hyperlink"/>
                <w:noProof/>
              </w:rPr>
              <w:t xml:space="preserve">Bảng đặc tả Use Case </w:t>
            </w:r>
            <w:r w:rsidR="002D7586" w:rsidRPr="00762572">
              <w:rPr>
                <w:rStyle w:val="Hyperlink"/>
                <w:b/>
                <w:noProof/>
              </w:rPr>
              <w:t>Xem bảng tính lương</w:t>
            </w:r>
            <w:r w:rsidR="002D7586" w:rsidRPr="00762572">
              <w:rPr>
                <w:rStyle w:val="Hyperlink"/>
                <w:noProof/>
              </w:rPr>
              <w:t xml:space="preserve"> (extend)</w:t>
            </w:r>
            <w:r w:rsidR="002D7586">
              <w:rPr>
                <w:noProof/>
                <w:webHidden/>
              </w:rPr>
              <w:tab/>
            </w:r>
            <w:r w:rsidR="002D7586">
              <w:rPr>
                <w:noProof/>
                <w:webHidden/>
              </w:rPr>
              <w:fldChar w:fldCharType="begin"/>
            </w:r>
            <w:r w:rsidR="002D7586">
              <w:rPr>
                <w:noProof/>
                <w:webHidden/>
              </w:rPr>
              <w:instrText xml:space="preserve"> PAGEREF _Toc103168224 \h </w:instrText>
            </w:r>
            <w:r w:rsidR="002D7586">
              <w:rPr>
                <w:noProof/>
                <w:webHidden/>
              </w:rPr>
            </w:r>
            <w:r w:rsidR="002D7586">
              <w:rPr>
                <w:noProof/>
                <w:webHidden/>
              </w:rPr>
              <w:fldChar w:fldCharType="separate"/>
            </w:r>
            <w:r w:rsidR="002D7586">
              <w:rPr>
                <w:noProof/>
                <w:webHidden/>
              </w:rPr>
              <w:t>23</w:t>
            </w:r>
            <w:r w:rsidR="002D7586">
              <w:rPr>
                <w:noProof/>
                <w:webHidden/>
              </w:rPr>
              <w:fldChar w:fldCharType="end"/>
            </w:r>
          </w:hyperlink>
        </w:p>
        <w:p w14:paraId="17CFF692" w14:textId="0055193D" w:rsidR="002D7586" w:rsidRDefault="00E649F8">
          <w:pPr>
            <w:pStyle w:val="TOC3"/>
            <w:tabs>
              <w:tab w:val="right" w:leader="dot" w:pos="9350"/>
            </w:tabs>
            <w:rPr>
              <w:rFonts w:cstheme="minorBidi"/>
              <w:noProof/>
              <w:lang w:val="en-US" w:eastAsia="zh-CN"/>
            </w:rPr>
          </w:pPr>
          <w:hyperlink w:anchor="_Toc103168225" w:history="1">
            <w:r w:rsidR="002D7586" w:rsidRPr="00762572">
              <w:rPr>
                <w:rStyle w:val="Hyperlink"/>
                <w:noProof/>
              </w:rPr>
              <w:t xml:space="preserve">Bảng đặc tả Use Case </w:t>
            </w:r>
            <w:r w:rsidR="002D7586" w:rsidRPr="00762572">
              <w:rPr>
                <w:rStyle w:val="Hyperlink"/>
                <w:b/>
                <w:bCs/>
                <w:noProof/>
              </w:rPr>
              <w:t>Xem thống kê doanh thu</w:t>
            </w:r>
            <w:r w:rsidR="002D7586">
              <w:rPr>
                <w:noProof/>
                <w:webHidden/>
              </w:rPr>
              <w:tab/>
            </w:r>
            <w:r w:rsidR="002D7586">
              <w:rPr>
                <w:noProof/>
                <w:webHidden/>
              </w:rPr>
              <w:fldChar w:fldCharType="begin"/>
            </w:r>
            <w:r w:rsidR="002D7586">
              <w:rPr>
                <w:noProof/>
                <w:webHidden/>
              </w:rPr>
              <w:instrText xml:space="preserve"> PAGEREF _Toc103168225 \h </w:instrText>
            </w:r>
            <w:r w:rsidR="002D7586">
              <w:rPr>
                <w:noProof/>
                <w:webHidden/>
              </w:rPr>
            </w:r>
            <w:r w:rsidR="002D7586">
              <w:rPr>
                <w:noProof/>
                <w:webHidden/>
              </w:rPr>
              <w:fldChar w:fldCharType="separate"/>
            </w:r>
            <w:r w:rsidR="002D7586">
              <w:rPr>
                <w:noProof/>
                <w:webHidden/>
              </w:rPr>
              <w:t>23</w:t>
            </w:r>
            <w:r w:rsidR="002D7586">
              <w:rPr>
                <w:noProof/>
                <w:webHidden/>
              </w:rPr>
              <w:fldChar w:fldCharType="end"/>
            </w:r>
          </w:hyperlink>
        </w:p>
        <w:p w14:paraId="20330C5E" w14:textId="0922C960" w:rsidR="002D7586" w:rsidRDefault="00E649F8">
          <w:pPr>
            <w:pStyle w:val="TOC3"/>
            <w:tabs>
              <w:tab w:val="right" w:leader="dot" w:pos="9350"/>
            </w:tabs>
            <w:rPr>
              <w:rFonts w:cstheme="minorBidi"/>
              <w:noProof/>
              <w:lang w:val="en-US" w:eastAsia="zh-CN"/>
            </w:rPr>
          </w:pPr>
          <w:hyperlink w:anchor="_Toc103168226" w:history="1">
            <w:r w:rsidR="002D7586" w:rsidRPr="00762572">
              <w:rPr>
                <w:rStyle w:val="Hyperlink"/>
                <w:noProof/>
              </w:rPr>
              <w:t xml:space="preserve">Bảng đặc tả Use Case </w:t>
            </w:r>
            <w:r w:rsidR="002D7586" w:rsidRPr="00762572">
              <w:rPr>
                <w:rStyle w:val="Hyperlink"/>
                <w:b/>
                <w:bCs/>
                <w:noProof/>
              </w:rPr>
              <w:t>Quản lý Menu</w:t>
            </w:r>
            <w:r w:rsidR="002D7586">
              <w:rPr>
                <w:noProof/>
                <w:webHidden/>
              </w:rPr>
              <w:tab/>
            </w:r>
            <w:r w:rsidR="002D7586">
              <w:rPr>
                <w:noProof/>
                <w:webHidden/>
              </w:rPr>
              <w:fldChar w:fldCharType="begin"/>
            </w:r>
            <w:r w:rsidR="002D7586">
              <w:rPr>
                <w:noProof/>
                <w:webHidden/>
              </w:rPr>
              <w:instrText xml:space="preserve"> PAGEREF _Toc103168226 \h </w:instrText>
            </w:r>
            <w:r w:rsidR="002D7586">
              <w:rPr>
                <w:noProof/>
                <w:webHidden/>
              </w:rPr>
            </w:r>
            <w:r w:rsidR="002D7586">
              <w:rPr>
                <w:noProof/>
                <w:webHidden/>
              </w:rPr>
              <w:fldChar w:fldCharType="separate"/>
            </w:r>
            <w:r w:rsidR="002D7586">
              <w:rPr>
                <w:noProof/>
                <w:webHidden/>
              </w:rPr>
              <w:t>24</w:t>
            </w:r>
            <w:r w:rsidR="002D7586">
              <w:rPr>
                <w:noProof/>
                <w:webHidden/>
              </w:rPr>
              <w:fldChar w:fldCharType="end"/>
            </w:r>
          </w:hyperlink>
        </w:p>
        <w:p w14:paraId="616E3701" w14:textId="290D6EFE" w:rsidR="002D7586" w:rsidRDefault="00E649F8">
          <w:pPr>
            <w:pStyle w:val="TOC3"/>
            <w:tabs>
              <w:tab w:val="right" w:leader="dot" w:pos="9350"/>
            </w:tabs>
            <w:rPr>
              <w:rFonts w:cstheme="minorBidi"/>
              <w:noProof/>
              <w:lang w:val="en-US" w:eastAsia="zh-CN"/>
            </w:rPr>
          </w:pPr>
          <w:hyperlink w:anchor="_Toc103168227" w:history="1">
            <w:r w:rsidR="002D7586" w:rsidRPr="00762572">
              <w:rPr>
                <w:rStyle w:val="Hyperlink"/>
                <w:noProof/>
              </w:rPr>
              <w:t xml:space="preserve">Bảng đặc tả Use Case </w:t>
            </w:r>
            <w:r w:rsidR="002D7586" w:rsidRPr="00762572">
              <w:rPr>
                <w:rStyle w:val="Hyperlink"/>
                <w:b/>
                <w:bCs/>
                <w:noProof/>
              </w:rPr>
              <w:t>Quản Lý Lịch Làm</w:t>
            </w:r>
            <w:r w:rsidR="002D7586">
              <w:rPr>
                <w:noProof/>
                <w:webHidden/>
              </w:rPr>
              <w:tab/>
            </w:r>
            <w:r w:rsidR="002D7586">
              <w:rPr>
                <w:noProof/>
                <w:webHidden/>
              </w:rPr>
              <w:fldChar w:fldCharType="begin"/>
            </w:r>
            <w:r w:rsidR="002D7586">
              <w:rPr>
                <w:noProof/>
                <w:webHidden/>
              </w:rPr>
              <w:instrText xml:space="preserve"> PAGEREF _Toc103168227 \h </w:instrText>
            </w:r>
            <w:r w:rsidR="002D7586">
              <w:rPr>
                <w:noProof/>
                <w:webHidden/>
              </w:rPr>
            </w:r>
            <w:r w:rsidR="002D7586">
              <w:rPr>
                <w:noProof/>
                <w:webHidden/>
              </w:rPr>
              <w:fldChar w:fldCharType="separate"/>
            </w:r>
            <w:r w:rsidR="002D7586">
              <w:rPr>
                <w:noProof/>
                <w:webHidden/>
              </w:rPr>
              <w:t>24</w:t>
            </w:r>
            <w:r w:rsidR="002D7586">
              <w:rPr>
                <w:noProof/>
                <w:webHidden/>
              </w:rPr>
              <w:fldChar w:fldCharType="end"/>
            </w:r>
          </w:hyperlink>
        </w:p>
        <w:p w14:paraId="5C411ECB" w14:textId="58E75655" w:rsidR="002D7586" w:rsidRDefault="00E649F8">
          <w:pPr>
            <w:pStyle w:val="TOC3"/>
            <w:tabs>
              <w:tab w:val="right" w:leader="dot" w:pos="9350"/>
            </w:tabs>
            <w:rPr>
              <w:rFonts w:cstheme="minorBidi"/>
              <w:noProof/>
              <w:lang w:val="en-US" w:eastAsia="zh-CN"/>
            </w:rPr>
          </w:pPr>
          <w:hyperlink w:anchor="_Toc103168228" w:history="1">
            <w:r w:rsidR="002D7586" w:rsidRPr="00762572">
              <w:rPr>
                <w:rStyle w:val="Hyperlink"/>
                <w:noProof/>
              </w:rPr>
              <w:t xml:space="preserve">Bảng đặc tả Use Case </w:t>
            </w:r>
            <w:r w:rsidR="002D7586" w:rsidRPr="00762572">
              <w:rPr>
                <w:rStyle w:val="Hyperlink"/>
                <w:b/>
                <w:noProof/>
              </w:rPr>
              <w:t>Thống Kê Doanh Thu</w:t>
            </w:r>
            <w:r w:rsidR="002D7586">
              <w:rPr>
                <w:noProof/>
                <w:webHidden/>
              </w:rPr>
              <w:tab/>
            </w:r>
            <w:r w:rsidR="002D7586">
              <w:rPr>
                <w:noProof/>
                <w:webHidden/>
              </w:rPr>
              <w:fldChar w:fldCharType="begin"/>
            </w:r>
            <w:r w:rsidR="002D7586">
              <w:rPr>
                <w:noProof/>
                <w:webHidden/>
              </w:rPr>
              <w:instrText xml:space="preserve"> PAGEREF _Toc103168228 \h </w:instrText>
            </w:r>
            <w:r w:rsidR="002D7586">
              <w:rPr>
                <w:noProof/>
                <w:webHidden/>
              </w:rPr>
            </w:r>
            <w:r w:rsidR="002D7586">
              <w:rPr>
                <w:noProof/>
                <w:webHidden/>
              </w:rPr>
              <w:fldChar w:fldCharType="separate"/>
            </w:r>
            <w:r w:rsidR="002D7586">
              <w:rPr>
                <w:noProof/>
                <w:webHidden/>
              </w:rPr>
              <w:t>24</w:t>
            </w:r>
            <w:r w:rsidR="002D7586">
              <w:rPr>
                <w:noProof/>
                <w:webHidden/>
              </w:rPr>
              <w:fldChar w:fldCharType="end"/>
            </w:r>
          </w:hyperlink>
        </w:p>
        <w:p w14:paraId="49472E22" w14:textId="47872ED8" w:rsidR="002D7586" w:rsidRDefault="00E649F8">
          <w:pPr>
            <w:pStyle w:val="TOC3"/>
            <w:tabs>
              <w:tab w:val="right" w:leader="dot" w:pos="9350"/>
            </w:tabs>
            <w:rPr>
              <w:rFonts w:cstheme="minorBidi"/>
              <w:noProof/>
              <w:lang w:val="en-US" w:eastAsia="zh-CN"/>
            </w:rPr>
          </w:pPr>
          <w:hyperlink w:anchor="_Toc103168229" w:history="1">
            <w:r w:rsidR="002D7586" w:rsidRPr="00762572">
              <w:rPr>
                <w:rStyle w:val="Hyperlink"/>
                <w:noProof/>
              </w:rPr>
              <w:t xml:space="preserve">Bảng đặc tả Use Case </w:t>
            </w:r>
            <w:r w:rsidR="002D7586" w:rsidRPr="00762572">
              <w:rPr>
                <w:rStyle w:val="Hyperlink"/>
                <w:b/>
                <w:bCs/>
                <w:noProof/>
              </w:rPr>
              <w:t xml:space="preserve">Chỉnh Sửa Hóa Đơn </w:t>
            </w:r>
            <w:r w:rsidR="002D7586" w:rsidRPr="00762572">
              <w:rPr>
                <w:rStyle w:val="Hyperlink"/>
                <w:noProof/>
              </w:rPr>
              <w:t>(extend)</w:t>
            </w:r>
            <w:r w:rsidR="002D7586">
              <w:rPr>
                <w:noProof/>
                <w:webHidden/>
              </w:rPr>
              <w:tab/>
            </w:r>
            <w:r w:rsidR="002D7586">
              <w:rPr>
                <w:noProof/>
                <w:webHidden/>
              </w:rPr>
              <w:fldChar w:fldCharType="begin"/>
            </w:r>
            <w:r w:rsidR="002D7586">
              <w:rPr>
                <w:noProof/>
                <w:webHidden/>
              </w:rPr>
              <w:instrText xml:space="preserve"> PAGEREF _Toc103168229 \h </w:instrText>
            </w:r>
            <w:r w:rsidR="002D7586">
              <w:rPr>
                <w:noProof/>
                <w:webHidden/>
              </w:rPr>
            </w:r>
            <w:r w:rsidR="002D7586">
              <w:rPr>
                <w:noProof/>
                <w:webHidden/>
              </w:rPr>
              <w:fldChar w:fldCharType="separate"/>
            </w:r>
            <w:r w:rsidR="002D7586">
              <w:rPr>
                <w:noProof/>
                <w:webHidden/>
              </w:rPr>
              <w:t>24</w:t>
            </w:r>
            <w:r w:rsidR="002D7586">
              <w:rPr>
                <w:noProof/>
                <w:webHidden/>
              </w:rPr>
              <w:fldChar w:fldCharType="end"/>
            </w:r>
          </w:hyperlink>
        </w:p>
        <w:p w14:paraId="4AC1A6C4" w14:textId="4F3555AC" w:rsidR="002D7586" w:rsidRDefault="00E649F8">
          <w:pPr>
            <w:pStyle w:val="TOC3"/>
            <w:tabs>
              <w:tab w:val="right" w:leader="dot" w:pos="9350"/>
            </w:tabs>
            <w:rPr>
              <w:rFonts w:cstheme="minorBidi"/>
              <w:noProof/>
              <w:lang w:val="en-US" w:eastAsia="zh-CN"/>
            </w:rPr>
          </w:pPr>
          <w:hyperlink w:anchor="_Toc103168230" w:history="1">
            <w:r w:rsidR="002D7586" w:rsidRPr="00762572">
              <w:rPr>
                <w:rStyle w:val="Hyperlink"/>
                <w:noProof/>
              </w:rPr>
              <w:t xml:space="preserve">Bảng đặc tả Use Case </w:t>
            </w:r>
            <w:r w:rsidR="002D7586" w:rsidRPr="00762572">
              <w:rPr>
                <w:rStyle w:val="Hyperlink"/>
                <w:b/>
                <w:noProof/>
              </w:rPr>
              <w:t>Quản Lý Kho</w:t>
            </w:r>
            <w:r w:rsidR="002D7586">
              <w:rPr>
                <w:noProof/>
                <w:webHidden/>
              </w:rPr>
              <w:tab/>
            </w:r>
            <w:r w:rsidR="002D7586">
              <w:rPr>
                <w:noProof/>
                <w:webHidden/>
              </w:rPr>
              <w:fldChar w:fldCharType="begin"/>
            </w:r>
            <w:r w:rsidR="002D7586">
              <w:rPr>
                <w:noProof/>
                <w:webHidden/>
              </w:rPr>
              <w:instrText xml:space="preserve"> PAGEREF _Toc103168230 \h </w:instrText>
            </w:r>
            <w:r w:rsidR="002D7586">
              <w:rPr>
                <w:noProof/>
                <w:webHidden/>
              </w:rPr>
            </w:r>
            <w:r w:rsidR="002D7586">
              <w:rPr>
                <w:noProof/>
                <w:webHidden/>
              </w:rPr>
              <w:fldChar w:fldCharType="separate"/>
            </w:r>
            <w:r w:rsidR="002D7586">
              <w:rPr>
                <w:noProof/>
                <w:webHidden/>
              </w:rPr>
              <w:t>25</w:t>
            </w:r>
            <w:r w:rsidR="002D7586">
              <w:rPr>
                <w:noProof/>
                <w:webHidden/>
              </w:rPr>
              <w:fldChar w:fldCharType="end"/>
            </w:r>
          </w:hyperlink>
        </w:p>
        <w:p w14:paraId="022793EF" w14:textId="4260280E" w:rsidR="002D7586" w:rsidRDefault="00E649F8">
          <w:pPr>
            <w:pStyle w:val="TOC3"/>
            <w:tabs>
              <w:tab w:val="right" w:leader="dot" w:pos="9350"/>
            </w:tabs>
            <w:rPr>
              <w:rFonts w:cstheme="minorBidi"/>
              <w:noProof/>
              <w:lang w:val="en-US" w:eastAsia="zh-CN"/>
            </w:rPr>
          </w:pPr>
          <w:hyperlink w:anchor="_Toc103168231" w:history="1">
            <w:r w:rsidR="002D7586" w:rsidRPr="00762572">
              <w:rPr>
                <w:rStyle w:val="Hyperlink"/>
                <w:noProof/>
              </w:rPr>
              <w:t xml:space="preserve">Bảng đặc tả Use Case </w:t>
            </w:r>
            <w:r w:rsidR="002D7586" w:rsidRPr="00762572">
              <w:rPr>
                <w:rStyle w:val="Hyperlink"/>
                <w:b/>
                <w:bCs/>
                <w:noProof/>
              </w:rPr>
              <w:t>Cập Nhật Vật Liệu</w:t>
            </w:r>
            <w:r w:rsidR="002D7586">
              <w:rPr>
                <w:noProof/>
                <w:webHidden/>
              </w:rPr>
              <w:tab/>
            </w:r>
            <w:r w:rsidR="002D7586">
              <w:rPr>
                <w:noProof/>
                <w:webHidden/>
              </w:rPr>
              <w:fldChar w:fldCharType="begin"/>
            </w:r>
            <w:r w:rsidR="002D7586">
              <w:rPr>
                <w:noProof/>
                <w:webHidden/>
              </w:rPr>
              <w:instrText xml:space="preserve"> PAGEREF _Toc103168231 \h </w:instrText>
            </w:r>
            <w:r w:rsidR="002D7586">
              <w:rPr>
                <w:noProof/>
                <w:webHidden/>
              </w:rPr>
            </w:r>
            <w:r w:rsidR="002D7586">
              <w:rPr>
                <w:noProof/>
                <w:webHidden/>
              </w:rPr>
              <w:fldChar w:fldCharType="separate"/>
            </w:r>
            <w:r w:rsidR="002D7586">
              <w:rPr>
                <w:noProof/>
                <w:webHidden/>
              </w:rPr>
              <w:t>25</w:t>
            </w:r>
            <w:r w:rsidR="002D7586">
              <w:rPr>
                <w:noProof/>
                <w:webHidden/>
              </w:rPr>
              <w:fldChar w:fldCharType="end"/>
            </w:r>
          </w:hyperlink>
        </w:p>
        <w:p w14:paraId="4362EC6D" w14:textId="2324F09B" w:rsidR="002D7586" w:rsidRDefault="00E649F8">
          <w:pPr>
            <w:pStyle w:val="TOC3"/>
            <w:tabs>
              <w:tab w:val="right" w:leader="dot" w:pos="9350"/>
            </w:tabs>
            <w:rPr>
              <w:rFonts w:cstheme="minorBidi"/>
              <w:noProof/>
              <w:lang w:val="en-US" w:eastAsia="zh-CN"/>
            </w:rPr>
          </w:pPr>
          <w:hyperlink w:anchor="_Toc103168232" w:history="1">
            <w:r w:rsidR="002D7586" w:rsidRPr="00762572">
              <w:rPr>
                <w:rStyle w:val="Hyperlink"/>
                <w:noProof/>
              </w:rPr>
              <w:t xml:space="preserve">Bảng đặc tả Use Case </w:t>
            </w:r>
            <w:r w:rsidR="002D7586" w:rsidRPr="00762572">
              <w:rPr>
                <w:rStyle w:val="Hyperlink"/>
                <w:b/>
                <w:bCs/>
                <w:noProof/>
              </w:rPr>
              <w:t>Tiếp nhận đơn hàng</w:t>
            </w:r>
            <w:r w:rsidR="002D7586">
              <w:rPr>
                <w:noProof/>
                <w:webHidden/>
              </w:rPr>
              <w:tab/>
            </w:r>
            <w:r w:rsidR="002D7586">
              <w:rPr>
                <w:noProof/>
                <w:webHidden/>
              </w:rPr>
              <w:fldChar w:fldCharType="begin"/>
            </w:r>
            <w:r w:rsidR="002D7586">
              <w:rPr>
                <w:noProof/>
                <w:webHidden/>
              </w:rPr>
              <w:instrText xml:space="preserve"> PAGEREF _Toc103168232 \h </w:instrText>
            </w:r>
            <w:r w:rsidR="002D7586">
              <w:rPr>
                <w:noProof/>
                <w:webHidden/>
              </w:rPr>
            </w:r>
            <w:r w:rsidR="002D7586">
              <w:rPr>
                <w:noProof/>
                <w:webHidden/>
              </w:rPr>
              <w:fldChar w:fldCharType="separate"/>
            </w:r>
            <w:r w:rsidR="002D7586">
              <w:rPr>
                <w:noProof/>
                <w:webHidden/>
              </w:rPr>
              <w:t>25</w:t>
            </w:r>
            <w:r w:rsidR="002D7586">
              <w:rPr>
                <w:noProof/>
                <w:webHidden/>
              </w:rPr>
              <w:fldChar w:fldCharType="end"/>
            </w:r>
          </w:hyperlink>
        </w:p>
        <w:p w14:paraId="4514D8B5" w14:textId="6278E1BD" w:rsidR="002D7586" w:rsidRDefault="00E649F8">
          <w:pPr>
            <w:pStyle w:val="TOC3"/>
            <w:tabs>
              <w:tab w:val="right" w:leader="dot" w:pos="9350"/>
            </w:tabs>
            <w:rPr>
              <w:rFonts w:cstheme="minorBidi"/>
              <w:noProof/>
              <w:lang w:val="en-US" w:eastAsia="zh-CN"/>
            </w:rPr>
          </w:pPr>
          <w:hyperlink w:anchor="_Toc103168233" w:history="1">
            <w:r w:rsidR="002D7586" w:rsidRPr="00762572">
              <w:rPr>
                <w:rStyle w:val="Hyperlink"/>
                <w:noProof/>
              </w:rPr>
              <w:t xml:space="preserve">Bảng đặc tả Use Case </w:t>
            </w:r>
            <w:r w:rsidR="002D7586" w:rsidRPr="00762572">
              <w:rPr>
                <w:rStyle w:val="Hyperlink"/>
                <w:b/>
                <w:noProof/>
              </w:rPr>
              <w:t>Thống kê doanh thu trong ngày</w:t>
            </w:r>
            <w:r w:rsidR="002D7586">
              <w:rPr>
                <w:noProof/>
                <w:webHidden/>
              </w:rPr>
              <w:tab/>
            </w:r>
            <w:r w:rsidR="002D7586">
              <w:rPr>
                <w:noProof/>
                <w:webHidden/>
              </w:rPr>
              <w:fldChar w:fldCharType="begin"/>
            </w:r>
            <w:r w:rsidR="002D7586">
              <w:rPr>
                <w:noProof/>
                <w:webHidden/>
              </w:rPr>
              <w:instrText xml:space="preserve"> PAGEREF _Toc103168233 \h </w:instrText>
            </w:r>
            <w:r w:rsidR="002D7586">
              <w:rPr>
                <w:noProof/>
                <w:webHidden/>
              </w:rPr>
            </w:r>
            <w:r w:rsidR="002D7586">
              <w:rPr>
                <w:noProof/>
                <w:webHidden/>
              </w:rPr>
              <w:fldChar w:fldCharType="separate"/>
            </w:r>
            <w:r w:rsidR="002D7586">
              <w:rPr>
                <w:noProof/>
                <w:webHidden/>
              </w:rPr>
              <w:t>26</w:t>
            </w:r>
            <w:r w:rsidR="002D7586">
              <w:rPr>
                <w:noProof/>
                <w:webHidden/>
              </w:rPr>
              <w:fldChar w:fldCharType="end"/>
            </w:r>
          </w:hyperlink>
        </w:p>
        <w:p w14:paraId="4BCA70B2" w14:textId="65DD2864" w:rsidR="002D7586" w:rsidRDefault="00E649F8">
          <w:pPr>
            <w:pStyle w:val="TOC3"/>
            <w:tabs>
              <w:tab w:val="right" w:leader="dot" w:pos="9350"/>
            </w:tabs>
            <w:rPr>
              <w:rFonts w:cstheme="minorBidi"/>
              <w:noProof/>
              <w:lang w:val="en-US" w:eastAsia="zh-CN"/>
            </w:rPr>
          </w:pPr>
          <w:hyperlink w:anchor="_Toc103168234" w:history="1">
            <w:r w:rsidR="002D7586" w:rsidRPr="00762572">
              <w:rPr>
                <w:rStyle w:val="Hyperlink"/>
                <w:noProof/>
              </w:rPr>
              <w:t xml:space="preserve">Bảng đặc tả Use Case </w:t>
            </w:r>
            <w:r w:rsidR="002D7586" w:rsidRPr="00762572">
              <w:rPr>
                <w:rStyle w:val="Hyperlink"/>
                <w:b/>
                <w:bCs/>
                <w:noProof/>
              </w:rPr>
              <w:t xml:space="preserve">Chỉnh Sửa Hóa Đơn Trong Ngày </w:t>
            </w:r>
            <w:r w:rsidR="002D7586" w:rsidRPr="00762572">
              <w:rPr>
                <w:rStyle w:val="Hyperlink"/>
                <w:noProof/>
              </w:rPr>
              <w:t>(extend)</w:t>
            </w:r>
            <w:r w:rsidR="002D7586">
              <w:rPr>
                <w:noProof/>
                <w:webHidden/>
              </w:rPr>
              <w:tab/>
            </w:r>
            <w:r w:rsidR="002D7586">
              <w:rPr>
                <w:noProof/>
                <w:webHidden/>
              </w:rPr>
              <w:fldChar w:fldCharType="begin"/>
            </w:r>
            <w:r w:rsidR="002D7586">
              <w:rPr>
                <w:noProof/>
                <w:webHidden/>
              </w:rPr>
              <w:instrText xml:space="preserve"> PAGEREF _Toc103168234 \h </w:instrText>
            </w:r>
            <w:r w:rsidR="002D7586">
              <w:rPr>
                <w:noProof/>
                <w:webHidden/>
              </w:rPr>
            </w:r>
            <w:r w:rsidR="002D7586">
              <w:rPr>
                <w:noProof/>
                <w:webHidden/>
              </w:rPr>
              <w:fldChar w:fldCharType="separate"/>
            </w:r>
            <w:r w:rsidR="002D7586">
              <w:rPr>
                <w:noProof/>
                <w:webHidden/>
              </w:rPr>
              <w:t>26</w:t>
            </w:r>
            <w:r w:rsidR="002D7586">
              <w:rPr>
                <w:noProof/>
                <w:webHidden/>
              </w:rPr>
              <w:fldChar w:fldCharType="end"/>
            </w:r>
          </w:hyperlink>
        </w:p>
        <w:p w14:paraId="30522772" w14:textId="3C35ECCF" w:rsidR="002D7586" w:rsidRDefault="00E649F8">
          <w:pPr>
            <w:pStyle w:val="TOC3"/>
            <w:tabs>
              <w:tab w:val="right" w:leader="dot" w:pos="9350"/>
            </w:tabs>
            <w:rPr>
              <w:rFonts w:cstheme="minorBidi"/>
              <w:noProof/>
              <w:lang w:val="en-US" w:eastAsia="zh-CN"/>
            </w:rPr>
          </w:pPr>
          <w:hyperlink w:anchor="_Toc103168235" w:history="1">
            <w:r w:rsidR="002D7586" w:rsidRPr="00762572">
              <w:rPr>
                <w:rStyle w:val="Hyperlink"/>
                <w:noProof/>
              </w:rPr>
              <w:t xml:space="preserve">Bảng đặc tả Use Case </w:t>
            </w:r>
            <w:r w:rsidR="002D7586" w:rsidRPr="00762572">
              <w:rPr>
                <w:rStyle w:val="Hyperlink"/>
                <w:b/>
                <w:bCs/>
                <w:noProof/>
              </w:rPr>
              <w:t>Kiểm Soát Lượng Tồn Hàng Tại Quày</w:t>
            </w:r>
            <w:r w:rsidR="002D7586">
              <w:rPr>
                <w:noProof/>
                <w:webHidden/>
              </w:rPr>
              <w:tab/>
            </w:r>
            <w:r w:rsidR="002D7586">
              <w:rPr>
                <w:noProof/>
                <w:webHidden/>
              </w:rPr>
              <w:fldChar w:fldCharType="begin"/>
            </w:r>
            <w:r w:rsidR="002D7586">
              <w:rPr>
                <w:noProof/>
                <w:webHidden/>
              </w:rPr>
              <w:instrText xml:space="preserve"> PAGEREF _Toc103168235 \h </w:instrText>
            </w:r>
            <w:r w:rsidR="002D7586">
              <w:rPr>
                <w:noProof/>
                <w:webHidden/>
              </w:rPr>
            </w:r>
            <w:r w:rsidR="002D7586">
              <w:rPr>
                <w:noProof/>
                <w:webHidden/>
              </w:rPr>
              <w:fldChar w:fldCharType="separate"/>
            </w:r>
            <w:r w:rsidR="002D7586">
              <w:rPr>
                <w:noProof/>
                <w:webHidden/>
              </w:rPr>
              <w:t>26</w:t>
            </w:r>
            <w:r w:rsidR="002D7586">
              <w:rPr>
                <w:noProof/>
                <w:webHidden/>
              </w:rPr>
              <w:fldChar w:fldCharType="end"/>
            </w:r>
          </w:hyperlink>
        </w:p>
        <w:p w14:paraId="5ABFFE87" w14:textId="0732D6E0" w:rsidR="002D7586" w:rsidRDefault="00E649F8">
          <w:pPr>
            <w:pStyle w:val="TOC2"/>
            <w:tabs>
              <w:tab w:val="left" w:pos="660"/>
              <w:tab w:val="right" w:leader="dot" w:pos="9350"/>
            </w:tabs>
            <w:rPr>
              <w:rFonts w:cstheme="minorBidi"/>
              <w:noProof/>
              <w:lang w:val="en-US" w:eastAsia="zh-CN"/>
            </w:rPr>
          </w:pPr>
          <w:hyperlink w:anchor="_Toc103168236" w:history="1">
            <w:r w:rsidR="002D7586" w:rsidRPr="00762572">
              <w:rPr>
                <w:rStyle w:val="Hyperlink"/>
                <w:noProof/>
              </w:rPr>
              <w:t>3.</w:t>
            </w:r>
            <w:r w:rsidR="002D7586">
              <w:rPr>
                <w:rFonts w:cstheme="minorBidi"/>
                <w:noProof/>
                <w:lang w:val="en-US" w:eastAsia="zh-CN"/>
              </w:rPr>
              <w:tab/>
            </w:r>
            <w:r w:rsidR="002D7586" w:rsidRPr="00762572">
              <w:rPr>
                <w:rStyle w:val="Hyperlink"/>
                <w:noProof/>
              </w:rPr>
              <w:t>Biểu đồ Lớp</w:t>
            </w:r>
            <w:r w:rsidR="002D7586">
              <w:rPr>
                <w:noProof/>
                <w:webHidden/>
              </w:rPr>
              <w:tab/>
            </w:r>
            <w:r w:rsidR="002D7586">
              <w:rPr>
                <w:noProof/>
                <w:webHidden/>
              </w:rPr>
              <w:fldChar w:fldCharType="begin"/>
            </w:r>
            <w:r w:rsidR="002D7586">
              <w:rPr>
                <w:noProof/>
                <w:webHidden/>
              </w:rPr>
              <w:instrText xml:space="preserve"> PAGEREF _Toc103168236 \h </w:instrText>
            </w:r>
            <w:r w:rsidR="002D7586">
              <w:rPr>
                <w:noProof/>
                <w:webHidden/>
              </w:rPr>
            </w:r>
            <w:r w:rsidR="002D7586">
              <w:rPr>
                <w:noProof/>
                <w:webHidden/>
              </w:rPr>
              <w:fldChar w:fldCharType="separate"/>
            </w:r>
            <w:r w:rsidR="002D7586">
              <w:rPr>
                <w:noProof/>
                <w:webHidden/>
              </w:rPr>
              <w:t>26</w:t>
            </w:r>
            <w:r w:rsidR="002D7586">
              <w:rPr>
                <w:noProof/>
                <w:webHidden/>
              </w:rPr>
              <w:fldChar w:fldCharType="end"/>
            </w:r>
          </w:hyperlink>
        </w:p>
        <w:p w14:paraId="12947124" w14:textId="014DC32F" w:rsidR="002D7586" w:rsidRDefault="00E649F8">
          <w:pPr>
            <w:pStyle w:val="TOC3"/>
            <w:tabs>
              <w:tab w:val="right" w:leader="dot" w:pos="9350"/>
            </w:tabs>
            <w:rPr>
              <w:rFonts w:cstheme="minorBidi"/>
              <w:noProof/>
              <w:lang w:val="en-US" w:eastAsia="zh-CN"/>
            </w:rPr>
          </w:pPr>
          <w:hyperlink w:anchor="_Toc103168237" w:history="1">
            <w:r w:rsidR="002D7586" w:rsidRPr="00762572">
              <w:rPr>
                <w:rStyle w:val="Hyperlink"/>
                <w:noProof/>
              </w:rPr>
              <w:t>Xác định các lớp ứng viên</w:t>
            </w:r>
            <w:r w:rsidR="002D7586">
              <w:rPr>
                <w:noProof/>
                <w:webHidden/>
              </w:rPr>
              <w:tab/>
            </w:r>
            <w:r w:rsidR="002D7586">
              <w:rPr>
                <w:noProof/>
                <w:webHidden/>
              </w:rPr>
              <w:fldChar w:fldCharType="begin"/>
            </w:r>
            <w:r w:rsidR="002D7586">
              <w:rPr>
                <w:noProof/>
                <w:webHidden/>
              </w:rPr>
              <w:instrText xml:space="preserve"> PAGEREF _Toc103168237 \h </w:instrText>
            </w:r>
            <w:r w:rsidR="002D7586">
              <w:rPr>
                <w:noProof/>
                <w:webHidden/>
              </w:rPr>
            </w:r>
            <w:r w:rsidR="002D7586">
              <w:rPr>
                <w:noProof/>
                <w:webHidden/>
              </w:rPr>
              <w:fldChar w:fldCharType="separate"/>
            </w:r>
            <w:r w:rsidR="002D7586">
              <w:rPr>
                <w:noProof/>
                <w:webHidden/>
              </w:rPr>
              <w:t>26</w:t>
            </w:r>
            <w:r w:rsidR="002D7586">
              <w:rPr>
                <w:noProof/>
                <w:webHidden/>
              </w:rPr>
              <w:fldChar w:fldCharType="end"/>
            </w:r>
          </w:hyperlink>
        </w:p>
        <w:p w14:paraId="63C51B5D" w14:textId="1BEA6CEB" w:rsidR="002D7586" w:rsidRDefault="00E649F8">
          <w:pPr>
            <w:pStyle w:val="TOC3"/>
            <w:tabs>
              <w:tab w:val="right" w:leader="dot" w:pos="9350"/>
            </w:tabs>
            <w:rPr>
              <w:rFonts w:cstheme="minorBidi"/>
              <w:noProof/>
              <w:lang w:val="en-US" w:eastAsia="zh-CN"/>
            </w:rPr>
          </w:pPr>
          <w:hyperlink w:anchor="_Toc103168238" w:history="1">
            <w:r w:rsidR="002D7586" w:rsidRPr="00762572">
              <w:rPr>
                <w:rStyle w:val="Hyperlink"/>
                <w:noProof/>
              </w:rPr>
              <w:t>Lớp được chọn lọc</w:t>
            </w:r>
            <w:r w:rsidR="002D7586">
              <w:rPr>
                <w:noProof/>
                <w:webHidden/>
              </w:rPr>
              <w:tab/>
            </w:r>
            <w:r w:rsidR="002D7586">
              <w:rPr>
                <w:noProof/>
                <w:webHidden/>
              </w:rPr>
              <w:fldChar w:fldCharType="begin"/>
            </w:r>
            <w:r w:rsidR="002D7586">
              <w:rPr>
                <w:noProof/>
                <w:webHidden/>
              </w:rPr>
              <w:instrText xml:space="preserve"> PAGEREF _Toc103168238 \h </w:instrText>
            </w:r>
            <w:r w:rsidR="002D7586">
              <w:rPr>
                <w:noProof/>
                <w:webHidden/>
              </w:rPr>
            </w:r>
            <w:r w:rsidR="002D7586">
              <w:rPr>
                <w:noProof/>
                <w:webHidden/>
              </w:rPr>
              <w:fldChar w:fldCharType="separate"/>
            </w:r>
            <w:r w:rsidR="002D7586">
              <w:rPr>
                <w:noProof/>
                <w:webHidden/>
              </w:rPr>
              <w:t>27</w:t>
            </w:r>
            <w:r w:rsidR="002D7586">
              <w:rPr>
                <w:noProof/>
                <w:webHidden/>
              </w:rPr>
              <w:fldChar w:fldCharType="end"/>
            </w:r>
          </w:hyperlink>
        </w:p>
        <w:p w14:paraId="1BB79BD9" w14:textId="24B98688" w:rsidR="002D7586" w:rsidRDefault="00E649F8">
          <w:pPr>
            <w:pStyle w:val="TOC3"/>
            <w:tabs>
              <w:tab w:val="right" w:leader="dot" w:pos="9350"/>
            </w:tabs>
            <w:rPr>
              <w:rFonts w:cstheme="minorBidi"/>
              <w:noProof/>
              <w:lang w:val="en-US" w:eastAsia="zh-CN"/>
            </w:rPr>
          </w:pPr>
          <w:hyperlink w:anchor="_Toc103168239" w:history="1">
            <w:r w:rsidR="002D7586" w:rsidRPr="00762572">
              <w:rPr>
                <w:rStyle w:val="Hyperlink"/>
                <w:noProof/>
              </w:rPr>
              <w:t>Xác định mối quan hệ</w:t>
            </w:r>
            <w:r w:rsidR="002D7586">
              <w:rPr>
                <w:noProof/>
                <w:webHidden/>
              </w:rPr>
              <w:tab/>
            </w:r>
            <w:r w:rsidR="002D7586">
              <w:rPr>
                <w:noProof/>
                <w:webHidden/>
              </w:rPr>
              <w:fldChar w:fldCharType="begin"/>
            </w:r>
            <w:r w:rsidR="002D7586">
              <w:rPr>
                <w:noProof/>
                <w:webHidden/>
              </w:rPr>
              <w:instrText xml:space="preserve"> PAGEREF _Toc103168239 \h </w:instrText>
            </w:r>
            <w:r w:rsidR="002D7586">
              <w:rPr>
                <w:noProof/>
                <w:webHidden/>
              </w:rPr>
            </w:r>
            <w:r w:rsidR="002D7586">
              <w:rPr>
                <w:noProof/>
                <w:webHidden/>
              </w:rPr>
              <w:fldChar w:fldCharType="separate"/>
            </w:r>
            <w:r w:rsidR="002D7586">
              <w:rPr>
                <w:noProof/>
                <w:webHidden/>
              </w:rPr>
              <w:t>28</w:t>
            </w:r>
            <w:r w:rsidR="002D7586">
              <w:rPr>
                <w:noProof/>
                <w:webHidden/>
              </w:rPr>
              <w:fldChar w:fldCharType="end"/>
            </w:r>
          </w:hyperlink>
        </w:p>
        <w:p w14:paraId="6DE29E3C" w14:textId="173FF2B2" w:rsidR="002D7586" w:rsidRDefault="00E649F8">
          <w:pPr>
            <w:pStyle w:val="TOC4"/>
            <w:tabs>
              <w:tab w:val="right" w:leader="dot" w:pos="9350"/>
            </w:tabs>
            <w:rPr>
              <w:noProof/>
              <w:lang w:val="en-US"/>
            </w:rPr>
          </w:pPr>
          <w:hyperlink w:anchor="_Toc103168240" w:history="1">
            <w:r w:rsidR="002D7586" w:rsidRPr="00762572">
              <w:rPr>
                <w:rStyle w:val="Hyperlink"/>
                <w:noProof/>
              </w:rPr>
              <w:t>Kế Thừa</w:t>
            </w:r>
            <w:r w:rsidR="002D7586">
              <w:rPr>
                <w:noProof/>
                <w:webHidden/>
              </w:rPr>
              <w:tab/>
            </w:r>
            <w:r w:rsidR="002D7586">
              <w:rPr>
                <w:noProof/>
                <w:webHidden/>
              </w:rPr>
              <w:fldChar w:fldCharType="begin"/>
            </w:r>
            <w:r w:rsidR="002D7586">
              <w:rPr>
                <w:noProof/>
                <w:webHidden/>
              </w:rPr>
              <w:instrText xml:space="preserve"> PAGEREF _Toc103168240 \h </w:instrText>
            </w:r>
            <w:r w:rsidR="002D7586">
              <w:rPr>
                <w:noProof/>
                <w:webHidden/>
              </w:rPr>
            </w:r>
            <w:r w:rsidR="002D7586">
              <w:rPr>
                <w:noProof/>
                <w:webHidden/>
              </w:rPr>
              <w:fldChar w:fldCharType="separate"/>
            </w:r>
            <w:r w:rsidR="002D7586">
              <w:rPr>
                <w:noProof/>
                <w:webHidden/>
              </w:rPr>
              <w:t>28</w:t>
            </w:r>
            <w:r w:rsidR="002D7586">
              <w:rPr>
                <w:noProof/>
                <w:webHidden/>
              </w:rPr>
              <w:fldChar w:fldCharType="end"/>
            </w:r>
          </w:hyperlink>
        </w:p>
        <w:p w14:paraId="29DD4BCD" w14:textId="4E1C7B36" w:rsidR="002D7586" w:rsidRDefault="00E649F8">
          <w:pPr>
            <w:pStyle w:val="TOC3"/>
            <w:tabs>
              <w:tab w:val="right" w:leader="dot" w:pos="9350"/>
            </w:tabs>
            <w:rPr>
              <w:rFonts w:cstheme="minorBidi"/>
              <w:noProof/>
              <w:lang w:val="en-US" w:eastAsia="zh-CN"/>
            </w:rPr>
          </w:pPr>
          <w:hyperlink w:anchor="_Toc103168241" w:history="1">
            <w:r w:rsidR="002D7586" w:rsidRPr="00762572">
              <w:rPr>
                <w:rStyle w:val="Hyperlink"/>
                <w:noProof/>
              </w:rPr>
              <w:t>Đặc Tả Chi Tiết Các Lớp</w:t>
            </w:r>
            <w:r w:rsidR="002D7586">
              <w:rPr>
                <w:noProof/>
                <w:webHidden/>
              </w:rPr>
              <w:tab/>
            </w:r>
            <w:r w:rsidR="002D7586">
              <w:rPr>
                <w:noProof/>
                <w:webHidden/>
              </w:rPr>
              <w:fldChar w:fldCharType="begin"/>
            </w:r>
            <w:r w:rsidR="002D7586">
              <w:rPr>
                <w:noProof/>
                <w:webHidden/>
              </w:rPr>
              <w:instrText xml:space="preserve"> PAGEREF _Toc103168241 \h </w:instrText>
            </w:r>
            <w:r w:rsidR="002D7586">
              <w:rPr>
                <w:noProof/>
                <w:webHidden/>
              </w:rPr>
            </w:r>
            <w:r w:rsidR="002D7586">
              <w:rPr>
                <w:noProof/>
                <w:webHidden/>
              </w:rPr>
              <w:fldChar w:fldCharType="separate"/>
            </w:r>
            <w:r w:rsidR="002D7586">
              <w:rPr>
                <w:noProof/>
                <w:webHidden/>
              </w:rPr>
              <w:t>31</w:t>
            </w:r>
            <w:r w:rsidR="002D7586">
              <w:rPr>
                <w:noProof/>
                <w:webHidden/>
              </w:rPr>
              <w:fldChar w:fldCharType="end"/>
            </w:r>
          </w:hyperlink>
        </w:p>
        <w:p w14:paraId="29B1AF72" w14:textId="003CBFAF" w:rsidR="002D7586" w:rsidRDefault="00E649F8">
          <w:pPr>
            <w:pStyle w:val="TOC4"/>
            <w:tabs>
              <w:tab w:val="right" w:leader="dot" w:pos="9350"/>
            </w:tabs>
            <w:rPr>
              <w:noProof/>
              <w:lang w:val="en-US"/>
            </w:rPr>
          </w:pPr>
          <w:hyperlink w:anchor="_Toc103168242" w:history="1">
            <w:r w:rsidR="002D7586" w:rsidRPr="00762572">
              <w:rPr>
                <w:rStyle w:val="Hyperlink"/>
                <w:noProof/>
              </w:rPr>
              <w:t>Chủ Quán</w:t>
            </w:r>
            <w:r w:rsidR="002D7586">
              <w:rPr>
                <w:noProof/>
                <w:webHidden/>
              </w:rPr>
              <w:tab/>
            </w:r>
            <w:r w:rsidR="002D7586">
              <w:rPr>
                <w:noProof/>
                <w:webHidden/>
              </w:rPr>
              <w:fldChar w:fldCharType="begin"/>
            </w:r>
            <w:r w:rsidR="002D7586">
              <w:rPr>
                <w:noProof/>
                <w:webHidden/>
              </w:rPr>
              <w:instrText xml:space="preserve"> PAGEREF _Toc103168242 \h </w:instrText>
            </w:r>
            <w:r w:rsidR="002D7586">
              <w:rPr>
                <w:noProof/>
                <w:webHidden/>
              </w:rPr>
            </w:r>
            <w:r w:rsidR="002D7586">
              <w:rPr>
                <w:noProof/>
                <w:webHidden/>
              </w:rPr>
              <w:fldChar w:fldCharType="separate"/>
            </w:r>
            <w:r w:rsidR="002D7586">
              <w:rPr>
                <w:noProof/>
                <w:webHidden/>
              </w:rPr>
              <w:t>31</w:t>
            </w:r>
            <w:r w:rsidR="002D7586">
              <w:rPr>
                <w:noProof/>
                <w:webHidden/>
              </w:rPr>
              <w:fldChar w:fldCharType="end"/>
            </w:r>
          </w:hyperlink>
        </w:p>
        <w:p w14:paraId="20A47631" w14:textId="06880A99" w:rsidR="002D7586" w:rsidRDefault="00E649F8">
          <w:pPr>
            <w:pStyle w:val="TOC4"/>
            <w:tabs>
              <w:tab w:val="right" w:leader="dot" w:pos="9350"/>
            </w:tabs>
            <w:rPr>
              <w:noProof/>
              <w:lang w:val="en-US"/>
            </w:rPr>
          </w:pPr>
          <w:hyperlink w:anchor="_Toc103168243" w:history="1">
            <w:r w:rsidR="002D7586" w:rsidRPr="00762572">
              <w:rPr>
                <w:rStyle w:val="Hyperlink"/>
                <w:noProof/>
              </w:rPr>
              <w:t>Nhân Viên</w:t>
            </w:r>
            <w:r w:rsidR="002D7586">
              <w:rPr>
                <w:noProof/>
                <w:webHidden/>
              </w:rPr>
              <w:tab/>
            </w:r>
            <w:r w:rsidR="002D7586">
              <w:rPr>
                <w:noProof/>
                <w:webHidden/>
              </w:rPr>
              <w:fldChar w:fldCharType="begin"/>
            </w:r>
            <w:r w:rsidR="002D7586">
              <w:rPr>
                <w:noProof/>
                <w:webHidden/>
              </w:rPr>
              <w:instrText xml:space="preserve"> PAGEREF _Toc103168243 \h </w:instrText>
            </w:r>
            <w:r w:rsidR="002D7586">
              <w:rPr>
                <w:noProof/>
                <w:webHidden/>
              </w:rPr>
            </w:r>
            <w:r w:rsidR="002D7586">
              <w:rPr>
                <w:noProof/>
                <w:webHidden/>
              </w:rPr>
              <w:fldChar w:fldCharType="separate"/>
            </w:r>
            <w:r w:rsidR="002D7586">
              <w:rPr>
                <w:noProof/>
                <w:webHidden/>
              </w:rPr>
              <w:t>31</w:t>
            </w:r>
            <w:r w:rsidR="002D7586">
              <w:rPr>
                <w:noProof/>
                <w:webHidden/>
              </w:rPr>
              <w:fldChar w:fldCharType="end"/>
            </w:r>
          </w:hyperlink>
        </w:p>
        <w:p w14:paraId="6056FE1B" w14:textId="1B83CCEC" w:rsidR="002D7586" w:rsidRDefault="00E649F8">
          <w:pPr>
            <w:pStyle w:val="TOC4"/>
            <w:tabs>
              <w:tab w:val="right" w:leader="dot" w:pos="9350"/>
            </w:tabs>
            <w:rPr>
              <w:noProof/>
              <w:lang w:val="en-US"/>
            </w:rPr>
          </w:pPr>
          <w:hyperlink w:anchor="_Toc103168244" w:history="1">
            <w:r w:rsidR="002D7586" w:rsidRPr="00762572">
              <w:rPr>
                <w:rStyle w:val="Hyperlink"/>
                <w:noProof/>
              </w:rPr>
              <w:t>Quản Lý</w:t>
            </w:r>
            <w:r w:rsidR="002D7586">
              <w:rPr>
                <w:noProof/>
                <w:webHidden/>
              </w:rPr>
              <w:tab/>
            </w:r>
            <w:r w:rsidR="002D7586">
              <w:rPr>
                <w:noProof/>
                <w:webHidden/>
              </w:rPr>
              <w:fldChar w:fldCharType="begin"/>
            </w:r>
            <w:r w:rsidR="002D7586">
              <w:rPr>
                <w:noProof/>
                <w:webHidden/>
              </w:rPr>
              <w:instrText xml:space="preserve"> PAGEREF _Toc103168244 \h </w:instrText>
            </w:r>
            <w:r w:rsidR="002D7586">
              <w:rPr>
                <w:noProof/>
                <w:webHidden/>
              </w:rPr>
            </w:r>
            <w:r w:rsidR="002D7586">
              <w:rPr>
                <w:noProof/>
                <w:webHidden/>
              </w:rPr>
              <w:fldChar w:fldCharType="separate"/>
            </w:r>
            <w:r w:rsidR="002D7586">
              <w:rPr>
                <w:noProof/>
                <w:webHidden/>
              </w:rPr>
              <w:t>32</w:t>
            </w:r>
            <w:r w:rsidR="002D7586">
              <w:rPr>
                <w:noProof/>
                <w:webHidden/>
              </w:rPr>
              <w:fldChar w:fldCharType="end"/>
            </w:r>
          </w:hyperlink>
        </w:p>
        <w:p w14:paraId="045F3684" w14:textId="5F254408" w:rsidR="002D7586" w:rsidRDefault="00E649F8">
          <w:pPr>
            <w:pStyle w:val="TOC4"/>
            <w:tabs>
              <w:tab w:val="right" w:leader="dot" w:pos="9350"/>
            </w:tabs>
            <w:rPr>
              <w:noProof/>
              <w:lang w:val="en-US"/>
            </w:rPr>
          </w:pPr>
          <w:hyperlink w:anchor="_Toc103168245" w:history="1">
            <w:r w:rsidR="002D7586" w:rsidRPr="00762572">
              <w:rPr>
                <w:rStyle w:val="Hyperlink"/>
                <w:noProof/>
              </w:rPr>
              <w:t>Nhân Viên Bán Hàng</w:t>
            </w:r>
            <w:r w:rsidR="002D7586">
              <w:rPr>
                <w:noProof/>
                <w:webHidden/>
              </w:rPr>
              <w:tab/>
            </w:r>
            <w:r w:rsidR="002D7586">
              <w:rPr>
                <w:noProof/>
                <w:webHidden/>
              </w:rPr>
              <w:fldChar w:fldCharType="begin"/>
            </w:r>
            <w:r w:rsidR="002D7586">
              <w:rPr>
                <w:noProof/>
                <w:webHidden/>
              </w:rPr>
              <w:instrText xml:space="preserve"> PAGEREF _Toc103168245 \h </w:instrText>
            </w:r>
            <w:r w:rsidR="002D7586">
              <w:rPr>
                <w:noProof/>
                <w:webHidden/>
              </w:rPr>
            </w:r>
            <w:r w:rsidR="002D7586">
              <w:rPr>
                <w:noProof/>
                <w:webHidden/>
              </w:rPr>
              <w:fldChar w:fldCharType="separate"/>
            </w:r>
            <w:r w:rsidR="002D7586">
              <w:rPr>
                <w:noProof/>
                <w:webHidden/>
              </w:rPr>
              <w:t>33</w:t>
            </w:r>
            <w:r w:rsidR="002D7586">
              <w:rPr>
                <w:noProof/>
                <w:webHidden/>
              </w:rPr>
              <w:fldChar w:fldCharType="end"/>
            </w:r>
          </w:hyperlink>
        </w:p>
        <w:p w14:paraId="53BB1E39" w14:textId="32FEE6A3" w:rsidR="002D7586" w:rsidRDefault="00E649F8">
          <w:pPr>
            <w:pStyle w:val="TOC4"/>
            <w:tabs>
              <w:tab w:val="right" w:leader="dot" w:pos="9350"/>
            </w:tabs>
            <w:rPr>
              <w:noProof/>
              <w:lang w:val="en-US"/>
            </w:rPr>
          </w:pPr>
          <w:hyperlink w:anchor="_Toc103168246" w:history="1">
            <w:r w:rsidR="002D7586" w:rsidRPr="00762572">
              <w:rPr>
                <w:rStyle w:val="Hyperlink"/>
                <w:noProof/>
              </w:rPr>
              <w:t>Nhân Viên Pha Chế</w:t>
            </w:r>
            <w:r w:rsidR="002D7586">
              <w:rPr>
                <w:noProof/>
                <w:webHidden/>
              </w:rPr>
              <w:tab/>
            </w:r>
            <w:r w:rsidR="002D7586">
              <w:rPr>
                <w:noProof/>
                <w:webHidden/>
              </w:rPr>
              <w:fldChar w:fldCharType="begin"/>
            </w:r>
            <w:r w:rsidR="002D7586">
              <w:rPr>
                <w:noProof/>
                <w:webHidden/>
              </w:rPr>
              <w:instrText xml:space="preserve"> PAGEREF _Toc103168246 \h </w:instrText>
            </w:r>
            <w:r w:rsidR="002D7586">
              <w:rPr>
                <w:noProof/>
                <w:webHidden/>
              </w:rPr>
            </w:r>
            <w:r w:rsidR="002D7586">
              <w:rPr>
                <w:noProof/>
                <w:webHidden/>
              </w:rPr>
              <w:fldChar w:fldCharType="separate"/>
            </w:r>
            <w:r w:rsidR="002D7586">
              <w:rPr>
                <w:noProof/>
                <w:webHidden/>
              </w:rPr>
              <w:t>33</w:t>
            </w:r>
            <w:r w:rsidR="002D7586">
              <w:rPr>
                <w:noProof/>
                <w:webHidden/>
              </w:rPr>
              <w:fldChar w:fldCharType="end"/>
            </w:r>
          </w:hyperlink>
        </w:p>
        <w:p w14:paraId="4C835A5B" w14:textId="03D61E34" w:rsidR="002D7586" w:rsidRDefault="00E649F8">
          <w:pPr>
            <w:pStyle w:val="TOC4"/>
            <w:tabs>
              <w:tab w:val="right" w:leader="dot" w:pos="9350"/>
            </w:tabs>
            <w:rPr>
              <w:noProof/>
              <w:lang w:val="en-US"/>
            </w:rPr>
          </w:pPr>
          <w:hyperlink w:anchor="_Toc103168247" w:history="1">
            <w:r w:rsidR="002D7586" w:rsidRPr="00762572">
              <w:rPr>
                <w:rStyle w:val="Hyperlink"/>
                <w:noProof/>
              </w:rPr>
              <w:t>Menu</w:t>
            </w:r>
            <w:r w:rsidR="002D7586">
              <w:rPr>
                <w:noProof/>
                <w:webHidden/>
              </w:rPr>
              <w:tab/>
            </w:r>
            <w:r w:rsidR="002D7586">
              <w:rPr>
                <w:noProof/>
                <w:webHidden/>
              </w:rPr>
              <w:fldChar w:fldCharType="begin"/>
            </w:r>
            <w:r w:rsidR="002D7586">
              <w:rPr>
                <w:noProof/>
                <w:webHidden/>
              </w:rPr>
              <w:instrText xml:space="preserve"> PAGEREF _Toc103168247 \h </w:instrText>
            </w:r>
            <w:r w:rsidR="002D7586">
              <w:rPr>
                <w:noProof/>
                <w:webHidden/>
              </w:rPr>
            </w:r>
            <w:r w:rsidR="002D7586">
              <w:rPr>
                <w:noProof/>
                <w:webHidden/>
              </w:rPr>
              <w:fldChar w:fldCharType="separate"/>
            </w:r>
            <w:r w:rsidR="002D7586">
              <w:rPr>
                <w:noProof/>
                <w:webHidden/>
              </w:rPr>
              <w:t>33</w:t>
            </w:r>
            <w:r w:rsidR="002D7586">
              <w:rPr>
                <w:noProof/>
                <w:webHidden/>
              </w:rPr>
              <w:fldChar w:fldCharType="end"/>
            </w:r>
          </w:hyperlink>
        </w:p>
        <w:p w14:paraId="662E333E" w14:textId="2A426284" w:rsidR="002D7586" w:rsidRDefault="00E649F8">
          <w:pPr>
            <w:pStyle w:val="TOC4"/>
            <w:tabs>
              <w:tab w:val="right" w:leader="dot" w:pos="9350"/>
            </w:tabs>
            <w:rPr>
              <w:noProof/>
              <w:lang w:val="en-US"/>
            </w:rPr>
          </w:pPr>
          <w:hyperlink w:anchor="_Toc103168248" w:history="1">
            <w:r w:rsidR="002D7586" w:rsidRPr="00762572">
              <w:rPr>
                <w:rStyle w:val="Hyperlink"/>
                <w:noProof/>
              </w:rPr>
              <w:t>Hóa Đơn</w:t>
            </w:r>
            <w:r w:rsidR="002D7586">
              <w:rPr>
                <w:noProof/>
                <w:webHidden/>
              </w:rPr>
              <w:tab/>
            </w:r>
            <w:r w:rsidR="002D7586">
              <w:rPr>
                <w:noProof/>
                <w:webHidden/>
              </w:rPr>
              <w:fldChar w:fldCharType="begin"/>
            </w:r>
            <w:r w:rsidR="002D7586">
              <w:rPr>
                <w:noProof/>
                <w:webHidden/>
              </w:rPr>
              <w:instrText xml:space="preserve"> PAGEREF _Toc103168248 \h </w:instrText>
            </w:r>
            <w:r w:rsidR="002D7586">
              <w:rPr>
                <w:noProof/>
                <w:webHidden/>
              </w:rPr>
            </w:r>
            <w:r w:rsidR="002D7586">
              <w:rPr>
                <w:noProof/>
                <w:webHidden/>
              </w:rPr>
              <w:fldChar w:fldCharType="separate"/>
            </w:r>
            <w:r w:rsidR="002D7586">
              <w:rPr>
                <w:noProof/>
                <w:webHidden/>
              </w:rPr>
              <w:t>33</w:t>
            </w:r>
            <w:r w:rsidR="002D7586">
              <w:rPr>
                <w:noProof/>
                <w:webHidden/>
              </w:rPr>
              <w:fldChar w:fldCharType="end"/>
            </w:r>
          </w:hyperlink>
        </w:p>
        <w:p w14:paraId="1570B7BB" w14:textId="42848F82" w:rsidR="002D7586" w:rsidRDefault="00E649F8">
          <w:pPr>
            <w:pStyle w:val="TOC4"/>
            <w:tabs>
              <w:tab w:val="right" w:leader="dot" w:pos="9350"/>
            </w:tabs>
            <w:rPr>
              <w:noProof/>
              <w:lang w:val="en-US"/>
            </w:rPr>
          </w:pPr>
          <w:hyperlink w:anchor="_Toc103168249" w:history="1">
            <w:r w:rsidR="002D7586" w:rsidRPr="00762572">
              <w:rPr>
                <w:rStyle w:val="Hyperlink"/>
                <w:noProof/>
              </w:rPr>
              <w:t>Sản Phẩm</w:t>
            </w:r>
            <w:r w:rsidR="002D7586">
              <w:rPr>
                <w:noProof/>
                <w:webHidden/>
              </w:rPr>
              <w:tab/>
            </w:r>
            <w:r w:rsidR="002D7586">
              <w:rPr>
                <w:noProof/>
                <w:webHidden/>
              </w:rPr>
              <w:fldChar w:fldCharType="begin"/>
            </w:r>
            <w:r w:rsidR="002D7586">
              <w:rPr>
                <w:noProof/>
                <w:webHidden/>
              </w:rPr>
              <w:instrText xml:space="preserve"> PAGEREF _Toc103168249 \h </w:instrText>
            </w:r>
            <w:r w:rsidR="002D7586">
              <w:rPr>
                <w:noProof/>
                <w:webHidden/>
              </w:rPr>
            </w:r>
            <w:r w:rsidR="002D7586">
              <w:rPr>
                <w:noProof/>
                <w:webHidden/>
              </w:rPr>
              <w:fldChar w:fldCharType="separate"/>
            </w:r>
            <w:r w:rsidR="002D7586">
              <w:rPr>
                <w:noProof/>
                <w:webHidden/>
              </w:rPr>
              <w:t>34</w:t>
            </w:r>
            <w:r w:rsidR="002D7586">
              <w:rPr>
                <w:noProof/>
                <w:webHidden/>
              </w:rPr>
              <w:fldChar w:fldCharType="end"/>
            </w:r>
          </w:hyperlink>
        </w:p>
        <w:p w14:paraId="20452B1F" w14:textId="1FA8083E" w:rsidR="002D7586" w:rsidRDefault="00E649F8">
          <w:pPr>
            <w:pStyle w:val="TOC4"/>
            <w:tabs>
              <w:tab w:val="right" w:leader="dot" w:pos="9350"/>
            </w:tabs>
            <w:rPr>
              <w:noProof/>
              <w:lang w:val="en-US"/>
            </w:rPr>
          </w:pPr>
          <w:hyperlink w:anchor="_Toc103168250" w:history="1">
            <w:r w:rsidR="002D7586" w:rsidRPr="00762572">
              <w:rPr>
                <w:rStyle w:val="Hyperlink"/>
                <w:noProof/>
              </w:rPr>
              <w:t>Kho Hàng</w:t>
            </w:r>
            <w:r w:rsidR="002D7586">
              <w:rPr>
                <w:noProof/>
                <w:webHidden/>
              </w:rPr>
              <w:tab/>
            </w:r>
            <w:r w:rsidR="002D7586">
              <w:rPr>
                <w:noProof/>
                <w:webHidden/>
              </w:rPr>
              <w:fldChar w:fldCharType="begin"/>
            </w:r>
            <w:r w:rsidR="002D7586">
              <w:rPr>
                <w:noProof/>
                <w:webHidden/>
              </w:rPr>
              <w:instrText xml:space="preserve"> PAGEREF _Toc103168250 \h </w:instrText>
            </w:r>
            <w:r w:rsidR="002D7586">
              <w:rPr>
                <w:noProof/>
                <w:webHidden/>
              </w:rPr>
            </w:r>
            <w:r w:rsidR="002D7586">
              <w:rPr>
                <w:noProof/>
                <w:webHidden/>
              </w:rPr>
              <w:fldChar w:fldCharType="separate"/>
            </w:r>
            <w:r w:rsidR="002D7586">
              <w:rPr>
                <w:noProof/>
                <w:webHidden/>
              </w:rPr>
              <w:t>34</w:t>
            </w:r>
            <w:r w:rsidR="002D7586">
              <w:rPr>
                <w:noProof/>
                <w:webHidden/>
              </w:rPr>
              <w:fldChar w:fldCharType="end"/>
            </w:r>
          </w:hyperlink>
        </w:p>
        <w:p w14:paraId="189401DB" w14:textId="6FB869F2" w:rsidR="002D7586" w:rsidRDefault="00E649F8">
          <w:pPr>
            <w:pStyle w:val="TOC4"/>
            <w:tabs>
              <w:tab w:val="right" w:leader="dot" w:pos="9350"/>
            </w:tabs>
            <w:rPr>
              <w:noProof/>
              <w:lang w:val="en-US"/>
            </w:rPr>
          </w:pPr>
          <w:hyperlink w:anchor="_Toc103168251" w:history="1">
            <w:r w:rsidR="002D7586" w:rsidRPr="00762572">
              <w:rPr>
                <w:rStyle w:val="Hyperlink"/>
                <w:noProof/>
              </w:rPr>
              <w:t>Vật Liệu</w:t>
            </w:r>
            <w:r w:rsidR="002D7586">
              <w:rPr>
                <w:noProof/>
                <w:webHidden/>
              </w:rPr>
              <w:tab/>
            </w:r>
            <w:r w:rsidR="002D7586">
              <w:rPr>
                <w:noProof/>
                <w:webHidden/>
              </w:rPr>
              <w:fldChar w:fldCharType="begin"/>
            </w:r>
            <w:r w:rsidR="002D7586">
              <w:rPr>
                <w:noProof/>
                <w:webHidden/>
              </w:rPr>
              <w:instrText xml:space="preserve"> PAGEREF _Toc103168251 \h </w:instrText>
            </w:r>
            <w:r w:rsidR="002D7586">
              <w:rPr>
                <w:noProof/>
                <w:webHidden/>
              </w:rPr>
            </w:r>
            <w:r w:rsidR="002D7586">
              <w:rPr>
                <w:noProof/>
                <w:webHidden/>
              </w:rPr>
              <w:fldChar w:fldCharType="separate"/>
            </w:r>
            <w:r w:rsidR="002D7586">
              <w:rPr>
                <w:noProof/>
                <w:webHidden/>
              </w:rPr>
              <w:t>35</w:t>
            </w:r>
            <w:r w:rsidR="002D7586">
              <w:rPr>
                <w:noProof/>
                <w:webHidden/>
              </w:rPr>
              <w:fldChar w:fldCharType="end"/>
            </w:r>
          </w:hyperlink>
        </w:p>
        <w:p w14:paraId="0117EDE1" w14:textId="2E732CE5" w:rsidR="002D7586" w:rsidRDefault="00E649F8">
          <w:pPr>
            <w:pStyle w:val="TOC4"/>
            <w:tabs>
              <w:tab w:val="right" w:leader="dot" w:pos="9350"/>
            </w:tabs>
            <w:rPr>
              <w:noProof/>
              <w:lang w:val="en-US"/>
            </w:rPr>
          </w:pPr>
          <w:hyperlink w:anchor="_Toc103168252" w:history="1">
            <w:r w:rsidR="002D7586" w:rsidRPr="00762572">
              <w:rPr>
                <w:rStyle w:val="Hyperlink"/>
                <w:noProof/>
              </w:rPr>
              <w:t>Lịch Làm</w:t>
            </w:r>
            <w:r w:rsidR="002D7586">
              <w:rPr>
                <w:noProof/>
                <w:webHidden/>
              </w:rPr>
              <w:tab/>
            </w:r>
            <w:r w:rsidR="002D7586">
              <w:rPr>
                <w:noProof/>
                <w:webHidden/>
              </w:rPr>
              <w:fldChar w:fldCharType="begin"/>
            </w:r>
            <w:r w:rsidR="002D7586">
              <w:rPr>
                <w:noProof/>
                <w:webHidden/>
              </w:rPr>
              <w:instrText xml:space="preserve"> PAGEREF _Toc103168252 \h </w:instrText>
            </w:r>
            <w:r w:rsidR="002D7586">
              <w:rPr>
                <w:noProof/>
                <w:webHidden/>
              </w:rPr>
            </w:r>
            <w:r w:rsidR="002D7586">
              <w:rPr>
                <w:noProof/>
                <w:webHidden/>
              </w:rPr>
              <w:fldChar w:fldCharType="separate"/>
            </w:r>
            <w:r w:rsidR="002D7586">
              <w:rPr>
                <w:noProof/>
                <w:webHidden/>
              </w:rPr>
              <w:t>35</w:t>
            </w:r>
            <w:r w:rsidR="002D7586">
              <w:rPr>
                <w:noProof/>
                <w:webHidden/>
              </w:rPr>
              <w:fldChar w:fldCharType="end"/>
            </w:r>
          </w:hyperlink>
        </w:p>
        <w:p w14:paraId="0E0D7083" w14:textId="5403D227" w:rsidR="002D7586" w:rsidRDefault="00E649F8">
          <w:pPr>
            <w:pStyle w:val="TOC4"/>
            <w:tabs>
              <w:tab w:val="right" w:leader="dot" w:pos="9350"/>
            </w:tabs>
            <w:rPr>
              <w:noProof/>
              <w:lang w:val="en-US"/>
            </w:rPr>
          </w:pPr>
          <w:hyperlink w:anchor="_Toc103168253" w:history="1">
            <w:r w:rsidR="002D7586" w:rsidRPr="00762572">
              <w:rPr>
                <w:rStyle w:val="Hyperlink"/>
                <w:noProof/>
              </w:rPr>
              <w:t>Công Làm</w:t>
            </w:r>
            <w:r w:rsidR="002D7586">
              <w:rPr>
                <w:noProof/>
                <w:webHidden/>
              </w:rPr>
              <w:tab/>
            </w:r>
            <w:r w:rsidR="002D7586">
              <w:rPr>
                <w:noProof/>
                <w:webHidden/>
              </w:rPr>
              <w:fldChar w:fldCharType="begin"/>
            </w:r>
            <w:r w:rsidR="002D7586">
              <w:rPr>
                <w:noProof/>
                <w:webHidden/>
              </w:rPr>
              <w:instrText xml:space="preserve"> PAGEREF _Toc103168253 \h </w:instrText>
            </w:r>
            <w:r w:rsidR="002D7586">
              <w:rPr>
                <w:noProof/>
                <w:webHidden/>
              </w:rPr>
            </w:r>
            <w:r w:rsidR="002D7586">
              <w:rPr>
                <w:noProof/>
                <w:webHidden/>
              </w:rPr>
              <w:fldChar w:fldCharType="separate"/>
            </w:r>
            <w:r w:rsidR="002D7586">
              <w:rPr>
                <w:noProof/>
                <w:webHidden/>
              </w:rPr>
              <w:t>35</w:t>
            </w:r>
            <w:r w:rsidR="002D7586">
              <w:rPr>
                <w:noProof/>
                <w:webHidden/>
              </w:rPr>
              <w:fldChar w:fldCharType="end"/>
            </w:r>
          </w:hyperlink>
        </w:p>
        <w:p w14:paraId="34A205AB" w14:textId="6D694554" w:rsidR="002D7586" w:rsidRDefault="00E649F8">
          <w:pPr>
            <w:pStyle w:val="TOC3"/>
            <w:tabs>
              <w:tab w:val="right" w:leader="dot" w:pos="9350"/>
            </w:tabs>
            <w:rPr>
              <w:rFonts w:cstheme="minorBidi"/>
              <w:noProof/>
              <w:lang w:val="en-US" w:eastAsia="zh-CN"/>
            </w:rPr>
          </w:pPr>
          <w:hyperlink w:anchor="_Toc103168254" w:history="1">
            <w:r w:rsidR="002D7586" w:rsidRPr="00762572">
              <w:rPr>
                <w:rStyle w:val="Hyperlink"/>
                <w:noProof/>
              </w:rPr>
              <w:t>Biểu đồ Lớp</w:t>
            </w:r>
            <w:r w:rsidR="002D7586">
              <w:rPr>
                <w:noProof/>
                <w:webHidden/>
              </w:rPr>
              <w:tab/>
            </w:r>
            <w:r w:rsidR="002D7586">
              <w:rPr>
                <w:noProof/>
                <w:webHidden/>
              </w:rPr>
              <w:fldChar w:fldCharType="begin"/>
            </w:r>
            <w:r w:rsidR="002D7586">
              <w:rPr>
                <w:noProof/>
                <w:webHidden/>
              </w:rPr>
              <w:instrText xml:space="preserve"> PAGEREF _Toc103168254 \h </w:instrText>
            </w:r>
            <w:r w:rsidR="002D7586">
              <w:rPr>
                <w:noProof/>
                <w:webHidden/>
              </w:rPr>
            </w:r>
            <w:r w:rsidR="002D7586">
              <w:rPr>
                <w:noProof/>
                <w:webHidden/>
              </w:rPr>
              <w:fldChar w:fldCharType="separate"/>
            </w:r>
            <w:r w:rsidR="002D7586">
              <w:rPr>
                <w:noProof/>
                <w:webHidden/>
              </w:rPr>
              <w:t>36</w:t>
            </w:r>
            <w:r w:rsidR="002D7586">
              <w:rPr>
                <w:noProof/>
                <w:webHidden/>
              </w:rPr>
              <w:fldChar w:fldCharType="end"/>
            </w:r>
          </w:hyperlink>
        </w:p>
        <w:p w14:paraId="46C03950" w14:textId="1C24D4F6" w:rsidR="002D7586" w:rsidRDefault="00E649F8">
          <w:pPr>
            <w:pStyle w:val="TOC2"/>
            <w:tabs>
              <w:tab w:val="left" w:pos="660"/>
              <w:tab w:val="right" w:leader="dot" w:pos="9350"/>
            </w:tabs>
            <w:rPr>
              <w:rFonts w:cstheme="minorBidi"/>
              <w:noProof/>
              <w:lang w:val="en-US" w:eastAsia="zh-CN"/>
            </w:rPr>
          </w:pPr>
          <w:hyperlink w:anchor="_Toc103168255" w:history="1">
            <w:r w:rsidR="002D7586" w:rsidRPr="00762572">
              <w:rPr>
                <w:rStyle w:val="Hyperlink"/>
                <w:noProof/>
              </w:rPr>
              <w:t>4.</w:t>
            </w:r>
            <w:r w:rsidR="002D7586">
              <w:rPr>
                <w:rFonts w:cstheme="minorBidi"/>
                <w:noProof/>
                <w:lang w:val="en-US" w:eastAsia="zh-CN"/>
              </w:rPr>
              <w:tab/>
            </w:r>
            <w:r w:rsidR="002D7586" w:rsidRPr="00762572">
              <w:rPr>
                <w:rStyle w:val="Hyperlink"/>
                <w:noProof/>
              </w:rPr>
              <w:t>Sơ Dồ Tuần Tự</w:t>
            </w:r>
            <w:r w:rsidR="002D7586">
              <w:rPr>
                <w:noProof/>
                <w:webHidden/>
              </w:rPr>
              <w:tab/>
            </w:r>
            <w:r w:rsidR="002D7586">
              <w:rPr>
                <w:noProof/>
                <w:webHidden/>
              </w:rPr>
              <w:fldChar w:fldCharType="begin"/>
            </w:r>
            <w:r w:rsidR="002D7586">
              <w:rPr>
                <w:noProof/>
                <w:webHidden/>
              </w:rPr>
              <w:instrText xml:space="preserve"> PAGEREF _Toc103168255 \h </w:instrText>
            </w:r>
            <w:r w:rsidR="002D7586">
              <w:rPr>
                <w:noProof/>
                <w:webHidden/>
              </w:rPr>
            </w:r>
            <w:r w:rsidR="002D7586">
              <w:rPr>
                <w:noProof/>
                <w:webHidden/>
              </w:rPr>
              <w:fldChar w:fldCharType="separate"/>
            </w:r>
            <w:r w:rsidR="002D7586">
              <w:rPr>
                <w:noProof/>
                <w:webHidden/>
              </w:rPr>
              <w:t>37</w:t>
            </w:r>
            <w:r w:rsidR="002D7586">
              <w:rPr>
                <w:noProof/>
                <w:webHidden/>
              </w:rPr>
              <w:fldChar w:fldCharType="end"/>
            </w:r>
          </w:hyperlink>
        </w:p>
        <w:p w14:paraId="57639F7F" w14:textId="10566E44" w:rsidR="002D7586" w:rsidRDefault="00E649F8">
          <w:pPr>
            <w:pStyle w:val="TOC3"/>
            <w:tabs>
              <w:tab w:val="right" w:leader="dot" w:pos="9350"/>
            </w:tabs>
            <w:rPr>
              <w:rFonts w:cstheme="minorBidi"/>
              <w:noProof/>
              <w:lang w:val="en-US" w:eastAsia="zh-CN"/>
            </w:rPr>
          </w:pPr>
          <w:hyperlink w:anchor="_Toc103168256" w:history="1">
            <w:r w:rsidR="002D7586" w:rsidRPr="00762572">
              <w:rPr>
                <w:rStyle w:val="Hyperlink"/>
                <w:noProof/>
              </w:rPr>
              <w:t>Chủ Quán</w:t>
            </w:r>
            <w:r w:rsidR="002D7586">
              <w:rPr>
                <w:noProof/>
                <w:webHidden/>
              </w:rPr>
              <w:tab/>
            </w:r>
            <w:r w:rsidR="002D7586">
              <w:rPr>
                <w:noProof/>
                <w:webHidden/>
              </w:rPr>
              <w:fldChar w:fldCharType="begin"/>
            </w:r>
            <w:r w:rsidR="002D7586">
              <w:rPr>
                <w:noProof/>
                <w:webHidden/>
              </w:rPr>
              <w:instrText xml:space="preserve"> PAGEREF _Toc103168256 \h </w:instrText>
            </w:r>
            <w:r w:rsidR="002D7586">
              <w:rPr>
                <w:noProof/>
                <w:webHidden/>
              </w:rPr>
            </w:r>
            <w:r w:rsidR="002D7586">
              <w:rPr>
                <w:noProof/>
                <w:webHidden/>
              </w:rPr>
              <w:fldChar w:fldCharType="separate"/>
            </w:r>
            <w:r w:rsidR="002D7586">
              <w:rPr>
                <w:noProof/>
                <w:webHidden/>
              </w:rPr>
              <w:t>37</w:t>
            </w:r>
            <w:r w:rsidR="002D7586">
              <w:rPr>
                <w:noProof/>
                <w:webHidden/>
              </w:rPr>
              <w:fldChar w:fldCharType="end"/>
            </w:r>
          </w:hyperlink>
        </w:p>
        <w:p w14:paraId="23EA9CD0" w14:textId="7B8751F6" w:rsidR="002D7586" w:rsidRDefault="00E649F8">
          <w:pPr>
            <w:pStyle w:val="TOC4"/>
            <w:tabs>
              <w:tab w:val="right" w:leader="dot" w:pos="9350"/>
            </w:tabs>
            <w:rPr>
              <w:noProof/>
              <w:lang w:val="en-US"/>
            </w:rPr>
          </w:pPr>
          <w:hyperlink w:anchor="_Toc103168257" w:history="1">
            <w:r w:rsidR="002D7586" w:rsidRPr="00762572">
              <w:rPr>
                <w:rStyle w:val="Hyperlink"/>
                <w:noProof/>
              </w:rPr>
              <w:t>Sơ đồ Xem thông tin kho</w:t>
            </w:r>
            <w:r w:rsidR="002D7586">
              <w:rPr>
                <w:noProof/>
                <w:webHidden/>
              </w:rPr>
              <w:tab/>
            </w:r>
            <w:r w:rsidR="002D7586">
              <w:rPr>
                <w:noProof/>
                <w:webHidden/>
              </w:rPr>
              <w:fldChar w:fldCharType="begin"/>
            </w:r>
            <w:r w:rsidR="002D7586">
              <w:rPr>
                <w:noProof/>
                <w:webHidden/>
              </w:rPr>
              <w:instrText xml:space="preserve"> PAGEREF _Toc103168257 \h </w:instrText>
            </w:r>
            <w:r w:rsidR="002D7586">
              <w:rPr>
                <w:noProof/>
                <w:webHidden/>
              </w:rPr>
            </w:r>
            <w:r w:rsidR="002D7586">
              <w:rPr>
                <w:noProof/>
                <w:webHidden/>
              </w:rPr>
              <w:fldChar w:fldCharType="separate"/>
            </w:r>
            <w:r w:rsidR="002D7586">
              <w:rPr>
                <w:noProof/>
                <w:webHidden/>
              </w:rPr>
              <w:t>37</w:t>
            </w:r>
            <w:r w:rsidR="002D7586">
              <w:rPr>
                <w:noProof/>
                <w:webHidden/>
              </w:rPr>
              <w:fldChar w:fldCharType="end"/>
            </w:r>
          </w:hyperlink>
        </w:p>
        <w:p w14:paraId="7A8E8A96" w14:textId="7F41AB86" w:rsidR="002D7586" w:rsidRDefault="00E649F8">
          <w:pPr>
            <w:pStyle w:val="TOC4"/>
            <w:tabs>
              <w:tab w:val="right" w:leader="dot" w:pos="9350"/>
            </w:tabs>
            <w:rPr>
              <w:noProof/>
              <w:lang w:val="en-US"/>
            </w:rPr>
          </w:pPr>
          <w:hyperlink w:anchor="_Toc103168258" w:history="1">
            <w:r w:rsidR="002D7586" w:rsidRPr="00762572">
              <w:rPr>
                <w:rStyle w:val="Hyperlink"/>
                <w:noProof/>
              </w:rPr>
              <w:t>Sơ đồ Xem Bảng Chấm Công</w:t>
            </w:r>
            <w:r w:rsidR="002D7586">
              <w:rPr>
                <w:noProof/>
                <w:webHidden/>
              </w:rPr>
              <w:tab/>
            </w:r>
            <w:r w:rsidR="002D7586">
              <w:rPr>
                <w:noProof/>
                <w:webHidden/>
              </w:rPr>
              <w:fldChar w:fldCharType="begin"/>
            </w:r>
            <w:r w:rsidR="002D7586">
              <w:rPr>
                <w:noProof/>
                <w:webHidden/>
              </w:rPr>
              <w:instrText xml:space="preserve"> PAGEREF _Toc103168258 \h </w:instrText>
            </w:r>
            <w:r w:rsidR="002D7586">
              <w:rPr>
                <w:noProof/>
                <w:webHidden/>
              </w:rPr>
            </w:r>
            <w:r w:rsidR="002D7586">
              <w:rPr>
                <w:noProof/>
                <w:webHidden/>
              </w:rPr>
              <w:fldChar w:fldCharType="separate"/>
            </w:r>
            <w:r w:rsidR="002D7586">
              <w:rPr>
                <w:noProof/>
                <w:webHidden/>
              </w:rPr>
              <w:t>37</w:t>
            </w:r>
            <w:r w:rsidR="002D7586">
              <w:rPr>
                <w:noProof/>
                <w:webHidden/>
              </w:rPr>
              <w:fldChar w:fldCharType="end"/>
            </w:r>
          </w:hyperlink>
        </w:p>
        <w:p w14:paraId="49679115" w14:textId="000721BD" w:rsidR="002D7586" w:rsidRDefault="00E649F8">
          <w:pPr>
            <w:pStyle w:val="TOC4"/>
            <w:tabs>
              <w:tab w:val="right" w:leader="dot" w:pos="9350"/>
            </w:tabs>
            <w:rPr>
              <w:noProof/>
              <w:lang w:val="en-US"/>
            </w:rPr>
          </w:pPr>
          <w:hyperlink w:anchor="_Toc103168259" w:history="1">
            <w:r w:rsidR="002D7586" w:rsidRPr="00762572">
              <w:rPr>
                <w:rStyle w:val="Hyperlink"/>
                <w:noProof/>
              </w:rPr>
              <w:t>Sơ đồ Xem thống kê doanh thu</w:t>
            </w:r>
            <w:r w:rsidR="002D7586">
              <w:rPr>
                <w:noProof/>
                <w:webHidden/>
              </w:rPr>
              <w:tab/>
            </w:r>
            <w:r w:rsidR="002D7586">
              <w:rPr>
                <w:noProof/>
                <w:webHidden/>
              </w:rPr>
              <w:fldChar w:fldCharType="begin"/>
            </w:r>
            <w:r w:rsidR="002D7586">
              <w:rPr>
                <w:noProof/>
                <w:webHidden/>
              </w:rPr>
              <w:instrText xml:space="preserve"> PAGEREF _Toc103168259 \h </w:instrText>
            </w:r>
            <w:r w:rsidR="002D7586">
              <w:rPr>
                <w:noProof/>
                <w:webHidden/>
              </w:rPr>
            </w:r>
            <w:r w:rsidR="002D7586">
              <w:rPr>
                <w:noProof/>
                <w:webHidden/>
              </w:rPr>
              <w:fldChar w:fldCharType="separate"/>
            </w:r>
            <w:r w:rsidR="002D7586">
              <w:rPr>
                <w:noProof/>
                <w:webHidden/>
              </w:rPr>
              <w:t>38</w:t>
            </w:r>
            <w:r w:rsidR="002D7586">
              <w:rPr>
                <w:noProof/>
                <w:webHidden/>
              </w:rPr>
              <w:fldChar w:fldCharType="end"/>
            </w:r>
          </w:hyperlink>
        </w:p>
        <w:p w14:paraId="25359E62" w14:textId="30BA5D0B" w:rsidR="002D7586" w:rsidRDefault="00E649F8">
          <w:pPr>
            <w:pStyle w:val="TOC4"/>
            <w:tabs>
              <w:tab w:val="right" w:leader="dot" w:pos="9350"/>
            </w:tabs>
            <w:rPr>
              <w:noProof/>
              <w:lang w:val="en-US"/>
            </w:rPr>
          </w:pPr>
          <w:hyperlink w:anchor="_Toc103168260" w:history="1">
            <w:r w:rsidR="002D7586" w:rsidRPr="00762572">
              <w:rPr>
                <w:rStyle w:val="Hyperlink"/>
                <w:noProof/>
              </w:rPr>
              <w:t>Sơ đồ Quản lý Menu</w:t>
            </w:r>
            <w:r w:rsidR="002D7586">
              <w:rPr>
                <w:noProof/>
                <w:webHidden/>
              </w:rPr>
              <w:tab/>
            </w:r>
            <w:r w:rsidR="002D7586">
              <w:rPr>
                <w:noProof/>
                <w:webHidden/>
              </w:rPr>
              <w:fldChar w:fldCharType="begin"/>
            </w:r>
            <w:r w:rsidR="002D7586">
              <w:rPr>
                <w:noProof/>
                <w:webHidden/>
              </w:rPr>
              <w:instrText xml:space="preserve"> PAGEREF _Toc103168260 \h </w:instrText>
            </w:r>
            <w:r w:rsidR="002D7586">
              <w:rPr>
                <w:noProof/>
                <w:webHidden/>
              </w:rPr>
            </w:r>
            <w:r w:rsidR="002D7586">
              <w:rPr>
                <w:noProof/>
                <w:webHidden/>
              </w:rPr>
              <w:fldChar w:fldCharType="separate"/>
            </w:r>
            <w:r w:rsidR="002D7586">
              <w:rPr>
                <w:noProof/>
                <w:webHidden/>
              </w:rPr>
              <w:t>38</w:t>
            </w:r>
            <w:r w:rsidR="002D7586">
              <w:rPr>
                <w:noProof/>
                <w:webHidden/>
              </w:rPr>
              <w:fldChar w:fldCharType="end"/>
            </w:r>
          </w:hyperlink>
        </w:p>
        <w:p w14:paraId="1509E195" w14:textId="30BD1402" w:rsidR="002D7586" w:rsidRDefault="00E649F8">
          <w:pPr>
            <w:pStyle w:val="TOC3"/>
            <w:tabs>
              <w:tab w:val="right" w:leader="dot" w:pos="9350"/>
            </w:tabs>
            <w:rPr>
              <w:rFonts w:cstheme="minorBidi"/>
              <w:noProof/>
              <w:lang w:val="en-US" w:eastAsia="zh-CN"/>
            </w:rPr>
          </w:pPr>
          <w:hyperlink w:anchor="_Toc103168261" w:history="1">
            <w:r w:rsidR="002D7586" w:rsidRPr="00762572">
              <w:rPr>
                <w:rStyle w:val="Hyperlink"/>
                <w:noProof/>
              </w:rPr>
              <w:t>Quản Lý</w:t>
            </w:r>
            <w:r w:rsidR="002D7586">
              <w:rPr>
                <w:noProof/>
                <w:webHidden/>
              </w:rPr>
              <w:tab/>
            </w:r>
            <w:r w:rsidR="002D7586">
              <w:rPr>
                <w:noProof/>
                <w:webHidden/>
              </w:rPr>
              <w:fldChar w:fldCharType="begin"/>
            </w:r>
            <w:r w:rsidR="002D7586">
              <w:rPr>
                <w:noProof/>
                <w:webHidden/>
              </w:rPr>
              <w:instrText xml:space="preserve"> PAGEREF _Toc103168261 \h </w:instrText>
            </w:r>
            <w:r w:rsidR="002D7586">
              <w:rPr>
                <w:noProof/>
                <w:webHidden/>
              </w:rPr>
            </w:r>
            <w:r w:rsidR="002D7586">
              <w:rPr>
                <w:noProof/>
                <w:webHidden/>
              </w:rPr>
              <w:fldChar w:fldCharType="separate"/>
            </w:r>
            <w:r w:rsidR="002D7586">
              <w:rPr>
                <w:noProof/>
                <w:webHidden/>
              </w:rPr>
              <w:t>41</w:t>
            </w:r>
            <w:r w:rsidR="002D7586">
              <w:rPr>
                <w:noProof/>
                <w:webHidden/>
              </w:rPr>
              <w:fldChar w:fldCharType="end"/>
            </w:r>
          </w:hyperlink>
        </w:p>
        <w:p w14:paraId="371FCBA6" w14:textId="7FB6A1AA" w:rsidR="002D7586" w:rsidRDefault="00E649F8">
          <w:pPr>
            <w:pStyle w:val="TOC4"/>
            <w:tabs>
              <w:tab w:val="right" w:leader="dot" w:pos="9350"/>
            </w:tabs>
            <w:rPr>
              <w:noProof/>
              <w:lang w:val="en-US"/>
            </w:rPr>
          </w:pPr>
          <w:hyperlink w:anchor="_Toc103168262" w:history="1">
            <w:r w:rsidR="002D7586" w:rsidRPr="00762572">
              <w:rPr>
                <w:rStyle w:val="Hyperlink"/>
                <w:noProof/>
              </w:rPr>
              <w:t>Sơ đồ Quản Lý Lịch Làm</w:t>
            </w:r>
            <w:r w:rsidR="002D7586">
              <w:rPr>
                <w:noProof/>
                <w:webHidden/>
              </w:rPr>
              <w:tab/>
            </w:r>
            <w:r w:rsidR="002D7586">
              <w:rPr>
                <w:noProof/>
                <w:webHidden/>
              </w:rPr>
              <w:fldChar w:fldCharType="begin"/>
            </w:r>
            <w:r w:rsidR="002D7586">
              <w:rPr>
                <w:noProof/>
                <w:webHidden/>
              </w:rPr>
              <w:instrText xml:space="preserve"> PAGEREF _Toc103168262 \h </w:instrText>
            </w:r>
            <w:r w:rsidR="002D7586">
              <w:rPr>
                <w:noProof/>
                <w:webHidden/>
              </w:rPr>
            </w:r>
            <w:r w:rsidR="002D7586">
              <w:rPr>
                <w:noProof/>
                <w:webHidden/>
              </w:rPr>
              <w:fldChar w:fldCharType="separate"/>
            </w:r>
            <w:r w:rsidR="002D7586">
              <w:rPr>
                <w:noProof/>
                <w:webHidden/>
              </w:rPr>
              <w:t>41</w:t>
            </w:r>
            <w:r w:rsidR="002D7586">
              <w:rPr>
                <w:noProof/>
                <w:webHidden/>
              </w:rPr>
              <w:fldChar w:fldCharType="end"/>
            </w:r>
          </w:hyperlink>
        </w:p>
        <w:p w14:paraId="59D473D3" w14:textId="337C4184" w:rsidR="002D7586" w:rsidRDefault="00E649F8">
          <w:pPr>
            <w:pStyle w:val="TOC4"/>
            <w:tabs>
              <w:tab w:val="right" w:leader="dot" w:pos="9350"/>
            </w:tabs>
            <w:rPr>
              <w:noProof/>
              <w:lang w:val="en-US"/>
            </w:rPr>
          </w:pPr>
          <w:hyperlink w:anchor="_Toc103168263" w:history="1">
            <w:r w:rsidR="002D7586" w:rsidRPr="00762572">
              <w:rPr>
                <w:rStyle w:val="Hyperlink"/>
                <w:noProof/>
              </w:rPr>
              <w:t xml:space="preserve">Sơ đồ Thống Kê Doanh Thu </w:t>
            </w:r>
            <w:r w:rsidR="002D7586">
              <w:rPr>
                <w:noProof/>
                <w:webHidden/>
              </w:rPr>
              <w:tab/>
            </w:r>
            <w:r w:rsidR="002D7586">
              <w:rPr>
                <w:noProof/>
                <w:webHidden/>
              </w:rPr>
              <w:fldChar w:fldCharType="begin"/>
            </w:r>
            <w:r w:rsidR="002D7586">
              <w:rPr>
                <w:noProof/>
                <w:webHidden/>
              </w:rPr>
              <w:instrText xml:space="preserve"> PAGEREF _Toc103168263 \h </w:instrText>
            </w:r>
            <w:r w:rsidR="002D7586">
              <w:rPr>
                <w:noProof/>
                <w:webHidden/>
              </w:rPr>
            </w:r>
            <w:r w:rsidR="002D7586">
              <w:rPr>
                <w:noProof/>
                <w:webHidden/>
              </w:rPr>
              <w:fldChar w:fldCharType="separate"/>
            </w:r>
            <w:r w:rsidR="002D7586">
              <w:rPr>
                <w:noProof/>
                <w:webHidden/>
              </w:rPr>
              <w:t>43</w:t>
            </w:r>
            <w:r w:rsidR="002D7586">
              <w:rPr>
                <w:noProof/>
                <w:webHidden/>
              </w:rPr>
              <w:fldChar w:fldCharType="end"/>
            </w:r>
          </w:hyperlink>
        </w:p>
        <w:p w14:paraId="466C3B4C" w14:textId="780FDD7F" w:rsidR="002D7586" w:rsidRDefault="00E649F8">
          <w:pPr>
            <w:pStyle w:val="TOC4"/>
            <w:tabs>
              <w:tab w:val="right" w:leader="dot" w:pos="9350"/>
            </w:tabs>
            <w:rPr>
              <w:noProof/>
              <w:lang w:val="en-US"/>
            </w:rPr>
          </w:pPr>
          <w:hyperlink w:anchor="_Toc103168264" w:history="1">
            <w:r w:rsidR="002D7586" w:rsidRPr="00762572">
              <w:rPr>
                <w:rStyle w:val="Hyperlink"/>
                <w:noProof/>
              </w:rPr>
              <w:t>Sơ đồ Quản Lý Kho</w:t>
            </w:r>
            <w:r w:rsidR="002D7586">
              <w:rPr>
                <w:noProof/>
                <w:webHidden/>
              </w:rPr>
              <w:tab/>
            </w:r>
            <w:r w:rsidR="002D7586">
              <w:rPr>
                <w:noProof/>
                <w:webHidden/>
              </w:rPr>
              <w:fldChar w:fldCharType="begin"/>
            </w:r>
            <w:r w:rsidR="002D7586">
              <w:rPr>
                <w:noProof/>
                <w:webHidden/>
              </w:rPr>
              <w:instrText xml:space="preserve"> PAGEREF _Toc103168264 \h </w:instrText>
            </w:r>
            <w:r w:rsidR="002D7586">
              <w:rPr>
                <w:noProof/>
                <w:webHidden/>
              </w:rPr>
            </w:r>
            <w:r w:rsidR="002D7586">
              <w:rPr>
                <w:noProof/>
                <w:webHidden/>
              </w:rPr>
              <w:fldChar w:fldCharType="separate"/>
            </w:r>
            <w:r w:rsidR="002D7586">
              <w:rPr>
                <w:noProof/>
                <w:webHidden/>
              </w:rPr>
              <w:t>44</w:t>
            </w:r>
            <w:r w:rsidR="002D7586">
              <w:rPr>
                <w:noProof/>
                <w:webHidden/>
              </w:rPr>
              <w:fldChar w:fldCharType="end"/>
            </w:r>
          </w:hyperlink>
        </w:p>
        <w:p w14:paraId="412B9DB0" w14:textId="6E69D712" w:rsidR="002D7586" w:rsidRDefault="00E649F8">
          <w:pPr>
            <w:pStyle w:val="TOC4"/>
            <w:tabs>
              <w:tab w:val="right" w:leader="dot" w:pos="9350"/>
            </w:tabs>
            <w:rPr>
              <w:noProof/>
              <w:lang w:val="en-US"/>
            </w:rPr>
          </w:pPr>
          <w:hyperlink w:anchor="_Toc103168265" w:history="1">
            <w:r w:rsidR="002D7586" w:rsidRPr="00762572">
              <w:rPr>
                <w:rStyle w:val="Hyperlink"/>
                <w:noProof/>
              </w:rPr>
              <w:t>Sơ đồ Cập Nhật Thông Tin Xuất Nhập Hàng</w:t>
            </w:r>
            <w:r w:rsidR="002D7586">
              <w:rPr>
                <w:noProof/>
                <w:webHidden/>
              </w:rPr>
              <w:tab/>
            </w:r>
            <w:r w:rsidR="002D7586">
              <w:rPr>
                <w:noProof/>
                <w:webHidden/>
              </w:rPr>
              <w:fldChar w:fldCharType="begin"/>
            </w:r>
            <w:r w:rsidR="002D7586">
              <w:rPr>
                <w:noProof/>
                <w:webHidden/>
              </w:rPr>
              <w:instrText xml:space="preserve"> PAGEREF _Toc103168265 \h </w:instrText>
            </w:r>
            <w:r w:rsidR="002D7586">
              <w:rPr>
                <w:noProof/>
                <w:webHidden/>
              </w:rPr>
            </w:r>
            <w:r w:rsidR="002D7586">
              <w:rPr>
                <w:noProof/>
                <w:webHidden/>
              </w:rPr>
              <w:fldChar w:fldCharType="separate"/>
            </w:r>
            <w:r w:rsidR="002D7586">
              <w:rPr>
                <w:noProof/>
                <w:webHidden/>
              </w:rPr>
              <w:t>47</w:t>
            </w:r>
            <w:r w:rsidR="002D7586">
              <w:rPr>
                <w:noProof/>
                <w:webHidden/>
              </w:rPr>
              <w:fldChar w:fldCharType="end"/>
            </w:r>
          </w:hyperlink>
        </w:p>
        <w:p w14:paraId="414D42ED" w14:textId="20530883" w:rsidR="002D7586" w:rsidRDefault="00E649F8">
          <w:pPr>
            <w:pStyle w:val="TOC3"/>
            <w:tabs>
              <w:tab w:val="right" w:leader="dot" w:pos="9350"/>
            </w:tabs>
            <w:rPr>
              <w:rFonts w:cstheme="minorBidi"/>
              <w:noProof/>
              <w:lang w:val="en-US" w:eastAsia="zh-CN"/>
            </w:rPr>
          </w:pPr>
          <w:hyperlink w:anchor="_Toc103168266" w:history="1">
            <w:r w:rsidR="002D7586" w:rsidRPr="00762572">
              <w:rPr>
                <w:rStyle w:val="Hyperlink"/>
                <w:noProof/>
              </w:rPr>
              <w:t>Nhân Viên Thu Ngân</w:t>
            </w:r>
            <w:r w:rsidR="002D7586">
              <w:rPr>
                <w:noProof/>
                <w:webHidden/>
              </w:rPr>
              <w:tab/>
            </w:r>
            <w:r w:rsidR="002D7586">
              <w:rPr>
                <w:noProof/>
                <w:webHidden/>
              </w:rPr>
              <w:fldChar w:fldCharType="begin"/>
            </w:r>
            <w:r w:rsidR="002D7586">
              <w:rPr>
                <w:noProof/>
                <w:webHidden/>
              </w:rPr>
              <w:instrText xml:space="preserve"> PAGEREF _Toc103168266 \h </w:instrText>
            </w:r>
            <w:r w:rsidR="002D7586">
              <w:rPr>
                <w:noProof/>
                <w:webHidden/>
              </w:rPr>
            </w:r>
            <w:r w:rsidR="002D7586">
              <w:rPr>
                <w:noProof/>
                <w:webHidden/>
              </w:rPr>
              <w:fldChar w:fldCharType="separate"/>
            </w:r>
            <w:r w:rsidR="002D7586">
              <w:rPr>
                <w:noProof/>
                <w:webHidden/>
              </w:rPr>
              <w:t>48</w:t>
            </w:r>
            <w:r w:rsidR="002D7586">
              <w:rPr>
                <w:noProof/>
                <w:webHidden/>
              </w:rPr>
              <w:fldChar w:fldCharType="end"/>
            </w:r>
          </w:hyperlink>
        </w:p>
        <w:p w14:paraId="4C0D5DB5" w14:textId="314CE468" w:rsidR="002D7586" w:rsidRDefault="00E649F8">
          <w:pPr>
            <w:pStyle w:val="TOC4"/>
            <w:tabs>
              <w:tab w:val="right" w:leader="dot" w:pos="9350"/>
            </w:tabs>
            <w:rPr>
              <w:noProof/>
              <w:lang w:val="en-US"/>
            </w:rPr>
          </w:pPr>
          <w:hyperlink w:anchor="_Toc103168267" w:history="1">
            <w:r w:rsidR="002D7586" w:rsidRPr="00762572">
              <w:rPr>
                <w:rStyle w:val="Hyperlink"/>
                <w:noProof/>
              </w:rPr>
              <w:t>Sơ đồ Tiếp nhận đơn hàng</w:t>
            </w:r>
            <w:r w:rsidR="002D7586">
              <w:rPr>
                <w:noProof/>
                <w:webHidden/>
              </w:rPr>
              <w:tab/>
            </w:r>
            <w:r w:rsidR="002D7586">
              <w:rPr>
                <w:noProof/>
                <w:webHidden/>
              </w:rPr>
              <w:fldChar w:fldCharType="begin"/>
            </w:r>
            <w:r w:rsidR="002D7586">
              <w:rPr>
                <w:noProof/>
                <w:webHidden/>
              </w:rPr>
              <w:instrText xml:space="preserve"> PAGEREF _Toc103168267 \h </w:instrText>
            </w:r>
            <w:r w:rsidR="002D7586">
              <w:rPr>
                <w:noProof/>
                <w:webHidden/>
              </w:rPr>
            </w:r>
            <w:r w:rsidR="002D7586">
              <w:rPr>
                <w:noProof/>
                <w:webHidden/>
              </w:rPr>
              <w:fldChar w:fldCharType="separate"/>
            </w:r>
            <w:r w:rsidR="002D7586">
              <w:rPr>
                <w:noProof/>
                <w:webHidden/>
              </w:rPr>
              <w:t>48</w:t>
            </w:r>
            <w:r w:rsidR="002D7586">
              <w:rPr>
                <w:noProof/>
                <w:webHidden/>
              </w:rPr>
              <w:fldChar w:fldCharType="end"/>
            </w:r>
          </w:hyperlink>
        </w:p>
        <w:p w14:paraId="37D0B9E7" w14:textId="6BEB9125" w:rsidR="002D7586" w:rsidRDefault="00E649F8">
          <w:pPr>
            <w:pStyle w:val="TOC4"/>
            <w:tabs>
              <w:tab w:val="right" w:leader="dot" w:pos="9350"/>
            </w:tabs>
            <w:rPr>
              <w:noProof/>
              <w:lang w:val="en-US"/>
            </w:rPr>
          </w:pPr>
          <w:hyperlink w:anchor="_Toc103168268" w:history="1">
            <w:r w:rsidR="002D7586" w:rsidRPr="00762572">
              <w:rPr>
                <w:rStyle w:val="Hyperlink"/>
                <w:noProof/>
              </w:rPr>
              <w:t>Sơ đồ Thống kê doanh thu trong ngày</w:t>
            </w:r>
            <w:r w:rsidR="002D7586">
              <w:rPr>
                <w:noProof/>
                <w:webHidden/>
              </w:rPr>
              <w:tab/>
            </w:r>
            <w:r w:rsidR="002D7586">
              <w:rPr>
                <w:noProof/>
                <w:webHidden/>
              </w:rPr>
              <w:fldChar w:fldCharType="begin"/>
            </w:r>
            <w:r w:rsidR="002D7586">
              <w:rPr>
                <w:noProof/>
                <w:webHidden/>
              </w:rPr>
              <w:instrText xml:space="preserve"> PAGEREF _Toc103168268 \h </w:instrText>
            </w:r>
            <w:r w:rsidR="002D7586">
              <w:rPr>
                <w:noProof/>
                <w:webHidden/>
              </w:rPr>
            </w:r>
            <w:r w:rsidR="002D7586">
              <w:rPr>
                <w:noProof/>
                <w:webHidden/>
              </w:rPr>
              <w:fldChar w:fldCharType="separate"/>
            </w:r>
            <w:r w:rsidR="002D7586">
              <w:rPr>
                <w:noProof/>
                <w:webHidden/>
              </w:rPr>
              <w:t>48</w:t>
            </w:r>
            <w:r w:rsidR="002D7586">
              <w:rPr>
                <w:noProof/>
                <w:webHidden/>
              </w:rPr>
              <w:fldChar w:fldCharType="end"/>
            </w:r>
          </w:hyperlink>
        </w:p>
        <w:p w14:paraId="5D78A1E4" w14:textId="0F17EAB2" w:rsidR="002D7586" w:rsidRDefault="00E649F8">
          <w:pPr>
            <w:pStyle w:val="TOC4"/>
            <w:tabs>
              <w:tab w:val="right" w:leader="dot" w:pos="9350"/>
            </w:tabs>
            <w:rPr>
              <w:noProof/>
              <w:lang w:val="en-US"/>
            </w:rPr>
          </w:pPr>
          <w:hyperlink w:anchor="_Toc103168269" w:history="1">
            <w:r w:rsidR="002D7586" w:rsidRPr="00762572">
              <w:rPr>
                <w:rStyle w:val="Hyperlink"/>
                <w:noProof/>
              </w:rPr>
              <w:t>Sơ đồ Chỉnh Sửa Thu Chi Trong Ngày (extend)</w:t>
            </w:r>
            <w:r w:rsidR="002D7586">
              <w:rPr>
                <w:noProof/>
                <w:webHidden/>
              </w:rPr>
              <w:tab/>
            </w:r>
            <w:r w:rsidR="002D7586">
              <w:rPr>
                <w:noProof/>
                <w:webHidden/>
              </w:rPr>
              <w:fldChar w:fldCharType="begin"/>
            </w:r>
            <w:r w:rsidR="002D7586">
              <w:rPr>
                <w:noProof/>
                <w:webHidden/>
              </w:rPr>
              <w:instrText xml:space="preserve"> PAGEREF _Toc103168269 \h </w:instrText>
            </w:r>
            <w:r w:rsidR="002D7586">
              <w:rPr>
                <w:noProof/>
                <w:webHidden/>
              </w:rPr>
            </w:r>
            <w:r w:rsidR="002D7586">
              <w:rPr>
                <w:noProof/>
                <w:webHidden/>
              </w:rPr>
              <w:fldChar w:fldCharType="separate"/>
            </w:r>
            <w:r w:rsidR="002D7586">
              <w:rPr>
                <w:noProof/>
                <w:webHidden/>
              </w:rPr>
              <w:t>49</w:t>
            </w:r>
            <w:r w:rsidR="002D7586">
              <w:rPr>
                <w:noProof/>
                <w:webHidden/>
              </w:rPr>
              <w:fldChar w:fldCharType="end"/>
            </w:r>
          </w:hyperlink>
        </w:p>
        <w:p w14:paraId="77E792E6" w14:textId="3754C573" w:rsidR="002D7586" w:rsidRDefault="00E649F8">
          <w:pPr>
            <w:pStyle w:val="TOC3"/>
            <w:tabs>
              <w:tab w:val="right" w:leader="dot" w:pos="9350"/>
            </w:tabs>
            <w:rPr>
              <w:rFonts w:cstheme="minorBidi"/>
              <w:noProof/>
              <w:lang w:val="en-US" w:eastAsia="zh-CN"/>
            </w:rPr>
          </w:pPr>
          <w:hyperlink w:anchor="_Toc103168270" w:history="1">
            <w:r w:rsidR="002D7586" w:rsidRPr="00762572">
              <w:rPr>
                <w:rStyle w:val="Hyperlink"/>
                <w:noProof/>
              </w:rPr>
              <w:t>Nhân Viên Pha Chế</w:t>
            </w:r>
            <w:r w:rsidR="002D7586">
              <w:rPr>
                <w:noProof/>
                <w:webHidden/>
              </w:rPr>
              <w:tab/>
            </w:r>
            <w:r w:rsidR="002D7586">
              <w:rPr>
                <w:noProof/>
                <w:webHidden/>
              </w:rPr>
              <w:fldChar w:fldCharType="begin"/>
            </w:r>
            <w:r w:rsidR="002D7586">
              <w:rPr>
                <w:noProof/>
                <w:webHidden/>
              </w:rPr>
              <w:instrText xml:space="preserve"> PAGEREF _Toc103168270 \h </w:instrText>
            </w:r>
            <w:r w:rsidR="002D7586">
              <w:rPr>
                <w:noProof/>
                <w:webHidden/>
              </w:rPr>
            </w:r>
            <w:r w:rsidR="002D7586">
              <w:rPr>
                <w:noProof/>
                <w:webHidden/>
              </w:rPr>
              <w:fldChar w:fldCharType="separate"/>
            </w:r>
            <w:r w:rsidR="002D7586">
              <w:rPr>
                <w:noProof/>
                <w:webHidden/>
              </w:rPr>
              <w:t>49</w:t>
            </w:r>
            <w:r w:rsidR="002D7586">
              <w:rPr>
                <w:noProof/>
                <w:webHidden/>
              </w:rPr>
              <w:fldChar w:fldCharType="end"/>
            </w:r>
          </w:hyperlink>
        </w:p>
        <w:p w14:paraId="09FB710D" w14:textId="60723FB2" w:rsidR="002D7586" w:rsidRDefault="00E649F8">
          <w:pPr>
            <w:pStyle w:val="TOC2"/>
            <w:tabs>
              <w:tab w:val="left" w:pos="660"/>
              <w:tab w:val="right" w:leader="dot" w:pos="9350"/>
            </w:tabs>
            <w:rPr>
              <w:rFonts w:cstheme="minorBidi"/>
              <w:noProof/>
              <w:lang w:val="en-US" w:eastAsia="zh-CN"/>
            </w:rPr>
          </w:pPr>
          <w:hyperlink w:anchor="_Toc103168271" w:history="1">
            <w:r w:rsidR="002D7586" w:rsidRPr="00762572">
              <w:rPr>
                <w:rStyle w:val="Hyperlink"/>
                <w:noProof/>
              </w:rPr>
              <w:t>5.</w:t>
            </w:r>
            <w:r w:rsidR="002D7586">
              <w:rPr>
                <w:rFonts w:cstheme="minorBidi"/>
                <w:noProof/>
                <w:lang w:val="en-US" w:eastAsia="zh-CN"/>
              </w:rPr>
              <w:tab/>
            </w:r>
            <w:r w:rsidR="002D7586" w:rsidRPr="00762572">
              <w:rPr>
                <w:rStyle w:val="Hyperlink"/>
                <w:noProof/>
              </w:rPr>
              <w:t>Cơ Sở Dữ Liệu</w:t>
            </w:r>
            <w:r w:rsidR="002D7586">
              <w:rPr>
                <w:noProof/>
                <w:webHidden/>
              </w:rPr>
              <w:tab/>
            </w:r>
            <w:r w:rsidR="002D7586">
              <w:rPr>
                <w:noProof/>
                <w:webHidden/>
              </w:rPr>
              <w:fldChar w:fldCharType="begin"/>
            </w:r>
            <w:r w:rsidR="002D7586">
              <w:rPr>
                <w:noProof/>
                <w:webHidden/>
              </w:rPr>
              <w:instrText xml:space="preserve"> PAGEREF _Toc103168271 \h </w:instrText>
            </w:r>
            <w:r w:rsidR="002D7586">
              <w:rPr>
                <w:noProof/>
                <w:webHidden/>
              </w:rPr>
            </w:r>
            <w:r w:rsidR="002D7586">
              <w:rPr>
                <w:noProof/>
                <w:webHidden/>
              </w:rPr>
              <w:fldChar w:fldCharType="separate"/>
            </w:r>
            <w:r w:rsidR="002D7586">
              <w:rPr>
                <w:noProof/>
                <w:webHidden/>
              </w:rPr>
              <w:t>50</w:t>
            </w:r>
            <w:r w:rsidR="002D7586">
              <w:rPr>
                <w:noProof/>
                <w:webHidden/>
              </w:rPr>
              <w:fldChar w:fldCharType="end"/>
            </w:r>
          </w:hyperlink>
        </w:p>
        <w:p w14:paraId="0E2CBDFE" w14:textId="01E8D2EE" w:rsidR="002D7586" w:rsidRDefault="00E649F8">
          <w:pPr>
            <w:pStyle w:val="TOC3"/>
            <w:tabs>
              <w:tab w:val="right" w:leader="dot" w:pos="9350"/>
            </w:tabs>
            <w:rPr>
              <w:rFonts w:cstheme="minorBidi"/>
              <w:noProof/>
              <w:lang w:val="en-US" w:eastAsia="zh-CN"/>
            </w:rPr>
          </w:pPr>
          <w:hyperlink w:anchor="_Toc103168272" w:history="1">
            <w:r w:rsidR="002D7586" w:rsidRPr="00762572">
              <w:rPr>
                <w:rStyle w:val="Hyperlink"/>
                <w:noProof/>
              </w:rPr>
              <w:t>5.1. Thực thể và bảng</w:t>
            </w:r>
            <w:r w:rsidR="002D7586">
              <w:rPr>
                <w:noProof/>
                <w:webHidden/>
              </w:rPr>
              <w:tab/>
            </w:r>
            <w:r w:rsidR="002D7586">
              <w:rPr>
                <w:noProof/>
                <w:webHidden/>
              </w:rPr>
              <w:fldChar w:fldCharType="begin"/>
            </w:r>
            <w:r w:rsidR="002D7586">
              <w:rPr>
                <w:noProof/>
                <w:webHidden/>
              </w:rPr>
              <w:instrText xml:space="preserve"> PAGEREF _Toc103168272 \h </w:instrText>
            </w:r>
            <w:r w:rsidR="002D7586">
              <w:rPr>
                <w:noProof/>
                <w:webHidden/>
              </w:rPr>
            </w:r>
            <w:r w:rsidR="002D7586">
              <w:rPr>
                <w:noProof/>
                <w:webHidden/>
              </w:rPr>
              <w:fldChar w:fldCharType="separate"/>
            </w:r>
            <w:r w:rsidR="002D7586">
              <w:rPr>
                <w:noProof/>
                <w:webHidden/>
              </w:rPr>
              <w:t>50</w:t>
            </w:r>
            <w:r w:rsidR="002D7586">
              <w:rPr>
                <w:noProof/>
                <w:webHidden/>
              </w:rPr>
              <w:fldChar w:fldCharType="end"/>
            </w:r>
          </w:hyperlink>
        </w:p>
        <w:p w14:paraId="65816A93" w14:textId="5520F951" w:rsidR="002D7586" w:rsidRDefault="00E649F8">
          <w:pPr>
            <w:pStyle w:val="TOC3"/>
            <w:tabs>
              <w:tab w:val="right" w:leader="dot" w:pos="9350"/>
            </w:tabs>
            <w:rPr>
              <w:rFonts w:cstheme="minorBidi"/>
              <w:noProof/>
              <w:lang w:val="en-US" w:eastAsia="zh-CN"/>
            </w:rPr>
          </w:pPr>
          <w:hyperlink w:anchor="_Toc103168273" w:history="1">
            <w:r w:rsidR="002D7586" w:rsidRPr="00762572">
              <w:rPr>
                <w:rStyle w:val="Hyperlink"/>
                <w:noProof/>
              </w:rPr>
              <w:t>5.2. Thuộc Tính</w:t>
            </w:r>
            <w:r w:rsidR="002D7586">
              <w:rPr>
                <w:noProof/>
                <w:webHidden/>
              </w:rPr>
              <w:tab/>
            </w:r>
            <w:r w:rsidR="002D7586">
              <w:rPr>
                <w:noProof/>
                <w:webHidden/>
              </w:rPr>
              <w:fldChar w:fldCharType="begin"/>
            </w:r>
            <w:r w:rsidR="002D7586">
              <w:rPr>
                <w:noProof/>
                <w:webHidden/>
              </w:rPr>
              <w:instrText xml:space="preserve"> PAGEREF _Toc103168273 \h </w:instrText>
            </w:r>
            <w:r w:rsidR="002D7586">
              <w:rPr>
                <w:noProof/>
                <w:webHidden/>
              </w:rPr>
            </w:r>
            <w:r w:rsidR="002D7586">
              <w:rPr>
                <w:noProof/>
                <w:webHidden/>
              </w:rPr>
              <w:fldChar w:fldCharType="separate"/>
            </w:r>
            <w:r w:rsidR="002D7586">
              <w:rPr>
                <w:noProof/>
                <w:webHidden/>
              </w:rPr>
              <w:t>50</w:t>
            </w:r>
            <w:r w:rsidR="002D7586">
              <w:rPr>
                <w:noProof/>
                <w:webHidden/>
              </w:rPr>
              <w:fldChar w:fldCharType="end"/>
            </w:r>
          </w:hyperlink>
        </w:p>
        <w:p w14:paraId="30E2772C" w14:textId="72DD115E" w:rsidR="002D7586" w:rsidRDefault="00E649F8">
          <w:pPr>
            <w:pStyle w:val="TOC3"/>
            <w:tabs>
              <w:tab w:val="right" w:leader="dot" w:pos="9350"/>
            </w:tabs>
            <w:rPr>
              <w:rFonts w:cstheme="minorBidi"/>
              <w:noProof/>
              <w:lang w:val="en-US" w:eastAsia="zh-CN"/>
            </w:rPr>
          </w:pPr>
          <w:hyperlink w:anchor="_Toc103168274" w:history="1">
            <w:r w:rsidR="002D7586" w:rsidRPr="00762572">
              <w:rPr>
                <w:rStyle w:val="Hyperlink"/>
                <w:noProof/>
              </w:rPr>
              <w:t>5.3. Các mối liên kết</w:t>
            </w:r>
            <w:r w:rsidR="002D7586">
              <w:rPr>
                <w:noProof/>
                <w:webHidden/>
              </w:rPr>
              <w:tab/>
            </w:r>
            <w:r w:rsidR="002D7586">
              <w:rPr>
                <w:noProof/>
                <w:webHidden/>
              </w:rPr>
              <w:fldChar w:fldCharType="begin"/>
            </w:r>
            <w:r w:rsidR="002D7586">
              <w:rPr>
                <w:noProof/>
                <w:webHidden/>
              </w:rPr>
              <w:instrText xml:space="preserve"> PAGEREF _Toc103168274 \h </w:instrText>
            </w:r>
            <w:r w:rsidR="002D7586">
              <w:rPr>
                <w:noProof/>
                <w:webHidden/>
              </w:rPr>
            </w:r>
            <w:r w:rsidR="002D7586">
              <w:rPr>
                <w:noProof/>
                <w:webHidden/>
              </w:rPr>
              <w:fldChar w:fldCharType="separate"/>
            </w:r>
            <w:r w:rsidR="002D7586">
              <w:rPr>
                <w:noProof/>
                <w:webHidden/>
              </w:rPr>
              <w:t>53</w:t>
            </w:r>
            <w:r w:rsidR="002D7586">
              <w:rPr>
                <w:noProof/>
                <w:webHidden/>
              </w:rPr>
              <w:fldChar w:fldCharType="end"/>
            </w:r>
          </w:hyperlink>
        </w:p>
        <w:p w14:paraId="7B02B0CB" w14:textId="45C2DE67" w:rsidR="002D7586" w:rsidRDefault="00E649F8">
          <w:pPr>
            <w:pStyle w:val="TOC1"/>
            <w:tabs>
              <w:tab w:val="right" w:leader="dot" w:pos="9350"/>
            </w:tabs>
            <w:rPr>
              <w:rFonts w:cstheme="minorBidi"/>
              <w:noProof/>
              <w:lang w:val="en-US" w:eastAsia="zh-CN"/>
            </w:rPr>
          </w:pPr>
          <w:hyperlink w:anchor="_Toc103168275" w:history="1">
            <w:r w:rsidR="002D7586" w:rsidRPr="00762572">
              <w:rPr>
                <w:rStyle w:val="Hyperlink"/>
                <w:noProof/>
              </w:rPr>
              <w:t>Phần Mềm Thử Nghiệm</w:t>
            </w:r>
            <w:r w:rsidR="002D7586">
              <w:rPr>
                <w:noProof/>
                <w:webHidden/>
              </w:rPr>
              <w:tab/>
            </w:r>
            <w:r w:rsidR="002D7586">
              <w:rPr>
                <w:noProof/>
                <w:webHidden/>
              </w:rPr>
              <w:fldChar w:fldCharType="begin"/>
            </w:r>
            <w:r w:rsidR="002D7586">
              <w:rPr>
                <w:noProof/>
                <w:webHidden/>
              </w:rPr>
              <w:instrText xml:space="preserve"> PAGEREF _Toc103168275 \h </w:instrText>
            </w:r>
            <w:r w:rsidR="002D7586">
              <w:rPr>
                <w:noProof/>
                <w:webHidden/>
              </w:rPr>
            </w:r>
            <w:r w:rsidR="002D7586">
              <w:rPr>
                <w:noProof/>
                <w:webHidden/>
              </w:rPr>
              <w:fldChar w:fldCharType="separate"/>
            </w:r>
            <w:r w:rsidR="002D7586">
              <w:rPr>
                <w:noProof/>
                <w:webHidden/>
              </w:rPr>
              <w:t>53</w:t>
            </w:r>
            <w:r w:rsidR="002D7586">
              <w:rPr>
                <w:noProof/>
                <w:webHidden/>
              </w:rPr>
              <w:fldChar w:fldCharType="end"/>
            </w:r>
          </w:hyperlink>
        </w:p>
        <w:p w14:paraId="5F812C85" w14:textId="31454579" w:rsidR="00F16B3E" w:rsidRDefault="00C50860">
          <w:r>
            <w:rPr>
              <w:rFonts w:cs="Times New Roman"/>
              <w:lang w:eastAsia="en-US"/>
            </w:rPr>
            <w:fldChar w:fldCharType="end"/>
          </w:r>
        </w:p>
      </w:sdtContent>
    </w:sdt>
    <w:p w14:paraId="45BF225A" w14:textId="4D332297" w:rsidR="005E71AC" w:rsidRPr="00F16B3E" w:rsidRDefault="005E71AC" w:rsidP="00504477">
      <w:pPr>
        <w:pStyle w:val="TOC3"/>
      </w:pPr>
      <w:r w:rsidRPr="27FC8EFB">
        <w:rPr>
          <w:b/>
          <w:sz w:val="28"/>
          <w:szCs w:val="28"/>
        </w:rPr>
        <w:br w:type="page"/>
      </w:r>
    </w:p>
    <w:p w14:paraId="120C0F8C" w14:textId="2EC94C57" w:rsidR="000002DF" w:rsidRDefault="00731525" w:rsidP="009614ED">
      <w:pPr>
        <w:pStyle w:val="Heading1"/>
      </w:pPr>
      <w:bookmarkStart w:id="1" w:name="_Toc95847726"/>
      <w:bookmarkStart w:id="2" w:name="_Toc103168199"/>
      <w:r>
        <w:lastRenderedPageBreak/>
        <w:t>Danh Mục Hình Ảnh</w:t>
      </w:r>
      <w:bookmarkEnd w:id="1"/>
      <w:bookmarkEnd w:id="2"/>
    </w:p>
    <w:p w14:paraId="46498867" w14:textId="719B5D5C" w:rsidR="008C6A73" w:rsidRDefault="009614ED">
      <w:pPr>
        <w:pStyle w:val="TableofFigures"/>
        <w:tabs>
          <w:tab w:val="right" w:leader="dot" w:pos="9350"/>
        </w:tabs>
        <w:rPr>
          <w:noProof/>
          <w:lang w:val="en-US"/>
        </w:rPr>
      </w:pPr>
      <w:r>
        <w:fldChar w:fldCharType="begin"/>
      </w:r>
      <w:r>
        <w:instrText xml:space="preserve"> TOC \h \z \c "Hình" </w:instrText>
      </w:r>
      <w:r>
        <w:fldChar w:fldCharType="separate"/>
      </w:r>
      <w:hyperlink w:anchor="_Toc103547006" w:history="1">
        <w:r w:rsidR="008C6A73" w:rsidRPr="00DF7756">
          <w:rPr>
            <w:rStyle w:val="Hyperlink"/>
            <w:noProof/>
          </w:rPr>
          <w:t>Hình 1. Sơ đồ tổ chức</w:t>
        </w:r>
        <w:r w:rsidR="008C6A73">
          <w:rPr>
            <w:noProof/>
            <w:webHidden/>
          </w:rPr>
          <w:tab/>
        </w:r>
        <w:r w:rsidR="008C6A73">
          <w:rPr>
            <w:noProof/>
            <w:webHidden/>
          </w:rPr>
          <w:fldChar w:fldCharType="begin"/>
        </w:r>
        <w:r w:rsidR="008C6A73">
          <w:rPr>
            <w:noProof/>
            <w:webHidden/>
          </w:rPr>
          <w:instrText xml:space="preserve"> PAGEREF _Toc103547006 \h </w:instrText>
        </w:r>
        <w:r w:rsidR="008C6A73">
          <w:rPr>
            <w:noProof/>
            <w:webHidden/>
          </w:rPr>
        </w:r>
        <w:r w:rsidR="008C6A73">
          <w:rPr>
            <w:noProof/>
            <w:webHidden/>
          </w:rPr>
          <w:fldChar w:fldCharType="separate"/>
        </w:r>
        <w:r w:rsidR="008C6A73">
          <w:rPr>
            <w:noProof/>
            <w:webHidden/>
          </w:rPr>
          <w:t>8</w:t>
        </w:r>
        <w:r w:rsidR="008C6A73">
          <w:rPr>
            <w:noProof/>
            <w:webHidden/>
          </w:rPr>
          <w:fldChar w:fldCharType="end"/>
        </w:r>
      </w:hyperlink>
    </w:p>
    <w:p w14:paraId="0E02BE99" w14:textId="2E678DC8" w:rsidR="008C6A73" w:rsidRDefault="00E649F8">
      <w:pPr>
        <w:pStyle w:val="TableofFigures"/>
        <w:tabs>
          <w:tab w:val="right" w:leader="dot" w:pos="9350"/>
        </w:tabs>
        <w:rPr>
          <w:noProof/>
          <w:lang w:val="en-US"/>
        </w:rPr>
      </w:pPr>
      <w:hyperlink w:anchor="_Toc103547007" w:history="1">
        <w:r w:rsidR="008C6A73" w:rsidRPr="00DF7756">
          <w:rPr>
            <w:rStyle w:val="Hyperlink"/>
            <w:noProof/>
          </w:rPr>
          <w:t>Hình 2. Biểu đồ Use case Xem thông tin kho</w:t>
        </w:r>
        <w:r w:rsidR="008C6A73">
          <w:rPr>
            <w:noProof/>
            <w:webHidden/>
          </w:rPr>
          <w:tab/>
        </w:r>
        <w:r w:rsidR="008C6A73">
          <w:rPr>
            <w:noProof/>
            <w:webHidden/>
          </w:rPr>
          <w:fldChar w:fldCharType="begin"/>
        </w:r>
        <w:r w:rsidR="008C6A73">
          <w:rPr>
            <w:noProof/>
            <w:webHidden/>
          </w:rPr>
          <w:instrText xml:space="preserve"> PAGEREF _Toc103547007 \h </w:instrText>
        </w:r>
        <w:r w:rsidR="008C6A73">
          <w:rPr>
            <w:noProof/>
            <w:webHidden/>
          </w:rPr>
        </w:r>
        <w:r w:rsidR="008C6A73">
          <w:rPr>
            <w:noProof/>
            <w:webHidden/>
          </w:rPr>
          <w:fldChar w:fldCharType="separate"/>
        </w:r>
        <w:r w:rsidR="008C6A73">
          <w:rPr>
            <w:noProof/>
            <w:webHidden/>
          </w:rPr>
          <w:t>10</w:t>
        </w:r>
        <w:r w:rsidR="008C6A73">
          <w:rPr>
            <w:noProof/>
            <w:webHidden/>
          </w:rPr>
          <w:fldChar w:fldCharType="end"/>
        </w:r>
      </w:hyperlink>
    </w:p>
    <w:p w14:paraId="1A56ABA2" w14:textId="22294F03" w:rsidR="008C6A73" w:rsidRDefault="00E649F8">
      <w:pPr>
        <w:pStyle w:val="TableofFigures"/>
        <w:tabs>
          <w:tab w:val="right" w:leader="dot" w:pos="9350"/>
        </w:tabs>
        <w:rPr>
          <w:noProof/>
          <w:lang w:val="en-US"/>
        </w:rPr>
      </w:pPr>
      <w:hyperlink w:anchor="_Toc103547008" w:history="1">
        <w:r w:rsidR="008C6A73" w:rsidRPr="00DF7756">
          <w:rPr>
            <w:rStyle w:val="Hyperlink"/>
            <w:noProof/>
          </w:rPr>
          <w:t>Hình 3. Biểu đồ Use case Xem bảng chấm công</w:t>
        </w:r>
        <w:r w:rsidR="008C6A73">
          <w:rPr>
            <w:noProof/>
            <w:webHidden/>
          </w:rPr>
          <w:tab/>
        </w:r>
        <w:r w:rsidR="008C6A73">
          <w:rPr>
            <w:noProof/>
            <w:webHidden/>
          </w:rPr>
          <w:fldChar w:fldCharType="begin"/>
        </w:r>
        <w:r w:rsidR="008C6A73">
          <w:rPr>
            <w:noProof/>
            <w:webHidden/>
          </w:rPr>
          <w:instrText xml:space="preserve"> PAGEREF _Toc103547008 \h </w:instrText>
        </w:r>
        <w:r w:rsidR="008C6A73">
          <w:rPr>
            <w:noProof/>
            <w:webHidden/>
          </w:rPr>
        </w:r>
        <w:r w:rsidR="008C6A73">
          <w:rPr>
            <w:noProof/>
            <w:webHidden/>
          </w:rPr>
          <w:fldChar w:fldCharType="separate"/>
        </w:r>
        <w:r w:rsidR="008C6A73">
          <w:rPr>
            <w:noProof/>
            <w:webHidden/>
          </w:rPr>
          <w:t>11</w:t>
        </w:r>
        <w:r w:rsidR="008C6A73">
          <w:rPr>
            <w:noProof/>
            <w:webHidden/>
          </w:rPr>
          <w:fldChar w:fldCharType="end"/>
        </w:r>
      </w:hyperlink>
    </w:p>
    <w:p w14:paraId="0A03143C" w14:textId="150ED36A" w:rsidR="008C6A73" w:rsidRDefault="00E649F8">
      <w:pPr>
        <w:pStyle w:val="TableofFigures"/>
        <w:tabs>
          <w:tab w:val="right" w:leader="dot" w:pos="9350"/>
        </w:tabs>
        <w:rPr>
          <w:noProof/>
          <w:lang w:val="en-US"/>
        </w:rPr>
      </w:pPr>
      <w:hyperlink w:anchor="_Toc103547009" w:history="1">
        <w:r w:rsidR="008C6A73" w:rsidRPr="00DF7756">
          <w:rPr>
            <w:rStyle w:val="Hyperlink"/>
            <w:noProof/>
          </w:rPr>
          <w:t>Hình 4. Biểu đồ Use Case Quản lý Menu</w:t>
        </w:r>
        <w:r w:rsidR="008C6A73">
          <w:rPr>
            <w:noProof/>
            <w:webHidden/>
          </w:rPr>
          <w:tab/>
        </w:r>
        <w:r w:rsidR="008C6A73">
          <w:rPr>
            <w:noProof/>
            <w:webHidden/>
          </w:rPr>
          <w:fldChar w:fldCharType="begin"/>
        </w:r>
        <w:r w:rsidR="008C6A73">
          <w:rPr>
            <w:noProof/>
            <w:webHidden/>
          </w:rPr>
          <w:instrText xml:space="preserve"> PAGEREF _Toc103547009 \h </w:instrText>
        </w:r>
        <w:r w:rsidR="008C6A73">
          <w:rPr>
            <w:noProof/>
            <w:webHidden/>
          </w:rPr>
        </w:r>
        <w:r w:rsidR="008C6A73">
          <w:rPr>
            <w:noProof/>
            <w:webHidden/>
          </w:rPr>
          <w:fldChar w:fldCharType="separate"/>
        </w:r>
        <w:r w:rsidR="008C6A73">
          <w:rPr>
            <w:noProof/>
            <w:webHidden/>
          </w:rPr>
          <w:t>12</w:t>
        </w:r>
        <w:r w:rsidR="008C6A73">
          <w:rPr>
            <w:noProof/>
            <w:webHidden/>
          </w:rPr>
          <w:fldChar w:fldCharType="end"/>
        </w:r>
      </w:hyperlink>
    </w:p>
    <w:p w14:paraId="332C05FC" w14:textId="20C66BFC" w:rsidR="008C6A73" w:rsidRDefault="00E649F8">
      <w:pPr>
        <w:pStyle w:val="TableofFigures"/>
        <w:tabs>
          <w:tab w:val="right" w:leader="dot" w:pos="9350"/>
        </w:tabs>
        <w:rPr>
          <w:noProof/>
          <w:lang w:val="en-US"/>
        </w:rPr>
      </w:pPr>
      <w:hyperlink w:anchor="_Toc103547010" w:history="1">
        <w:r w:rsidR="008C6A73" w:rsidRPr="00DF7756">
          <w:rPr>
            <w:rStyle w:val="Hyperlink"/>
            <w:noProof/>
          </w:rPr>
          <w:t>Hình 5. Biểu đồ Use Case Xem Thống Kê Doanh Thu</w:t>
        </w:r>
        <w:r w:rsidR="008C6A73">
          <w:rPr>
            <w:noProof/>
            <w:webHidden/>
          </w:rPr>
          <w:tab/>
        </w:r>
        <w:r w:rsidR="008C6A73">
          <w:rPr>
            <w:noProof/>
            <w:webHidden/>
          </w:rPr>
          <w:fldChar w:fldCharType="begin"/>
        </w:r>
        <w:r w:rsidR="008C6A73">
          <w:rPr>
            <w:noProof/>
            <w:webHidden/>
          </w:rPr>
          <w:instrText xml:space="preserve"> PAGEREF _Toc103547010 \h </w:instrText>
        </w:r>
        <w:r w:rsidR="008C6A73">
          <w:rPr>
            <w:noProof/>
            <w:webHidden/>
          </w:rPr>
        </w:r>
        <w:r w:rsidR="008C6A73">
          <w:rPr>
            <w:noProof/>
            <w:webHidden/>
          </w:rPr>
          <w:fldChar w:fldCharType="separate"/>
        </w:r>
        <w:r w:rsidR="008C6A73">
          <w:rPr>
            <w:noProof/>
            <w:webHidden/>
          </w:rPr>
          <w:t>13</w:t>
        </w:r>
        <w:r w:rsidR="008C6A73">
          <w:rPr>
            <w:noProof/>
            <w:webHidden/>
          </w:rPr>
          <w:fldChar w:fldCharType="end"/>
        </w:r>
      </w:hyperlink>
    </w:p>
    <w:p w14:paraId="3AEE5343" w14:textId="59AB35D7" w:rsidR="008C6A73" w:rsidRDefault="00E649F8">
      <w:pPr>
        <w:pStyle w:val="TableofFigures"/>
        <w:tabs>
          <w:tab w:val="right" w:leader="dot" w:pos="9350"/>
        </w:tabs>
        <w:rPr>
          <w:noProof/>
          <w:lang w:val="en-US"/>
        </w:rPr>
      </w:pPr>
      <w:hyperlink w:anchor="_Toc103547011" w:history="1">
        <w:r w:rsidR="008C6A73" w:rsidRPr="00DF7756">
          <w:rPr>
            <w:rStyle w:val="Hyperlink"/>
            <w:noProof/>
          </w:rPr>
          <w:t>Hình 6. Biểu đồ use Case Quản lý lịch làm</w:t>
        </w:r>
        <w:r w:rsidR="008C6A73">
          <w:rPr>
            <w:noProof/>
            <w:webHidden/>
          </w:rPr>
          <w:tab/>
        </w:r>
        <w:r w:rsidR="008C6A73">
          <w:rPr>
            <w:noProof/>
            <w:webHidden/>
          </w:rPr>
          <w:fldChar w:fldCharType="begin"/>
        </w:r>
        <w:r w:rsidR="008C6A73">
          <w:rPr>
            <w:noProof/>
            <w:webHidden/>
          </w:rPr>
          <w:instrText xml:space="preserve"> PAGEREF _Toc103547011 \h </w:instrText>
        </w:r>
        <w:r w:rsidR="008C6A73">
          <w:rPr>
            <w:noProof/>
            <w:webHidden/>
          </w:rPr>
        </w:r>
        <w:r w:rsidR="008C6A73">
          <w:rPr>
            <w:noProof/>
            <w:webHidden/>
          </w:rPr>
          <w:fldChar w:fldCharType="separate"/>
        </w:r>
        <w:r w:rsidR="008C6A73">
          <w:rPr>
            <w:noProof/>
            <w:webHidden/>
          </w:rPr>
          <w:t>14</w:t>
        </w:r>
        <w:r w:rsidR="008C6A73">
          <w:rPr>
            <w:noProof/>
            <w:webHidden/>
          </w:rPr>
          <w:fldChar w:fldCharType="end"/>
        </w:r>
      </w:hyperlink>
    </w:p>
    <w:p w14:paraId="63FD0C73" w14:textId="306BA6CF" w:rsidR="008C6A73" w:rsidRDefault="00E649F8">
      <w:pPr>
        <w:pStyle w:val="TableofFigures"/>
        <w:tabs>
          <w:tab w:val="right" w:leader="dot" w:pos="9350"/>
        </w:tabs>
        <w:rPr>
          <w:noProof/>
          <w:lang w:val="en-US"/>
        </w:rPr>
      </w:pPr>
      <w:hyperlink w:anchor="_Toc103547012" w:history="1">
        <w:r w:rsidR="008C6A73" w:rsidRPr="00DF7756">
          <w:rPr>
            <w:rStyle w:val="Hyperlink"/>
            <w:noProof/>
          </w:rPr>
          <w:t>Hình 7. Biểu đồ use Case Thống kê Doanh Thu</w:t>
        </w:r>
        <w:r w:rsidR="008C6A73">
          <w:rPr>
            <w:noProof/>
            <w:webHidden/>
          </w:rPr>
          <w:tab/>
        </w:r>
        <w:r w:rsidR="008C6A73">
          <w:rPr>
            <w:noProof/>
            <w:webHidden/>
          </w:rPr>
          <w:fldChar w:fldCharType="begin"/>
        </w:r>
        <w:r w:rsidR="008C6A73">
          <w:rPr>
            <w:noProof/>
            <w:webHidden/>
          </w:rPr>
          <w:instrText xml:space="preserve"> PAGEREF _Toc103547012 \h </w:instrText>
        </w:r>
        <w:r w:rsidR="008C6A73">
          <w:rPr>
            <w:noProof/>
            <w:webHidden/>
          </w:rPr>
        </w:r>
        <w:r w:rsidR="008C6A73">
          <w:rPr>
            <w:noProof/>
            <w:webHidden/>
          </w:rPr>
          <w:fldChar w:fldCharType="separate"/>
        </w:r>
        <w:r w:rsidR="008C6A73">
          <w:rPr>
            <w:noProof/>
            <w:webHidden/>
          </w:rPr>
          <w:t>15</w:t>
        </w:r>
        <w:r w:rsidR="008C6A73">
          <w:rPr>
            <w:noProof/>
            <w:webHidden/>
          </w:rPr>
          <w:fldChar w:fldCharType="end"/>
        </w:r>
      </w:hyperlink>
    </w:p>
    <w:p w14:paraId="7DD3932E" w14:textId="123339C7" w:rsidR="008C6A73" w:rsidRDefault="00E649F8">
      <w:pPr>
        <w:pStyle w:val="TableofFigures"/>
        <w:tabs>
          <w:tab w:val="right" w:leader="dot" w:pos="9350"/>
        </w:tabs>
        <w:rPr>
          <w:noProof/>
          <w:lang w:val="en-US"/>
        </w:rPr>
      </w:pPr>
      <w:hyperlink w:anchor="_Toc103547013" w:history="1">
        <w:r w:rsidR="008C6A73" w:rsidRPr="00DF7756">
          <w:rPr>
            <w:rStyle w:val="Hyperlink"/>
            <w:noProof/>
          </w:rPr>
          <w:t>Hình 8. Biểu đồ Use Case Quản Lý Kho</w:t>
        </w:r>
        <w:r w:rsidR="008C6A73">
          <w:rPr>
            <w:noProof/>
            <w:webHidden/>
          </w:rPr>
          <w:tab/>
        </w:r>
        <w:r w:rsidR="008C6A73">
          <w:rPr>
            <w:noProof/>
            <w:webHidden/>
          </w:rPr>
          <w:fldChar w:fldCharType="begin"/>
        </w:r>
        <w:r w:rsidR="008C6A73">
          <w:rPr>
            <w:noProof/>
            <w:webHidden/>
          </w:rPr>
          <w:instrText xml:space="preserve"> PAGEREF _Toc103547013 \h </w:instrText>
        </w:r>
        <w:r w:rsidR="008C6A73">
          <w:rPr>
            <w:noProof/>
            <w:webHidden/>
          </w:rPr>
        </w:r>
        <w:r w:rsidR="008C6A73">
          <w:rPr>
            <w:noProof/>
            <w:webHidden/>
          </w:rPr>
          <w:fldChar w:fldCharType="separate"/>
        </w:r>
        <w:r w:rsidR="008C6A73">
          <w:rPr>
            <w:noProof/>
            <w:webHidden/>
          </w:rPr>
          <w:t>16</w:t>
        </w:r>
        <w:r w:rsidR="008C6A73">
          <w:rPr>
            <w:noProof/>
            <w:webHidden/>
          </w:rPr>
          <w:fldChar w:fldCharType="end"/>
        </w:r>
      </w:hyperlink>
    </w:p>
    <w:p w14:paraId="38C25222" w14:textId="661DDA4B" w:rsidR="008C6A73" w:rsidRDefault="00E649F8">
      <w:pPr>
        <w:pStyle w:val="TableofFigures"/>
        <w:tabs>
          <w:tab w:val="right" w:leader="dot" w:pos="9350"/>
        </w:tabs>
        <w:rPr>
          <w:noProof/>
          <w:lang w:val="en-US"/>
        </w:rPr>
      </w:pPr>
      <w:hyperlink w:anchor="_Toc103547014" w:history="1">
        <w:r w:rsidR="008C6A73" w:rsidRPr="00DF7756">
          <w:rPr>
            <w:rStyle w:val="Hyperlink"/>
            <w:noProof/>
          </w:rPr>
          <w:t>Hình 9. Biểu đồ use Case Tiếp nhận đơn hàng</w:t>
        </w:r>
        <w:r w:rsidR="008C6A73">
          <w:rPr>
            <w:noProof/>
            <w:webHidden/>
          </w:rPr>
          <w:tab/>
        </w:r>
        <w:r w:rsidR="008C6A73">
          <w:rPr>
            <w:noProof/>
            <w:webHidden/>
          </w:rPr>
          <w:fldChar w:fldCharType="begin"/>
        </w:r>
        <w:r w:rsidR="008C6A73">
          <w:rPr>
            <w:noProof/>
            <w:webHidden/>
          </w:rPr>
          <w:instrText xml:space="preserve"> PAGEREF _Toc103547014 \h </w:instrText>
        </w:r>
        <w:r w:rsidR="008C6A73">
          <w:rPr>
            <w:noProof/>
            <w:webHidden/>
          </w:rPr>
        </w:r>
        <w:r w:rsidR="008C6A73">
          <w:rPr>
            <w:noProof/>
            <w:webHidden/>
          </w:rPr>
          <w:fldChar w:fldCharType="separate"/>
        </w:r>
        <w:r w:rsidR="008C6A73">
          <w:rPr>
            <w:noProof/>
            <w:webHidden/>
          </w:rPr>
          <w:t>17</w:t>
        </w:r>
        <w:r w:rsidR="008C6A73">
          <w:rPr>
            <w:noProof/>
            <w:webHidden/>
          </w:rPr>
          <w:fldChar w:fldCharType="end"/>
        </w:r>
      </w:hyperlink>
    </w:p>
    <w:p w14:paraId="11D5B719" w14:textId="0BEE651B" w:rsidR="008C6A73" w:rsidRDefault="00E649F8">
      <w:pPr>
        <w:pStyle w:val="TableofFigures"/>
        <w:tabs>
          <w:tab w:val="right" w:leader="dot" w:pos="9350"/>
        </w:tabs>
        <w:rPr>
          <w:noProof/>
          <w:lang w:val="en-US"/>
        </w:rPr>
      </w:pPr>
      <w:hyperlink w:anchor="_Toc103547015" w:history="1">
        <w:r w:rsidR="008C6A73" w:rsidRPr="00DF7756">
          <w:rPr>
            <w:rStyle w:val="Hyperlink"/>
            <w:noProof/>
          </w:rPr>
          <w:t>Hình 10. Biểu đồ Use Case Thống kê doanh thu trong ngày</w:t>
        </w:r>
        <w:r w:rsidR="008C6A73">
          <w:rPr>
            <w:noProof/>
            <w:webHidden/>
          </w:rPr>
          <w:tab/>
        </w:r>
        <w:r w:rsidR="008C6A73">
          <w:rPr>
            <w:noProof/>
            <w:webHidden/>
          </w:rPr>
          <w:fldChar w:fldCharType="begin"/>
        </w:r>
        <w:r w:rsidR="008C6A73">
          <w:rPr>
            <w:noProof/>
            <w:webHidden/>
          </w:rPr>
          <w:instrText xml:space="preserve"> PAGEREF _Toc103547015 \h </w:instrText>
        </w:r>
        <w:r w:rsidR="008C6A73">
          <w:rPr>
            <w:noProof/>
            <w:webHidden/>
          </w:rPr>
        </w:r>
        <w:r w:rsidR="008C6A73">
          <w:rPr>
            <w:noProof/>
            <w:webHidden/>
          </w:rPr>
          <w:fldChar w:fldCharType="separate"/>
        </w:r>
        <w:r w:rsidR="008C6A73">
          <w:rPr>
            <w:noProof/>
            <w:webHidden/>
          </w:rPr>
          <w:t>18</w:t>
        </w:r>
        <w:r w:rsidR="008C6A73">
          <w:rPr>
            <w:noProof/>
            <w:webHidden/>
          </w:rPr>
          <w:fldChar w:fldCharType="end"/>
        </w:r>
      </w:hyperlink>
    </w:p>
    <w:p w14:paraId="4EDDFE44" w14:textId="765EEAE0" w:rsidR="008C6A73" w:rsidRDefault="00E649F8">
      <w:pPr>
        <w:pStyle w:val="TableofFigures"/>
        <w:tabs>
          <w:tab w:val="right" w:leader="dot" w:pos="9350"/>
        </w:tabs>
        <w:rPr>
          <w:noProof/>
          <w:lang w:val="en-US"/>
        </w:rPr>
      </w:pPr>
      <w:hyperlink w:anchor="_Toc103547016" w:history="1">
        <w:r w:rsidR="008C6A73" w:rsidRPr="00DF7756">
          <w:rPr>
            <w:rStyle w:val="Hyperlink"/>
            <w:noProof/>
          </w:rPr>
          <w:t>Hình 11. Biểu đồ Use case Kiểm soát lượng tồn hàng tại quầy</w:t>
        </w:r>
        <w:r w:rsidR="008C6A73">
          <w:rPr>
            <w:noProof/>
            <w:webHidden/>
          </w:rPr>
          <w:tab/>
        </w:r>
        <w:r w:rsidR="008C6A73">
          <w:rPr>
            <w:noProof/>
            <w:webHidden/>
          </w:rPr>
          <w:fldChar w:fldCharType="begin"/>
        </w:r>
        <w:r w:rsidR="008C6A73">
          <w:rPr>
            <w:noProof/>
            <w:webHidden/>
          </w:rPr>
          <w:instrText xml:space="preserve"> PAGEREF _Toc103547016 \h </w:instrText>
        </w:r>
        <w:r w:rsidR="008C6A73">
          <w:rPr>
            <w:noProof/>
            <w:webHidden/>
          </w:rPr>
        </w:r>
        <w:r w:rsidR="008C6A73">
          <w:rPr>
            <w:noProof/>
            <w:webHidden/>
          </w:rPr>
          <w:fldChar w:fldCharType="separate"/>
        </w:r>
        <w:r w:rsidR="008C6A73">
          <w:rPr>
            <w:noProof/>
            <w:webHidden/>
          </w:rPr>
          <w:t>19</w:t>
        </w:r>
        <w:r w:rsidR="008C6A73">
          <w:rPr>
            <w:noProof/>
            <w:webHidden/>
          </w:rPr>
          <w:fldChar w:fldCharType="end"/>
        </w:r>
      </w:hyperlink>
    </w:p>
    <w:p w14:paraId="35705BC8" w14:textId="40CFA223" w:rsidR="008C6A73" w:rsidRDefault="00E649F8">
      <w:pPr>
        <w:pStyle w:val="TableofFigures"/>
        <w:tabs>
          <w:tab w:val="right" w:leader="dot" w:pos="9350"/>
        </w:tabs>
        <w:rPr>
          <w:noProof/>
          <w:lang w:val="en-US"/>
        </w:rPr>
      </w:pPr>
      <w:hyperlink w:anchor="_Toc103547017" w:history="1">
        <w:r w:rsidR="008C6A73" w:rsidRPr="00DF7756">
          <w:rPr>
            <w:rStyle w:val="Hyperlink"/>
            <w:noProof/>
          </w:rPr>
          <w:t>Hình 12. Sơ đồ tổng quát Use Case Chủ Quán</w:t>
        </w:r>
        <w:r w:rsidR="008C6A73">
          <w:rPr>
            <w:noProof/>
            <w:webHidden/>
          </w:rPr>
          <w:tab/>
        </w:r>
        <w:r w:rsidR="008C6A73">
          <w:rPr>
            <w:noProof/>
            <w:webHidden/>
          </w:rPr>
          <w:fldChar w:fldCharType="begin"/>
        </w:r>
        <w:r w:rsidR="008C6A73">
          <w:rPr>
            <w:noProof/>
            <w:webHidden/>
          </w:rPr>
          <w:instrText xml:space="preserve"> PAGEREF _Toc103547017 \h </w:instrText>
        </w:r>
        <w:r w:rsidR="008C6A73">
          <w:rPr>
            <w:noProof/>
            <w:webHidden/>
          </w:rPr>
        </w:r>
        <w:r w:rsidR="008C6A73">
          <w:rPr>
            <w:noProof/>
            <w:webHidden/>
          </w:rPr>
          <w:fldChar w:fldCharType="separate"/>
        </w:r>
        <w:r w:rsidR="008C6A73">
          <w:rPr>
            <w:noProof/>
            <w:webHidden/>
          </w:rPr>
          <w:t>19</w:t>
        </w:r>
        <w:r w:rsidR="008C6A73">
          <w:rPr>
            <w:noProof/>
            <w:webHidden/>
          </w:rPr>
          <w:fldChar w:fldCharType="end"/>
        </w:r>
      </w:hyperlink>
    </w:p>
    <w:p w14:paraId="327DE2C5" w14:textId="1A1C6168" w:rsidR="008C6A73" w:rsidRDefault="00E649F8">
      <w:pPr>
        <w:pStyle w:val="TableofFigures"/>
        <w:tabs>
          <w:tab w:val="right" w:leader="dot" w:pos="9350"/>
        </w:tabs>
        <w:rPr>
          <w:noProof/>
          <w:lang w:val="en-US"/>
        </w:rPr>
      </w:pPr>
      <w:hyperlink w:anchor="_Toc103547018" w:history="1">
        <w:r w:rsidR="008C6A73" w:rsidRPr="00DF7756">
          <w:rPr>
            <w:rStyle w:val="Hyperlink"/>
            <w:noProof/>
          </w:rPr>
          <w:t>Hình 13. Sơ đồ tổng quát Use Case của Quản Lý</w:t>
        </w:r>
        <w:r w:rsidR="008C6A73">
          <w:rPr>
            <w:noProof/>
            <w:webHidden/>
          </w:rPr>
          <w:tab/>
        </w:r>
        <w:r w:rsidR="008C6A73">
          <w:rPr>
            <w:noProof/>
            <w:webHidden/>
          </w:rPr>
          <w:fldChar w:fldCharType="begin"/>
        </w:r>
        <w:r w:rsidR="008C6A73">
          <w:rPr>
            <w:noProof/>
            <w:webHidden/>
          </w:rPr>
          <w:instrText xml:space="preserve"> PAGEREF _Toc103547018 \h </w:instrText>
        </w:r>
        <w:r w:rsidR="008C6A73">
          <w:rPr>
            <w:noProof/>
            <w:webHidden/>
          </w:rPr>
        </w:r>
        <w:r w:rsidR="008C6A73">
          <w:rPr>
            <w:noProof/>
            <w:webHidden/>
          </w:rPr>
          <w:fldChar w:fldCharType="separate"/>
        </w:r>
        <w:r w:rsidR="008C6A73">
          <w:rPr>
            <w:noProof/>
            <w:webHidden/>
          </w:rPr>
          <w:t>20</w:t>
        </w:r>
        <w:r w:rsidR="008C6A73">
          <w:rPr>
            <w:noProof/>
            <w:webHidden/>
          </w:rPr>
          <w:fldChar w:fldCharType="end"/>
        </w:r>
      </w:hyperlink>
    </w:p>
    <w:p w14:paraId="2271749D" w14:textId="5790B9A3" w:rsidR="008C6A73" w:rsidRDefault="00E649F8">
      <w:pPr>
        <w:pStyle w:val="TableofFigures"/>
        <w:tabs>
          <w:tab w:val="right" w:leader="dot" w:pos="9350"/>
        </w:tabs>
        <w:rPr>
          <w:noProof/>
          <w:lang w:val="en-US"/>
        </w:rPr>
      </w:pPr>
      <w:hyperlink w:anchor="_Toc103547019" w:history="1">
        <w:r w:rsidR="008C6A73" w:rsidRPr="00DF7756">
          <w:rPr>
            <w:rStyle w:val="Hyperlink"/>
            <w:noProof/>
          </w:rPr>
          <w:t>Hình 14. Sơ đồ tổng quát Use Case của Nhân Viên</w:t>
        </w:r>
        <w:r w:rsidR="008C6A73">
          <w:rPr>
            <w:noProof/>
            <w:webHidden/>
          </w:rPr>
          <w:tab/>
        </w:r>
        <w:r w:rsidR="008C6A73">
          <w:rPr>
            <w:noProof/>
            <w:webHidden/>
          </w:rPr>
          <w:fldChar w:fldCharType="begin"/>
        </w:r>
        <w:r w:rsidR="008C6A73">
          <w:rPr>
            <w:noProof/>
            <w:webHidden/>
          </w:rPr>
          <w:instrText xml:space="preserve"> PAGEREF _Toc103547019 \h </w:instrText>
        </w:r>
        <w:r w:rsidR="008C6A73">
          <w:rPr>
            <w:noProof/>
            <w:webHidden/>
          </w:rPr>
        </w:r>
        <w:r w:rsidR="008C6A73">
          <w:rPr>
            <w:noProof/>
            <w:webHidden/>
          </w:rPr>
          <w:fldChar w:fldCharType="separate"/>
        </w:r>
        <w:r w:rsidR="008C6A73">
          <w:rPr>
            <w:noProof/>
            <w:webHidden/>
          </w:rPr>
          <w:t>21</w:t>
        </w:r>
        <w:r w:rsidR="008C6A73">
          <w:rPr>
            <w:noProof/>
            <w:webHidden/>
          </w:rPr>
          <w:fldChar w:fldCharType="end"/>
        </w:r>
      </w:hyperlink>
    </w:p>
    <w:p w14:paraId="759364BA" w14:textId="552D8ADE" w:rsidR="008C6A73" w:rsidRDefault="00E649F8">
      <w:pPr>
        <w:pStyle w:val="TableofFigures"/>
        <w:tabs>
          <w:tab w:val="right" w:leader="dot" w:pos="9350"/>
        </w:tabs>
        <w:rPr>
          <w:noProof/>
          <w:lang w:val="en-US"/>
        </w:rPr>
      </w:pPr>
      <w:hyperlink w:anchor="_Toc103547020" w:history="1">
        <w:r w:rsidR="008C6A73" w:rsidRPr="00DF7756">
          <w:rPr>
            <w:rStyle w:val="Hyperlink"/>
            <w:noProof/>
          </w:rPr>
          <w:t>Hình 15. Quản Lý, Nhân Viên Bán Hàng, Nhân Viên Pha Chế kế thừa Nhân Viên</w:t>
        </w:r>
        <w:r w:rsidR="008C6A73">
          <w:rPr>
            <w:noProof/>
            <w:webHidden/>
          </w:rPr>
          <w:tab/>
        </w:r>
        <w:r w:rsidR="008C6A73">
          <w:rPr>
            <w:noProof/>
            <w:webHidden/>
          </w:rPr>
          <w:fldChar w:fldCharType="begin"/>
        </w:r>
        <w:r w:rsidR="008C6A73">
          <w:rPr>
            <w:noProof/>
            <w:webHidden/>
          </w:rPr>
          <w:instrText xml:space="preserve"> PAGEREF _Toc103547020 \h </w:instrText>
        </w:r>
        <w:r w:rsidR="008C6A73">
          <w:rPr>
            <w:noProof/>
            <w:webHidden/>
          </w:rPr>
        </w:r>
        <w:r w:rsidR="008C6A73">
          <w:rPr>
            <w:noProof/>
            <w:webHidden/>
          </w:rPr>
          <w:fldChar w:fldCharType="separate"/>
        </w:r>
        <w:r w:rsidR="008C6A73">
          <w:rPr>
            <w:noProof/>
            <w:webHidden/>
          </w:rPr>
          <w:t>28</w:t>
        </w:r>
        <w:r w:rsidR="008C6A73">
          <w:rPr>
            <w:noProof/>
            <w:webHidden/>
          </w:rPr>
          <w:fldChar w:fldCharType="end"/>
        </w:r>
      </w:hyperlink>
    </w:p>
    <w:p w14:paraId="328C2E87" w14:textId="54678A44" w:rsidR="008C6A73" w:rsidRDefault="00E649F8">
      <w:pPr>
        <w:pStyle w:val="TableofFigures"/>
        <w:tabs>
          <w:tab w:val="right" w:leader="dot" w:pos="9350"/>
        </w:tabs>
        <w:rPr>
          <w:noProof/>
          <w:lang w:val="en-US"/>
        </w:rPr>
      </w:pPr>
      <w:hyperlink w:anchor="_Toc103547021" w:history="1">
        <w:r w:rsidR="008C6A73" w:rsidRPr="00DF7756">
          <w:rPr>
            <w:rStyle w:val="Hyperlink"/>
            <w:noProof/>
          </w:rPr>
          <w:t>Hình 17. Vật Liệu thuộc Kho Hàng</w:t>
        </w:r>
        <w:r w:rsidR="008C6A73">
          <w:rPr>
            <w:noProof/>
            <w:webHidden/>
          </w:rPr>
          <w:tab/>
        </w:r>
        <w:r w:rsidR="008C6A73">
          <w:rPr>
            <w:noProof/>
            <w:webHidden/>
          </w:rPr>
          <w:fldChar w:fldCharType="begin"/>
        </w:r>
        <w:r w:rsidR="008C6A73">
          <w:rPr>
            <w:noProof/>
            <w:webHidden/>
          </w:rPr>
          <w:instrText xml:space="preserve"> PAGEREF _Toc103547021 \h </w:instrText>
        </w:r>
        <w:r w:rsidR="008C6A73">
          <w:rPr>
            <w:noProof/>
            <w:webHidden/>
          </w:rPr>
        </w:r>
        <w:r w:rsidR="008C6A73">
          <w:rPr>
            <w:noProof/>
            <w:webHidden/>
          </w:rPr>
          <w:fldChar w:fldCharType="separate"/>
        </w:r>
        <w:r w:rsidR="008C6A73">
          <w:rPr>
            <w:noProof/>
            <w:webHidden/>
          </w:rPr>
          <w:t>28</w:t>
        </w:r>
        <w:r w:rsidR="008C6A73">
          <w:rPr>
            <w:noProof/>
            <w:webHidden/>
          </w:rPr>
          <w:fldChar w:fldCharType="end"/>
        </w:r>
      </w:hyperlink>
    </w:p>
    <w:p w14:paraId="46E1CDBB" w14:textId="1BE564BB" w:rsidR="008C6A73" w:rsidRDefault="00E649F8">
      <w:pPr>
        <w:pStyle w:val="TableofFigures"/>
        <w:tabs>
          <w:tab w:val="right" w:leader="dot" w:pos="9350"/>
        </w:tabs>
        <w:rPr>
          <w:noProof/>
          <w:lang w:val="en-US"/>
        </w:rPr>
      </w:pPr>
      <w:hyperlink w:anchor="_Toc103547022" w:history="1">
        <w:r w:rsidR="008C6A73" w:rsidRPr="00DF7756">
          <w:rPr>
            <w:rStyle w:val="Hyperlink"/>
            <w:noProof/>
          </w:rPr>
          <w:t>Hình 18. Quản Lý, Nhân Viên Bán Hàng, Nhân Viên Pha Chế làm việc cho Chủ Quán</w:t>
        </w:r>
        <w:r w:rsidR="008C6A73">
          <w:rPr>
            <w:noProof/>
            <w:webHidden/>
          </w:rPr>
          <w:tab/>
        </w:r>
        <w:r w:rsidR="008C6A73">
          <w:rPr>
            <w:noProof/>
            <w:webHidden/>
          </w:rPr>
          <w:fldChar w:fldCharType="begin"/>
        </w:r>
        <w:r w:rsidR="008C6A73">
          <w:rPr>
            <w:noProof/>
            <w:webHidden/>
          </w:rPr>
          <w:instrText xml:space="preserve"> PAGEREF _Toc103547022 \h </w:instrText>
        </w:r>
        <w:r w:rsidR="008C6A73">
          <w:rPr>
            <w:noProof/>
            <w:webHidden/>
          </w:rPr>
        </w:r>
        <w:r w:rsidR="008C6A73">
          <w:rPr>
            <w:noProof/>
            <w:webHidden/>
          </w:rPr>
          <w:fldChar w:fldCharType="separate"/>
        </w:r>
        <w:r w:rsidR="008C6A73">
          <w:rPr>
            <w:noProof/>
            <w:webHidden/>
          </w:rPr>
          <w:t>29</w:t>
        </w:r>
        <w:r w:rsidR="008C6A73">
          <w:rPr>
            <w:noProof/>
            <w:webHidden/>
          </w:rPr>
          <w:fldChar w:fldCharType="end"/>
        </w:r>
      </w:hyperlink>
    </w:p>
    <w:p w14:paraId="5F9E4CDB" w14:textId="6CE875EE" w:rsidR="008C6A73" w:rsidRDefault="00E649F8">
      <w:pPr>
        <w:pStyle w:val="TableofFigures"/>
        <w:tabs>
          <w:tab w:val="right" w:leader="dot" w:pos="9350"/>
        </w:tabs>
        <w:rPr>
          <w:noProof/>
          <w:lang w:val="en-US"/>
        </w:rPr>
      </w:pPr>
      <w:hyperlink w:anchor="_Toc103547023" w:history="1">
        <w:r w:rsidR="008C6A73" w:rsidRPr="00DF7756">
          <w:rPr>
            <w:rStyle w:val="Hyperlink"/>
            <w:noProof/>
          </w:rPr>
          <w:t>Hình 19. Quản Lý quản lý Kho Hàng</w:t>
        </w:r>
        <w:r w:rsidR="008C6A73">
          <w:rPr>
            <w:noProof/>
            <w:webHidden/>
          </w:rPr>
          <w:tab/>
        </w:r>
        <w:r w:rsidR="008C6A73">
          <w:rPr>
            <w:noProof/>
            <w:webHidden/>
          </w:rPr>
          <w:fldChar w:fldCharType="begin"/>
        </w:r>
        <w:r w:rsidR="008C6A73">
          <w:rPr>
            <w:noProof/>
            <w:webHidden/>
          </w:rPr>
          <w:instrText xml:space="preserve"> PAGEREF _Toc103547023 \h </w:instrText>
        </w:r>
        <w:r w:rsidR="008C6A73">
          <w:rPr>
            <w:noProof/>
            <w:webHidden/>
          </w:rPr>
        </w:r>
        <w:r w:rsidR="008C6A73">
          <w:rPr>
            <w:noProof/>
            <w:webHidden/>
          </w:rPr>
          <w:fldChar w:fldCharType="separate"/>
        </w:r>
        <w:r w:rsidR="008C6A73">
          <w:rPr>
            <w:noProof/>
            <w:webHidden/>
          </w:rPr>
          <w:t>30</w:t>
        </w:r>
        <w:r w:rsidR="008C6A73">
          <w:rPr>
            <w:noProof/>
            <w:webHidden/>
          </w:rPr>
          <w:fldChar w:fldCharType="end"/>
        </w:r>
      </w:hyperlink>
    </w:p>
    <w:p w14:paraId="56F76A2A" w14:textId="0724FBF5" w:rsidR="008C6A73" w:rsidRDefault="00E649F8">
      <w:pPr>
        <w:pStyle w:val="TableofFigures"/>
        <w:tabs>
          <w:tab w:val="right" w:leader="dot" w:pos="9350"/>
        </w:tabs>
        <w:rPr>
          <w:noProof/>
          <w:lang w:val="en-US"/>
        </w:rPr>
      </w:pPr>
      <w:hyperlink w:anchor="_Toc103547024" w:history="1">
        <w:r w:rsidR="008C6A73" w:rsidRPr="00DF7756">
          <w:rPr>
            <w:rStyle w:val="Hyperlink"/>
            <w:noProof/>
          </w:rPr>
          <w:t>Hình 20. Quản Lý quản lý Lịch Làm</w:t>
        </w:r>
        <w:r w:rsidR="008C6A73">
          <w:rPr>
            <w:noProof/>
            <w:webHidden/>
          </w:rPr>
          <w:tab/>
        </w:r>
        <w:r w:rsidR="008C6A73">
          <w:rPr>
            <w:noProof/>
            <w:webHidden/>
          </w:rPr>
          <w:fldChar w:fldCharType="begin"/>
        </w:r>
        <w:r w:rsidR="008C6A73">
          <w:rPr>
            <w:noProof/>
            <w:webHidden/>
          </w:rPr>
          <w:instrText xml:space="preserve"> PAGEREF _Toc103547024 \h </w:instrText>
        </w:r>
        <w:r w:rsidR="008C6A73">
          <w:rPr>
            <w:noProof/>
            <w:webHidden/>
          </w:rPr>
        </w:r>
        <w:r w:rsidR="008C6A73">
          <w:rPr>
            <w:noProof/>
            <w:webHidden/>
          </w:rPr>
          <w:fldChar w:fldCharType="separate"/>
        </w:r>
        <w:r w:rsidR="008C6A73">
          <w:rPr>
            <w:noProof/>
            <w:webHidden/>
          </w:rPr>
          <w:t>30</w:t>
        </w:r>
        <w:r w:rsidR="008C6A73">
          <w:rPr>
            <w:noProof/>
            <w:webHidden/>
          </w:rPr>
          <w:fldChar w:fldCharType="end"/>
        </w:r>
      </w:hyperlink>
    </w:p>
    <w:p w14:paraId="6CB0A9B8" w14:textId="31557224" w:rsidR="008C6A73" w:rsidRDefault="00E649F8">
      <w:pPr>
        <w:pStyle w:val="TableofFigures"/>
        <w:tabs>
          <w:tab w:val="right" w:leader="dot" w:pos="9350"/>
        </w:tabs>
        <w:rPr>
          <w:noProof/>
          <w:lang w:val="en-US"/>
        </w:rPr>
      </w:pPr>
      <w:hyperlink w:anchor="_Toc103547025" w:history="1">
        <w:r w:rsidR="008C6A73" w:rsidRPr="00DF7756">
          <w:rPr>
            <w:rStyle w:val="Hyperlink"/>
            <w:noProof/>
          </w:rPr>
          <w:t>Hình 21. Nhân Viên Bàn Hàng lập Hóa Đơn</w:t>
        </w:r>
        <w:r w:rsidR="008C6A73">
          <w:rPr>
            <w:noProof/>
            <w:webHidden/>
          </w:rPr>
          <w:tab/>
        </w:r>
        <w:r w:rsidR="008C6A73">
          <w:rPr>
            <w:noProof/>
            <w:webHidden/>
          </w:rPr>
          <w:fldChar w:fldCharType="begin"/>
        </w:r>
        <w:r w:rsidR="008C6A73">
          <w:rPr>
            <w:noProof/>
            <w:webHidden/>
          </w:rPr>
          <w:instrText xml:space="preserve"> PAGEREF _Toc103547025 \h </w:instrText>
        </w:r>
        <w:r w:rsidR="008C6A73">
          <w:rPr>
            <w:noProof/>
            <w:webHidden/>
          </w:rPr>
        </w:r>
        <w:r w:rsidR="008C6A73">
          <w:rPr>
            <w:noProof/>
            <w:webHidden/>
          </w:rPr>
          <w:fldChar w:fldCharType="separate"/>
        </w:r>
        <w:r w:rsidR="008C6A73">
          <w:rPr>
            <w:noProof/>
            <w:webHidden/>
          </w:rPr>
          <w:t>31</w:t>
        </w:r>
        <w:r w:rsidR="008C6A73">
          <w:rPr>
            <w:noProof/>
            <w:webHidden/>
          </w:rPr>
          <w:fldChar w:fldCharType="end"/>
        </w:r>
      </w:hyperlink>
    </w:p>
    <w:p w14:paraId="506BD73A" w14:textId="45A8C9B0" w:rsidR="008C6A73" w:rsidRDefault="00E649F8">
      <w:pPr>
        <w:pStyle w:val="TableofFigures"/>
        <w:tabs>
          <w:tab w:val="right" w:leader="dot" w:pos="9350"/>
        </w:tabs>
        <w:rPr>
          <w:noProof/>
          <w:lang w:val="en-US"/>
        </w:rPr>
      </w:pPr>
      <w:hyperlink w:anchor="_Toc103547026" w:history="1">
        <w:r w:rsidR="008C6A73" w:rsidRPr="00DF7756">
          <w:rPr>
            <w:rStyle w:val="Hyperlink"/>
            <w:noProof/>
          </w:rPr>
          <w:t>Hình 22. Biểu đồ Lớp Tổng Quát</w:t>
        </w:r>
        <w:r w:rsidR="008C6A73">
          <w:rPr>
            <w:noProof/>
            <w:webHidden/>
          </w:rPr>
          <w:tab/>
        </w:r>
        <w:r w:rsidR="008C6A73">
          <w:rPr>
            <w:noProof/>
            <w:webHidden/>
          </w:rPr>
          <w:fldChar w:fldCharType="begin"/>
        </w:r>
        <w:r w:rsidR="008C6A73">
          <w:rPr>
            <w:noProof/>
            <w:webHidden/>
          </w:rPr>
          <w:instrText xml:space="preserve"> PAGEREF _Toc103547026 \h </w:instrText>
        </w:r>
        <w:r w:rsidR="008C6A73">
          <w:rPr>
            <w:noProof/>
            <w:webHidden/>
          </w:rPr>
        </w:r>
        <w:r w:rsidR="008C6A73">
          <w:rPr>
            <w:noProof/>
            <w:webHidden/>
          </w:rPr>
          <w:fldChar w:fldCharType="separate"/>
        </w:r>
        <w:r w:rsidR="008C6A73">
          <w:rPr>
            <w:noProof/>
            <w:webHidden/>
          </w:rPr>
          <w:t>36</w:t>
        </w:r>
        <w:r w:rsidR="008C6A73">
          <w:rPr>
            <w:noProof/>
            <w:webHidden/>
          </w:rPr>
          <w:fldChar w:fldCharType="end"/>
        </w:r>
      </w:hyperlink>
    </w:p>
    <w:p w14:paraId="542CAEC0" w14:textId="5C2FACD3" w:rsidR="008C6A73" w:rsidRDefault="00E649F8">
      <w:pPr>
        <w:pStyle w:val="TableofFigures"/>
        <w:tabs>
          <w:tab w:val="right" w:leader="dot" w:pos="9350"/>
        </w:tabs>
        <w:rPr>
          <w:noProof/>
          <w:lang w:val="en-US"/>
        </w:rPr>
      </w:pPr>
      <w:hyperlink w:anchor="_Toc103547027" w:history="1">
        <w:r w:rsidR="008C6A73" w:rsidRPr="00DF7756">
          <w:rPr>
            <w:rStyle w:val="Hyperlink"/>
            <w:noProof/>
          </w:rPr>
          <w:t>Hình 23. Sơ đồ tuần tự  Xem thông tin kho</w:t>
        </w:r>
        <w:r w:rsidR="008C6A73">
          <w:rPr>
            <w:noProof/>
            <w:webHidden/>
          </w:rPr>
          <w:tab/>
        </w:r>
        <w:r w:rsidR="008C6A73">
          <w:rPr>
            <w:noProof/>
            <w:webHidden/>
          </w:rPr>
          <w:fldChar w:fldCharType="begin"/>
        </w:r>
        <w:r w:rsidR="008C6A73">
          <w:rPr>
            <w:noProof/>
            <w:webHidden/>
          </w:rPr>
          <w:instrText xml:space="preserve"> PAGEREF _Toc103547027 \h </w:instrText>
        </w:r>
        <w:r w:rsidR="008C6A73">
          <w:rPr>
            <w:noProof/>
            <w:webHidden/>
          </w:rPr>
        </w:r>
        <w:r w:rsidR="008C6A73">
          <w:rPr>
            <w:noProof/>
            <w:webHidden/>
          </w:rPr>
          <w:fldChar w:fldCharType="separate"/>
        </w:r>
        <w:r w:rsidR="008C6A73">
          <w:rPr>
            <w:noProof/>
            <w:webHidden/>
          </w:rPr>
          <w:t>37</w:t>
        </w:r>
        <w:r w:rsidR="008C6A73">
          <w:rPr>
            <w:noProof/>
            <w:webHidden/>
          </w:rPr>
          <w:fldChar w:fldCharType="end"/>
        </w:r>
      </w:hyperlink>
    </w:p>
    <w:p w14:paraId="5138DE0E" w14:textId="0A1DF0D2" w:rsidR="008C6A73" w:rsidRDefault="00E649F8">
      <w:pPr>
        <w:pStyle w:val="TableofFigures"/>
        <w:tabs>
          <w:tab w:val="right" w:leader="dot" w:pos="9350"/>
        </w:tabs>
        <w:rPr>
          <w:noProof/>
          <w:lang w:val="en-US"/>
        </w:rPr>
      </w:pPr>
      <w:hyperlink w:anchor="_Toc103547028" w:history="1">
        <w:r w:rsidR="008C6A73" w:rsidRPr="00DF7756">
          <w:rPr>
            <w:rStyle w:val="Hyperlink"/>
            <w:noProof/>
          </w:rPr>
          <w:t>Hình 24. Sơ đồ tuần tự Xem Bảng Chấm Công</w:t>
        </w:r>
        <w:r w:rsidR="008C6A73">
          <w:rPr>
            <w:noProof/>
            <w:webHidden/>
          </w:rPr>
          <w:tab/>
        </w:r>
        <w:r w:rsidR="008C6A73">
          <w:rPr>
            <w:noProof/>
            <w:webHidden/>
          </w:rPr>
          <w:fldChar w:fldCharType="begin"/>
        </w:r>
        <w:r w:rsidR="008C6A73">
          <w:rPr>
            <w:noProof/>
            <w:webHidden/>
          </w:rPr>
          <w:instrText xml:space="preserve"> PAGEREF _Toc103547028 \h </w:instrText>
        </w:r>
        <w:r w:rsidR="008C6A73">
          <w:rPr>
            <w:noProof/>
            <w:webHidden/>
          </w:rPr>
        </w:r>
        <w:r w:rsidR="008C6A73">
          <w:rPr>
            <w:noProof/>
            <w:webHidden/>
          </w:rPr>
          <w:fldChar w:fldCharType="separate"/>
        </w:r>
        <w:r w:rsidR="008C6A73">
          <w:rPr>
            <w:noProof/>
            <w:webHidden/>
          </w:rPr>
          <w:t>37</w:t>
        </w:r>
        <w:r w:rsidR="008C6A73">
          <w:rPr>
            <w:noProof/>
            <w:webHidden/>
          </w:rPr>
          <w:fldChar w:fldCharType="end"/>
        </w:r>
      </w:hyperlink>
    </w:p>
    <w:p w14:paraId="0DABA4EB" w14:textId="40556EF4" w:rsidR="008C6A73" w:rsidRDefault="00E649F8">
      <w:pPr>
        <w:pStyle w:val="TableofFigures"/>
        <w:tabs>
          <w:tab w:val="right" w:leader="dot" w:pos="9350"/>
        </w:tabs>
        <w:rPr>
          <w:noProof/>
          <w:lang w:val="en-US"/>
        </w:rPr>
      </w:pPr>
      <w:hyperlink w:anchor="_Toc103547029" w:history="1">
        <w:r w:rsidR="008C6A73" w:rsidRPr="00DF7756">
          <w:rPr>
            <w:rStyle w:val="Hyperlink"/>
            <w:noProof/>
          </w:rPr>
          <w:t>Hình 25. Sơ đồ tuần tự Xem thống kê doanh thu</w:t>
        </w:r>
        <w:r w:rsidR="008C6A73">
          <w:rPr>
            <w:noProof/>
            <w:webHidden/>
          </w:rPr>
          <w:tab/>
        </w:r>
        <w:r w:rsidR="008C6A73">
          <w:rPr>
            <w:noProof/>
            <w:webHidden/>
          </w:rPr>
          <w:fldChar w:fldCharType="begin"/>
        </w:r>
        <w:r w:rsidR="008C6A73">
          <w:rPr>
            <w:noProof/>
            <w:webHidden/>
          </w:rPr>
          <w:instrText xml:space="preserve"> PAGEREF _Toc103547029 \h </w:instrText>
        </w:r>
        <w:r w:rsidR="008C6A73">
          <w:rPr>
            <w:noProof/>
            <w:webHidden/>
          </w:rPr>
        </w:r>
        <w:r w:rsidR="008C6A73">
          <w:rPr>
            <w:noProof/>
            <w:webHidden/>
          </w:rPr>
          <w:fldChar w:fldCharType="separate"/>
        </w:r>
        <w:r w:rsidR="008C6A73">
          <w:rPr>
            <w:noProof/>
            <w:webHidden/>
          </w:rPr>
          <w:t>38</w:t>
        </w:r>
        <w:r w:rsidR="008C6A73">
          <w:rPr>
            <w:noProof/>
            <w:webHidden/>
          </w:rPr>
          <w:fldChar w:fldCharType="end"/>
        </w:r>
      </w:hyperlink>
    </w:p>
    <w:p w14:paraId="0CE27915" w14:textId="027B479B" w:rsidR="008C6A73" w:rsidRDefault="00E649F8">
      <w:pPr>
        <w:pStyle w:val="TableofFigures"/>
        <w:tabs>
          <w:tab w:val="right" w:leader="dot" w:pos="9350"/>
        </w:tabs>
        <w:rPr>
          <w:noProof/>
          <w:lang w:val="en-US"/>
        </w:rPr>
      </w:pPr>
      <w:hyperlink w:anchor="_Toc103547030" w:history="1">
        <w:r w:rsidR="008C6A73" w:rsidRPr="00DF7756">
          <w:rPr>
            <w:rStyle w:val="Hyperlink"/>
            <w:noProof/>
          </w:rPr>
          <w:t>Hình 26. Sơ đồ tuần tự Xem Menu</w:t>
        </w:r>
        <w:r w:rsidR="008C6A73">
          <w:rPr>
            <w:noProof/>
            <w:webHidden/>
          </w:rPr>
          <w:tab/>
        </w:r>
        <w:r w:rsidR="008C6A73">
          <w:rPr>
            <w:noProof/>
            <w:webHidden/>
          </w:rPr>
          <w:fldChar w:fldCharType="begin"/>
        </w:r>
        <w:r w:rsidR="008C6A73">
          <w:rPr>
            <w:noProof/>
            <w:webHidden/>
          </w:rPr>
          <w:instrText xml:space="preserve"> PAGEREF _Toc103547030 \h </w:instrText>
        </w:r>
        <w:r w:rsidR="008C6A73">
          <w:rPr>
            <w:noProof/>
            <w:webHidden/>
          </w:rPr>
        </w:r>
        <w:r w:rsidR="008C6A73">
          <w:rPr>
            <w:noProof/>
            <w:webHidden/>
          </w:rPr>
          <w:fldChar w:fldCharType="separate"/>
        </w:r>
        <w:r w:rsidR="008C6A73">
          <w:rPr>
            <w:noProof/>
            <w:webHidden/>
          </w:rPr>
          <w:t>38</w:t>
        </w:r>
        <w:r w:rsidR="008C6A73">
          <w:rPr>
            <w:noProof/>
            <w:webHidden/>
          </w:rPr>
          <w:fldChar w:fldCharType="end"/>
        </w:r>
      </w:hyperlink>
    </w:p>
    <w:p w14:paraId="674BC676" w14:textId="19EE53C0" w:rsidR="008C6A73" w:rsidRDefault="00E649F8">
      <w:pPr>
        <w:pStyle w:val="TableofFigures"/>
        <w:tabs>
          <w:tab w:val="right" w:leader="dot" w:pos="9350"/>
        </w:tabs>
        <w:rPr>
          <w:noProof/>
          <w:lang w:val="en-US"/>
        </w:rPr>
      </w:pPr>
      <w:hyperlink w:anchor="_Toc103547031" w:history="1">
        <w:r w:rsidR="008C6A73" w:rsidRPr="00DF7756">
          <w:rPr>
            <w:rStyle w:val="Hyperlink"/>
            <w:noProof/>
          </w:rPr>
          <w:t>Hình 27. Sơ đồ tuần tự Cập Nhật Sản Phẩm</w:t>
        </w:r>
        <w:r w:rsidR="008C6A73">
          <w:rPr>
            <w:noProof/>
            <w:webHidden/>
          </w:rPr>
          <w:tab/>
        </w:r>
        <w:r w:rsidR="008C6A73">
          <w:rPr>
            <w:noProof/>
            <w:webHidden/>
          </w:rPr>
          <w:fldChar w:fldCharType="begin"/>
        </w:r>
        <w:r w:rsidR="008C6A73">
          <w:rPr>
            <w:noProof/>
            <w:webHidden/>
          </w:rPr>
          <w:instrText xml:space="preserve"> PAGEREF _Toc103547031 \h </w:instrText>
        </w:r>
        <w:r w:rsidR="008C6A73">
          <w:rPr>
            <w:noProof/>
            <w:webHidden/>
          </w:rPr>
        </w:r>
        <w:r w:rsidR="008C6A73">
          <w:rPr>
            <w:noProof/>
            <w:webHidden/>
          </w:rPr>
          <w:fldChar w:fldCharType="separate"/>
        </w:r>
        <w:r w:rsidR="008C6A73">
          <w:rPr>
            <w:noProof/>
            <w:webHidden/>
          </w:rPr>
          <w:t>39</w:t>
        </w:r>
        <w:r w:rsidR="008C6A73">
          <w:rPr>
            <w:noProof/>
            <w:webHidden/>
          </w:rPr>
          <w:fldChar w:fldCharType="end"/>
        </w:r>
      </w:hyperlink>
    </w:p>
    <w:p w14:paraId="610980AC" w14:textId="7CAD2C3E" w:rsidR="008C6A73" w:rsidRDefault="00E649F8">
      <w:pPr>
        <w:pStyle w:val="TableofFigures"/>
        <w:tabs>
          <w:tab w:val="right" w:leader="dot" w:pos="9350"/>
        </w:tabs>
        <w:rPr>
          <w:noProof/>
          <w:lang w:val="en-US"/>
        </w:rPr>
      </w:pPr>
      <w:hyperlink w:anchor="_Toc103547032" w:history="1">
        <w:r w:rsidR="008C6A73" w:rsidRPr="00DF7756">
          <w:rPr>
            <w:rStyle w:val="Hyperlink"/>
            <w:noProof/>
          </w:rPr>
          <w:t>Hình 28. Sơ đồ tuần tự Thêm Sản Phẩm</w:t>
        </w:r>
        <w:r w:rsidR="008C6A73">
          <w:rPr>
            <w:noProof/>
            <w:webHidden/>
          </w:rPr>
          <w:tab/>
        </w:r>
        <w:r w:rsidR="008C6A73">
          <w:rPr>
            <w:noProof/>
            <w:webHidden/>
          </w:rPr>
          <w:fldChar w:fldCharType="begin"/>
        </w:r>
        <w:r w:rsidR="008C6A73">
          <w:rPr>
            <w:noProof/>
            <w:webHidden/>
          </w:rPr>
          <w:instrText xml:space="preserve"> PAGEREF _Toc103547032 \h </w:instrText>
        </w:r>
        <w:r w:rsidR="008C6A73">
          <w:rPr>
            <w:noProof/>
            <w:webHidden/>
          </w:rPr>
        </w:r>
        <w:r w:rsidR="008C6A73">
          <w:rPr>
            <w:noProof/>
            <w:webHidden/>
          </w:rPr>
          <w:fldChar w:fldCharType="separate"/>
        </w:r>
        <w:r w:rsidR="008C6A73">
          <w:rPr>
            <w:noProof/>
            <w:webHidden/>
          </w:rPr>
          <w:t>40</w:t>
        </w:r>
        <w:r w:rsidR="008C6A73">
          <w:rPr>
            <w:noProof/>
            <w:webHidden/>
          </w:rPr>
          <w:fldChar w:fldCharType="end"/>
        </w:r>
      </w:hyperlink>
    </w:p>
    <w:p w14:paraId="449A1E3A" w14:textId="27832B97" w:rsidR="008C6A73" w:rsidRDefault="00E649F8">
      <w:pPr>
        <w:pStyle w:val="TableofFigures"/>
        <w:tabs>
          <w:tab w:val="right" w:leader="dot" w:pos="9350"/>
        </w:tabs>
        <w:rPr>
          <w:noProof/>
          <w:lang w:val="en-US"/>
        </w:rPr>
      </w:pPr>
      <w:hyperlink w:anchor="_Toc103547033" w:history="1">
        <w:r w:rsidR="008C6A73" w:rsidRPr="00DF7756">
          <w:rPr>
            <w:rStyle w:val="Hyperlink"/>
            <w:noProof/>
          </w:rPr>
          <w:t>Hình 29. Sơ đồ tuần tự Xóa Sản Phẩm</w:t>
        </w:r>
        <w:r w:rsidR="008C6A73">
          <w:rPr>
            <w:noProof/>
            <w:webHidden/>
          </w:rPr>
          <w:tab/>
        </w:r>
        <w:r w:rsidR="008C6A73">
          <w:rPr>
            <w:noProof/>
            <w:webHidden/>
          </w:rPr>
          <w:fldChar w:fldCharType="begin"/>
        </w:r>
        <w:r w:rsidR="008C6A73">
          <w:rPr>
            <w:noProof/>
            <w:webHidden/>
          </w:rPr>
          <w:instrText xml:space="preserve"> PAGEREF _Toc103547033 \h </w:instrText>
        </w:r>
        <w:r w:rsidR="008C6A73">
          <w:rPr>
            <w:noProof/>
            <w:webHidden/>
          </w:rPr>
        </w:r>
        <w:r w:rsidR="008C6A73">
          <w:rPr>
            <w:noProof/>
            <w:webHidden/>
          </w:rPr>
          <w:fldChar w:fldCharType="separate"/>
        </w:r>
        <w:r w:rsidR="008C6A73">
          <w:rPr>
            <w:noProof/>
            <w:webHidden/>
          </w:rPr>
          <w:t>40</w:t>
        </w:r>
        <w:r w:rsidR="008C6A73">
          <w:rPr>
            <w:noProof/>
            <w:webHidden/>
          </w:rPr>
          <w:fldChar w:fldCharType="end"/>
        </w:r>
      </w:hyperlink>
    </w:p>
    <w:p w14:paraId="67866571" w14:textId="08069073" w:rsidR="008C6A73" w:rsidRDefault="00E649F8">
      <w:pPr>
        <w:pStyle w:val="TableofFigures"/>
        <w:tabs>
          <w:tab w:val="right" w:leader="dot" w:pos="9350"/>
        </w:tabs>
        <w:rPr>
          <w:noProof/>
          <w:lang w:val="en-US"/>
        </w:rPr>
      </w:pPr>
      <w:hyperlink w:anchor="_Toc103547034" w:history="1">
        <w:r w:rsidR="008C6A73" w:rsidRPr="00DF7756">
          <w:rPr>
            <w:rStyle w:val="Hyperlink"/>
            <w:noProof/>
          </w:rPr>
          <w:t>Hình 30. Sơ đồ tuần tự Xem Lịch Làm</w:t>
        </w:r>
        <w:r w:rsidR="008C6A73">
          <w:rPr>
            <w:noProof/>
            <w:webHidden/>
          </w:rPr>
          <w:tab/>
        </w:r>
        <w:r w:rsidR="008C6A73">
          <w:rPr>
            <w:noProof/>
            <w:webHidden/>
          </w:rPr>
          <w:fldChar w:fldCharType="begin"/>
        </w:r>
        <w:r w:rsidR="008C6A73">
          <w:rPr>
            <w:noProof/>
            <w:webHidden/>
          </w:rPr>
          <w:instrText xml:space="preserve"> PAGEREF _Toc103547034 \h </w:instrText>
        </w:r>
        <w:r w:rsidR="008C6A73">
          <w:rPr>
            <w:noProof/>
            <w:webHidden/>
          </w:rPr>
        </w:r>
        <w:r w:rsidR="008C6A73">
          <w:rPr>
            <w:noProof/>
            <w:webHidden/>
          </w:rPr>
          <w:fldChar w:fldCharType="separate"/>
        </w:r>
        <w:r w:rsidR="008C6A73">
          <w:rPr>
            <w:noProof/>
            <w:webHidden/>
          </w:rPr>
          <w:t>41</w:t>
        </w:r>
        <w:r w:rsidR="008C6A73">
          <w:rPr>
            <w:noProof/>
            <w:webHidden/>
          </w:rPr>
          <w:fldChar w:fldCharType="end"/>
        </w:r>
      </w:hyperlink>
    </w:p>
    <w:p w14:paraId="29EEA01B" w14:textId="6ED87330" w:rsidR="008C6A73" w:rsidRDefault="00E649F8">
      <w:pPr>
        <w:pStyle w:val="TableofFigures"/>
        <w:tabs>
          <w:tab w:val="right" w:leader="dot" w:pos="9350"/>
        </w:tabs>
        <w:rPr>
          <w:noProof/>
          <w:lang w:val="en-US"/>
        </w:rPr>
      </w:pPr>
      <w:hyperlink w:anchor="_Toc103547035" w:history="1">
        <w:r w:rsidR="008C6A73" w:rsidRPr="00DF7756">
          <w:rPr>
            <w:rStyle w:val="Hyperlink"/>
            <w:noProof/>
          </w:rPr>
          <w:t>Hình 31. Sơ đồ tuần tự Thêm Lịch Làm</w:t>
        </w:r>
        <w:r w:rsidR="008C6A73">
          <w:rPr>
            <w:noProof/>
            <w:webHidden/>
          </w:rPr>
          <w:tab/>
        </w:r>
        <w:r w:rsidR="008C6A73">
          <w:rPr>
            <w:noProof/>
            <w:webHidden/>
          </w:rPr>
          <w:fldChar w:fldCharType="begin"/>
        </w:r>
        <w:r w:rsidR="008C6A73">
          <w:rPr>
            <w:noProof/>
            <w:webHidden/>
          </w:rPr>
          <w:instrText xml:space="preserve"> PAGEREF _Toc103547035 \h </w:instrText>
        </w:r>
        <w:r w:rsidR="008C6A73">
          <w:rPr>
            <w:noProof/>
            <w:webHidden/>
          </w:rPr>
        </w:r>
        <w:r w:rsidR="008C6A73">
          <w:rPr>
            <w:noProof/>
            <w:webHidden/>
          </w:rPr>
          <w:fldChar w:fldCharType="separate"/>
        </w:r>
        <w:r w:rsidR="008C6A73">
          <w:rPr>
            <w:noProof/>
            <w:webHidden/>
          </w:rPr>
          <w:t>41</w:t>
        </w:r>
        <w:r w:rsidR="008C6A73">
          <w:rPr>
            <w:noProof/>
            <w:webHidden/>
          </w:rPr>
          <w:fldChar w:fldCharType="end"/>
        </w:r>
      </w:hyperlink>
    </w:p>
    <w:p w14:paraId="4280EF8B" w14:textId="5A2CCFC1" w:rsidR="008C6A73" w:rsidRDefault="00E649F8">
      <w:pPr>
        <w:pStyle w:val="TableofFigures"/>
        <w:tabs>
          <w:tab w:val="right" w:leader="dot" w:pos="9350"/>
        </w:tabs>
        <w:rPr>
          <w:noProof/>
          <w:lang w:val="en-US"/>
        </w:rPr>
      </w:pPr>
      <w:hyperlink w:anchor="_Toc103547036" w:history="1">
        <w:r w:rsidR="008C6A73" w:rsidRPr="00DF7756">
          <w:rPr>
            <w:rStyle w:val="Hyperlink"/>
            <w:noProof/>
          </w:rPr>
          <w:t>Hình 32. Sơ đồ tuần tự Cập Nhật Lịch Làm</w:t>
        </w:r>
        <w:r w:rsidR="008C6A73">
          <w:rPr>
            <w:noProof/>
            <w:webHidden/>
          </w:rPr>
          <w:tab/>
        </w:r>
        <w:r w:rsidR="008C6A73">
          <w:rPr>
            <w:noProof/>
            <w:webHidden/>
          </w:rPr>
          <w:fldChar w:fldCharType="begin"/>
        </w:r>
        <w:r w:rsidR="008C6A73">
          <w:rPr>
            <w:noProof/>
            <w:webHidden/>
          </w:rPr>
          <w:instrText xml:space="preserve"> PAGEREF _Toc103547036 \h </w:instrText>
        </w:r>
        <w:r w:rsidR="008C6A73">
          <w:rPr>
            <w:noProof/>
            <w:webHidden/>
          </w:rPr>
        </w:r>
        <w:r w:rsidR="008C6A73">
          <w:rPr>
            <w:noProof/>
            <w:webHidden/>
          </w:rPr>
          <w:fldChar w:fldCharType="separate"/>
        </w:r>
        <w:r w:rsidR="008C6A73">
          <w:rPr>
            <w:noProof/>
            <w:webHidden/>
          </w:rPr>
          <w:t>42</w:t>
        </w:r>
        <w:r w:rsidR="008C6A73">
          <w:rPr>
            <w:noProof/>
            <w:webHidden/>
          </w:rPr>
          <w:fldChar w:fldCharType="end"/>
        </w:r>
      </w:hyperlink>
    </w:p>
    <w:p w14:paraId="67728920" w14:textId="0CCCFD62" w:rsidR="008C6A73" w:rsidRDefault="00E649F8">
      <w:pPr>
        <w:pStyle w:val="TableofFigures"/>
        <w:tabs>
          <w:tab w:val="right" w:leader="dot" w:pos="9350"/>
        </w:tabs>
        <w:rPr>
          <w:noProof/>
          <w:lang w:val="en-US"/>
        </w:rPr>
      </w:pPr>
      <w:hyperlink w:anchor="_Toc103547037" w:history="1">
        <w:r w:rsidR="008C6A73" w:rsidRPr="00DF7756">
          <w:rPr>
            <w:rStyle w:val="Hyperlink"/>
            <w:noProof/>
          </w:rPr>
          <w:t>Hình 33. Sơ đồ tuần tự Xóa Lịch Làm</w:t>
        </w:r>
        <w:r w:rsidR="008C6A73">
          <w:rPr>
            <w:noProof/>
            <w:webHidden/>
          </w:rPr>
          <w:tab/>
        </w:r>
        <w:r w:rsidR="008C6A73">
          <w:rPr>
            <w:noProof/>
            <w:webHidden/>
          </w:rPr>
          <w:fldChar w:fldCharType="begin"/>
        </w:r>
        <w:r w:rsidR="008C6A73">
          <w:rPr>
            <w:noProof/>
            <w:webHidden/>
          </w:rPr>
          <w:instrText xml:space="preserve"> PAGEREF _Toc103547037 \h </w:instrText>
        </w:r>
        <w:r w:rsidR="008C6A73">
          <w:rPr>
            <w:noProof/>
            <w:webHidden/>
          </w:rPr>
        </w:r>
        <w:r w:rsidR="008C6A73">
          <w:rPr>
            <w:noProof/>
            <w:webHidden/>
          </w:rPr>
          <w:fldChar w:fldCharType="separate"/>
        </w:r>
        <w:r w:rsidR="008C6A73">
          <w:rPr>
            <w:noProof/>
            <w:webHidden/>
          </w:rPr>
          <w:t>43</w:t>
        </w:r>
        <w:r w:rsidR="008C6A73">
          <w:rPr>
            <w:noProof/>
            <w:webHidden/>
          </w:rPr>
          <w:fldChar w:fldCharType="end"/>
        </w:r>
      </w:hyperlink>
    </w:p>
    <w:p w14:paraId="30038477" w14:textId="521C198D" w:rsidR="008C6A73" w:rsidRDefault="00E649F8">
      <w:pPr>
        <w:pStyle w:val="TableofFigures"/>
        <w:tabs>
          <w:tab w:val="right" w:leader="dot" w:pos="9350"/>
        </w:tabs>
        <w:rPr>
          <w:noProof/>
          <w:lang w:val="en-US"/>
        </w:rPr>
      </w:pPr>
      <w:hyperlink w:anchor="_Toc103547038" w:history="1">
        <w:r w:rsidR="008C6A73" w:rsidRPr="00DF7756">
          <w:rPr>
            <w:rStyle w:val="Hyperlink"/>
            <w:noProof/>
          </w:rPr>
          <w:t>Hình 34. Sơ đồ tuần tự Thống Kê Doanh Thu</w:t>
        </w:r>
        <w:r w:rsidR="008C6A73">
          <w:rPr>
            <w:noProof/>
            <w:webHidden/>
          </w:rPr>
          <w:tab/>
        </w:r>
        <w:r w:rsidR="008C6A73">
          <w:rPr>
            <w:noProof/>
            <w:webHidden/>
          </w:rPr>
          <w:fldChar w:fldCharType="begin"/>
        </w:r>
        <w:r w:rsidR="008C6A73">
          <w:rPr>
            <w:noProof/>
            <w:webHidden/>
          </w:rPr>
          <w:instrText xml:space="preserve"> PAGEREF _Toc103547038 \h </w:instrText>
        </w:r>
        <w:r w:rsidR="008C6A73">
          <w:rPr>
            <w:noProof/>
            <w:webHidden/>
          </w:rPr>
        </w:r>
        <w:r w:rsidR="008C6A73">
          <w:rPr>
            <w:noProof/>
            <w:webHidden/>
          </w:rPr>
          <w:fldChar w:fldCharType="separate"/>
        </w:r>
        <w:r w:rsidR="008C6A73">
          <w:rPr>
            <w:noProof/>
            <w:webHidden/>
          </w:rPr>
          <w:t>43</w:t>
        </w:r>
        <w:r w:rsidR="008C6A73">
          <w:rPr>
            <w:noProof/>
            <w:webHidden/>
          </w:rPr>
          <w:fldChar w:fldCharType="end"/>
        </w:r>
      </w:hyperlink>
    </w:p>
    <w:p w14:paraId="11FD9C08" w14:textId="2EF9288B" w:rsidR="008C6A73" w:rsidRDefault="00E649F8">
      <w:pPr>
        <w:pStyle w:val="TableofFigures"/>
        <w:tabs>
          <w:tab w:val="right" w:leader="dot" w:pos="9350"/>
        </w:tabs>
        <w:rPr>
          <w:noProof/>
          <w:lang w:val="en-US"/>
        </w:rPr>
      </w:pPr>
      <w:hyperlink w:anchor="_Toc103547039" w:history="1">
        <w:r w:rsidR="008C6A73" w:rsidRPr="00DF7756">
          <w:rPr>
            <w:rStyle w:val="Hyperlink"/>
            <w:noProof/>
          </w:rPr>
          <w:t>Hình 35. Sơ đồ tuần tự Xem Thông Tin Kho</w:t>
        </w:r>
        <w:r w:rsidR="008C6A73">
          <w:rPr>
            <w:noProof/>
            <w:webHidden/>
          </w:rPr>
          <w:tab/>
        </w:r>
        <w:r w:rsidR="008C6A73">
          <w:rPr>
            <w:noProof/>
            <w:webHidden/>
          </w:rPr>
          <w:fldChar w:fldCharType="begin"/>
        </w:r>
        <w:r w:rsidR="008C6A73">
          <w:rPr>
            <w:noProof/>
            <w:webHidden/>
          </w:rPr>
          <w:instrText xml:space="preserve"> PAGEREF _Toc103547039 \h </w:instrText>
        </w:r>
        <w:r w:rsidR="008C6A73">
          <w:rPr>
            <w:noProof/>
            <w:webHidden/>
          </w:rPr>
        </w:r>
        <w:r w:rsidR="008C6A73">
          <w:rPr>
            <w:noProof/>
            <w:webHidden/>
          </w:rPr>
          <w:fldChar w:fldCharType="separate"/>
        </w:r>
        <w:r w:rsidR="008C6A73">
          <w:rPr>
            <w:noProof/>
            <w:webHidden/>
          </w:rPr>
          <w:t>44</w:t>
        </w:r>
        <w:r w:rsidR="008C6A73">
          <w:rPr>
            <w:noProof/>
            <w:webHidden/>
          </w:rPr>
          <w:fldChar w:fldCharType="end"/>
        </w:r>
      </w:hyperlink>
    </w:p>
    <w:p w14:paraId="4957875E" w14:textId="2D229CAC" w:rsidR="008C6A73" w:rsidRDefault="00E649F8">
      <w:pPr>
        <w:pStyle w:val="TableofFigures"/>
        <w:tabs>
          <w:tab w:val="right" w:leader="dot" w:pos="9350"/>
        </w:tabs>
        <w:rPr>
          <w:noProof/>
          <w:lang w:val="en-US"/>
        </w:rPr>
      </w:pPr>
      <w:hyperlink w:anchor="_Toc103547040" w:history="1">
        <w:r w:rsidR="008C6A73" w:rsidRPr="00DF7756">
          <w:rPr>
            <w:rStyle w:val="Hyperlink"/>
            <w:noProof/>
          </w:rPr>
          <w:t>Hình 36. Sơ đồ tuần tự Thêm Vật Liệu</w:t>
        </w:r>
        <w:r w:rsidR="008C6A73">
          <w:rPr>
            <w:noProof/>
            <w:webHidden/>
          </w:rPr>
          <w:tab/>
        </w:r>
        <w:r w:rsidR="008C6A73">
          <w:rPr>
            <w:noProof/>
            <w:webHidden/>
          </w:rPr>
          <w:fldChar w:fldCharType="begin"/>
        </w:r>
        <w:r w:rsidR="008C6A73">
          <w:rPr>
            <w:noProof/>
            <w:webHidden/>
          </w:rPr>
          <w:instrText xml:space="preserve"> PAGEREF _Toc103547040 \h </w:instrText>
        </w:r>
        <w:r w:rsidR="008C6A73">
          <w:rPr>
            <w:noProof/>
            <w:webHidden/>
          </w:rPr>
        </w:r>
        <w:r w:rsidR="008C6A73">
          <w:rPr>
            <w:noProof/>
            <w:webHidden/>
          </w:rPr>
          <w:fldChar w:fldCharType="separate"/>
        </w:r>
        <w:r w:rsidR="008C6A73">
          <w:rPr>
            <w:noProof/>
            <w:webHidden/>
          </w:rPr>
          <w:t>44</w:t>
        </w:r>
        <w:r w:rsidR="008C6A73">
          <w:rPr>
            <w:noProof/>
            <w:webHidden/>
          </w:rPr>
          <w:fldChar w:fldCharType="end"/>
        </w:r>
      </w:hyperlink>
    </w:p>
    <w:p w14:paraId="3DF0FE49" w14:textId="498B0DF2" w:rsidR="008C6A73" w:rsidRDefault="00E649F8">
      <w:pPr>
        <w:pStyle w:val="TableofFigures"/>
        <w:tabs>
          <w:tab w:val="right" w:leader="dot" w:pos="9350"/>
        </w:tabs>
        <w:rPr>
          <w:noProof/>
          <w:lang w:val="en-US"/>
        </w:rPr>
      </w:pPr>
      <w:hyperlink w:anchor="_Toc103547041" w:history="1">
        <w:r w:rsidR="008C6A73" w:rsidRPr="00DF7756">
          <w:rPr>
            <w:rStyle w:val="Hyperlink"/>
            <w:noProof/>
          </w:rPr>
          <w:t>Hình 37. Sơ đồ tuần tự Cập Nhật Vật Liệu</w:t>
        </w:r>
        <w:r w:rsidR="008C6A73">
          <w:rPr>
            <w:noProof/>
            <w:webHidden/>
          </w:rPr>
          <w:tab/>
        </w:r>
        <w:r w:rsidR="008C6A73">
          <w:rPr>
            <w:noProof/>
            <w:webHidden/>
          </w:rPr>
          <w:fldChar w:fldCharType="begin"/>
        </w:r>
        <w:r w:rsidR="008C6A73">
          <w:rPr>
            <w:noProof/>
            <w:webHidden/>
          </w:rPr>
          <w:instrText xml:space="preserve"> PAGEREF _Toc103547041 \h </w:instrText>
        </w:r>
        <w:r w:rsidR="008C6A73">
          <w:rPr>
            <w:noProof/>
            <w:webHidden/>
          </w:rPr>
        </w:r>
        <w:r w:rsidR="008C6A73">
          <w:rPr>
            <w:noProof/>
            <w:webHidden/>
          </w:rPr>
          <w:fldChar w:fldCharType="separate"/>
        </w:r>
        <w:r w:rsidR="008C6A73">
          <w:rPr>
            <w:noProof/>
            <w:webHidden/>
          </w:rPr>
          <w:t>45</w:t>
        </w:r>
        <w:r w:rsidR="008C6A73">
          <w:rPr>
            <w:noProof/>
            <w:webHidden/>
          </w:rPr>
          <w:fldChar w:fldCharType="end"/>
        </w:r>
      </w:hyperlink>
    </w:p>
    <w:p w14:paraId="615807E4" w14:textId="6753422E" w:rsidR="008C6A73" w:rsidRDefault="00E649F8">
      <w:pPr>
        <w:pStyle w:val="TableofFigures"/>
        <w:tabs>
          <w:tab w:val="right" w:leader="dot" w:pos="9350"/>
        </w:tabs>
        <w:rPr>
          <w:noProof/>
          <w:lang w:val="en-US"/>
        </w:rPr>
      </w:pPr>
      <w:hyperlink w:anchor="_Toc103547042" w:history="1">
        <w:r w:rsidR="008C6A73" w:rsidRPr="00DF7756">
          <w:rPr>
            <w:rStyle w:val="Hyperlink"/>
            <w:noProof/>
          </w:rPr>
          <w:t>Hình 38. Sơ đồ tuần tự Xóa Vật Liệu</w:t>
        </w:r>
        <w:r w:rsidR="008C6A73">
          <w:rPr>
            <w:noProof/>
            <w:webHidden/>
          </w:rPr>
          <w:tab/>
        </w:r>
        <w:r w:rsidR="008C6A73">
          <w:rPr>
            <w:noProof/>
            <w:webHidden/>
          </w:rPr>
          <w:fldChar w:fldCharType="begin"/>
        </w:r>
        <w:r w:rsidR="008C6A73">
          <w:rPr>
            <w:noProof/>
            <w:webHidden/>
          </w:rPr>
          <w:instrText xml:space="preserve"> PAGEREF _Toc103547042 \h </w:instrText>
        </w:r>
        <w:r w:rsidR="008C6A73">
          <w:rPr>
            <w:noProof/>
            <w:webHidden/>
          </w:rPr>
        </w:r>
        <w:r w:rsidR="008C6A73">
          <w:rPr>
            <w:noProof/>
            <w:webHidden/>
          </w:rPr>
          <w:fldChar w:fldCharType="separate"/>
        </w:r>
        <w:r w:rsidR="008C6A73">
          <w:rPr>
            <w:noProof/>
            <w:webHidden/>
          </w:rPr>
          <w:t>46</w:t>
        </w:r>
        <w:r w:rsidR="008C6A73">
          <w:rPr>
            <w:noProof/>
            <w:webHidden/>
          </w:rPr>
          <w:fldChar w:fldCharType="end"/>
        </w:r>
      </w:hyperlink>
    </w:p>
    <w:p w14:paraId="093399B6" w14:textId="53190E63" w:rsidR="008C6A73" w:rsidRDefault="00E649F8">
      <w:pPr>
        <w:pStyle w:val="TableofFigures"/>
        <w:tabs>
          <w:tab w:val="right" w:leader="dot" w:pos="9350"/>
        </w:tabs>
        <w:rPr>
          <w:noProof/>
          <w:lang w:val="en-US"/>
        </w:rPr>
      </w:pPr>
      <w:hyperlink w:anchor="_Toc103547043" w:history="1">
        <w:r w:rsidR="008C6A73" w:rsidRPr="00DF7756">
          <w:rPr>
            <w:rStyle w:val="Hyperlink"/>
            <w:noProof/>
          </w:rPr>
          <w:t>Hình 39. Sơ đồ tuần tự Cập Nhật Thông Tin Xuất Nhập Hàng</w:t>
        </w:r>
        <w:r w:rsidR="008C6A73">
          <w:rPr>
            <w:noProof/>
            <w:webHidden/>
          </w:rPr>
          <w:tab/>
        </w:r>
        <w:r w:rsidR="008C6A73">
          <w:rPr>
            <w:noProof/>
            <w:webHidden/>
          </w:rPr>
          <w:fldChar w:fldCharType="begin"/>
        </w:r>
        <w:r w:rsidR="008C6A73">
          <w:rPr>
            <w:noProof/>
            <w:webHidden/>
          </w:rPr>
          <w:instrText xml:space="preserve"> PAGEREF _Toc103547043 \h </w:instrText>
        </w:r>
        <w:r w:rsidR="008C6A73">
          <w:rPr>
            <w:noProof/>
            <w:webHidden/>
          </w:rPr>
        </w:r>
        <w:r w:rsidR="008C6A73">
          <w:rPr>
            <w:noProof/>
            <w:webHidden/>
          </w:rPr>
          <w:fldChar w:fldCharType="separate"/>
        </w:r>
        <w:r w:rsidR="008C6A73">
          <w:rPr>
            <w:noProof/>
            <w:webHidden/>
          </w:rPr>
          <w:t>47</w:t>
        </w:r>
        <w:r w:rsidR="008C6A73">
          <w:rPr>
            <w:noProof/>
            <w:webHidden/>
          </w:rPr>
          <w:fldChar w:fldCharType="end"/>
        </w:r>
      </w:hyperlink>
    </w:p>
    <w:p w14:paraId="1B9C9377" w14:textId="17BF5805" w:rsidR="008C6A73" w:rsidRDefault="00E649F8">
      <w:pPr>
        <w:pStyle w:val="TableofFigures"/>
        <w:tabs>
          <w:tab w:val="right" w:leader="dot" w:pos="9350"/>
        </w:tabs>
        <w:rPr>
          <w:noProof/>
          <w:lang w:val="en-US"/>
        </w:rPr>
      </w:pPr>
      <w:hyperlink w:anchor="_Toc103547044" w:history="1">
        <w:r w:rsidR="008C6A73" w:rsidRPr="00DF7756">
          <w:rPr>
            <w:rStyle w:val="Hyperlink"/>
            <w:noProof/>
          </w:rPr>
          <w:t>Hình 40. Sơ đồ tuần tự Tiếp nhận đơn hàng</w:t>
        </w:r>
        <w:r w:rsidR="008C6A73">
          <w:rPr>
            <w:noProof/>
            <w:webHidden/>
          </w:rPr>
          <w:tab/>
        </w:r>
        <w:r w:rsidR="008C6A73">
          <w:rPr>
            <w:noProof/>
            <w:webHidden/>
          </w:rPr>
          <w:fldChar w:fldCharType="begin"/>
        </w:r>
        <w:r w:rsidR="008C6A73">
          <w:rPr>
            <w:noProof/>
            <w:webHidden/>
          </w:rPr>
          <w:instrText xml:space="preserve"> PAGEREF _Toc103547044 \h </w:instrText>
        </w:r>
        <w:r w:rsidR="008C6A73">
          <w:rPr>
            <w:noProof/>
            <w:webHidden/>
          </w:rPr>
        </w:r>
        <w:r w:rsidR="008C6A73">
          <w:rPr>
            <w:noProof/>
            <w:webHidden/>
          </w:rPr>
          <w:fldChar w:fldCharType="separate"/>
        </w:r>
        <w:r w:rsidR="008C6A73">
          <w:rPr>
            <w:noProof/>
            <w:webHidden/>
          </w:rPr>
          <w:t>48</w:t>
        </w:r>
        <w:r w:rsidR="008C6A73">
          <w:rPr>
            <w:noProof/>
            <w:webHidden/>
          </w:rPr>
          <w:fldChar w:fldCharType="end"/>
        </w:r>
      </w:hyperlink>
    </w:p>
    <w:p w14:paraId="60D2067C" w14:textId="11CB2866" w:rsidR="008C6A73" w:rsidRDefault="00E649F8">
      <w:pPr>
        <w:pStyle w:val="TableofFigures"/>
        <w:tabs>
          <w:tab w:val="right" w:leader="dot" w:pos="9350"/>
        </w:tabs>
        <w:rPr>
          <w:noProof/>
          <w:lang w:val="en-US"/>
        </w:rPr>
      </w:pPr>
      <w:hyperlink w:anchor="_Toc103547045" w:history="1">
        <w:r w:rsidR="008C6A73" w:rsidRPr="00DF7756">
          <w:rPr>
            <w:rStyle w:val="Hyperlink"/>
            <w:noProof/>
          </w:rPr>
          <w:t>Hình 41. Sơ đồ tuần tự Thống kê doanh thu trong ngày</w:t>
        </w:r>
        <w:r w:rsidR="008C6A73">
          <w:rPr>
            <w:noProof/>
            <w:webHidden/>
          </w:rPr>
          <w:tab/>
        </w:r>
        <w:r w:rsidR="008C6A73">
          <w:rPr>
            <w:noProof/>
            <w:webHidden/>
          </w:rPr>
          <w:fldChar w:fldCharType="begin"/>
        </w:r>
        <w:r w:rsidR="008C6A73">
          <w:rPr>
            <w:noProof/>
            <w:webHidden/>
          </w:rPr>
          <w:instrText xml:space="preserve"> PAGEREF _Toc103547045 \h </w:instrText>
        </w:r>
        <w:r w:rsidR="008C6A73">
          <w:rPr>
            <w:noProof/>
            <w:webHidden/>
          </w:rPr>
        </w:r>
        <w:r w:rsidR="008C6A73">
          <w:rPr>
            <w:noProof/>
            <w:webHidden/>
          </w:rPr>
          <w:fldChar w:fldCharType="separate"/>
        </w:r>
        <w:r w:rsidR="008C6A73">
          <w:rPr>
            <w:noProof/>
            <w:webHidden/>
          </w:rPr>
          <w:t>48</w:t>
        </w:r>
        <w:r w:rsidR="008C6A73">
          <w:rPr>
            <w:noProof/>
            <w:webHidden/>
          </w:rPr>
          <w:fldChar w:fldCharType="end"/>
        </w:r>
      </w:hyperlink>
    </w:p>
    <w:p w14:paraId="744F9D1C" w14:textId="37D1811F" w:rsidR="008C6A73" w:rsidRDefault="00E649F8">
      <w:pPr>
        <w:pStyle w:val="TableofFigures"/>
        <w:tabs>
          <w:tab w:val="right" w:leader="dot" w:pos="9350"/>
        </w:tabs>
        <w:rPr>
          <w:noProof/>
          <w:lang w:val="en-US"/>
        </w:rPr>
      </w:pPr>
      <w:hyperlink w:anchor="_Toc103547046" w:history="1">
        <w:r w:rsidR="008C6A73" w:rsidRPr="00DF7756">
          <w:rPr>
            <w:rStyle w:val="Hyperlink"/>
            <w:noProof/>
          </w:rPr>
          <w:t>Hình 42. Sơ đồ tuần tự Chỉnh Sửa Thu Chi Trong Ngày (extend)</w:t>
        </w:r>
        <w:r w:rsidR="008C6A73">
          <w:rPr>
            <w:noProof/>
            <w:webHidden/>
          </w:rPr>
          <w:tab/>
        </w:r>
        <w:r w:rsidR="008C6A73">
          <w:rPr>
            <w:noProof/>
            <w:webHidden/>
          </w:rPr>
          <w:fldChar w:fldCharType="begin"/>
        </w:r>
        <w:r w:rsidR="008C6A73">
          <w:rPr>
            <w:noProof/>
            <w:webHidden/>
          </w:rPr>
          <w:instrText xml:space="preserve"> PAGEREF _Toc103547046 \h </w:instrText>
        </w:r>
        <w:r w:rsidR="008C6A73">
          <w:rPr>
            <w:noProof/>
            <w:webHidden/>
          </w:rPr>
        </w:r>
        <w:r w:rsidR="008C6A73">
          <w:rPr>
            <w:noProof/>
            <w:webHidden/>
          </w:rPr>
          <w:fldChar w:fldCharType="separate"/>
        </w:r>
        <w:r w:rsidR="008C6A73">
          <w:rPr>
            <w:noProof/>
            <w:webHidden/>
          </w:rPr>
          <w:t>49</w:t>
        </w:r>
        <w:r w:rsidR="008C6A73">
          <w:rPr>
            <w:noProof/>
            <w:webHidden/>
          </w:rPr>
          <w:fldChar w:fldCharType="end"/>
        </w:r>
      </w:hyperlink>
    </w:p>
    <w:p w14:paraId="2D4B21C0" w14:textId="22374E95" w:rsidR="008C6A73" w:rsidRDefault="00E649F8">
      <w:pPr>
        <w:pStyle w:val="TableofFigures"/>
        <w:tabs>
          <w:tab w:val="right" w:leader="dot" w:pos="9350"/>
        </w:tabs>
        <w:rPr>
          <w:noProof/>
          <w:lang w:val="en-US"/>
        </w:rPr>
      </w:pPr>
      <w:hyperlink w:anchor="_Toc103547047" w:history="1">
        <w:r w:rsidR="008C6A73" w:rsidRPr="00DF7756">
          <w:rPr>
            <w:rStyle w:val="Hyperlink"/>
            <w:noProof/>
          </w:rPr>
          <w:t>Hình 43. Sơ đồ tuần tự Kiểm Soát Lượng Tồn Hàng Tại Quày</w:t>
        </w:r>
        <w:r w:rsidR="008C6A73">
          <w:rPr>
            <w:noProof/>
            <w:webHidden/>
          </w:rPr>
          <w:tab/>
        </w:r>
        <w:r w:rsidR="008C6A73">
          <w:rPr>
            <w:noProof/>
            <w:webHidden/>
          </w:rPr>
          <w:fldChar w:fldCharType="begin"/>
        </w:r>
        <w:r w:rsidR="008C6A73">
          <w:rPr>
            <w:noProof/>
            <w:webHidden/>
          </w:rPr>
          <w:instrText xml:space="preserve"> PAGEREF _Toc103547047 \h </w:instrText>
        </w:r>
        <w:r w:rsidR="008C6A73">
          <w:rPr>
            <w:noProof/>
            <w:webHidden/>
          </w:rPr>
        </w:r>
        <w:r w:rsidR="008C6A73">
          <w:rPr>
            <w:noProof/>
            <w:webHidden/>
          </w:rPr>
          <w:fldChar w:fldCharType="separate"/>
        </w:r>
        <w:r w:rsidR="008C6A73">
          <w:rPr>
            <w:noProof/>
            <w:webHidden/>
          </w:rPr>
          <w:t>49</w:t>
        </w:r>
        <w:r w:rsidR="008C6A73">
          <w:rPr>
            <w:noProof/>
            <w:webHidden/>
          </w:rPr>
          <w:fldChar w:fldCharType="end"/>
        </w:r>
      </w:hyperlink>
    </w:p>
    <w:p w14:paraId="365A8FDA" w14:textId="1FFEBA69" w:rsidR="008C6A73" w:rsidRDefault="00E649F8">
      <w:pPr>
        <w:pStyle w:val="TableofFigures"/>
        <w:tabs>
          <w:tab w:val="right" w:leader="dot" w:pos="9350"/>
        </w:tabs>
        <w:rPr>
          <w:noProof/>
          <w:lang w:val="en-US"/>
        </w:rPr>
      </w:pPr>
      <w:hyperlink w:anchor="_Toc103547048" w:history="1">
        <w:r w:rsidR="008C6A73" w:rsidRPr="00DF7756">
          <w:rPr>
            <w:rStyle w:val="Hyperlink"/>
            <w:noProof/>
          </w:rPr>
          <w:t>Hình 44. Bảng TaiKhoan</w:t>
        </w:r>
        <w:r w:rsidR="008C6A73">
          <w:rPr>
            <w:noProof/>
            <w:webHidden/>
          </w:rPr>
          <w:tab/>
        </w:r>
        <w:r w:rsidR="008C6A73">
          <w:rPr>
            <w:noProof/>
            <w:webHidden/>
          </w:rPr>
          <w:fldChar w:fldCharType="begin"/>
        </w:r>
        <w:r w:rsidR="008C6A73">
          <w:rPr>
            <w:noProof/>
            <w:webHidden/>
          </w:rPr>
          <w:instrText xml:space="preserve"> PAGEREF _Toc103547048 \h </w:instrText>
        </w:r>
        <w:r w:rsidR="008C6A73">
          <w:rPr>
            <w:noProof/>
            <w:webHidden/>
          </w:rPr>
        </w:r>
        <w:r w:rsidR="008C6A73">
          <w:rPr>
            <w:noProof/>
            <w:webHidden/>
          </w:rPr>
          <w:fldChar w:fldCharType="separate"/>
        </w:r>
        <w:r w:rsidR="008C6A73">
          <w:rPr>
            <w:noProof/>
            <w:webHidden/>
          </w:rPr>
          <w:t>50</w:t>
        </w:r>
        <w:r w:rsidR="008C6A73">
          <w:rPr>
            <w:noProof/>
            <w:webHidden/>
          </w:rPr>
          <w:fldChar w:fldCharType="end"/>
        </w:r>
      </w:hyperlink>
    </w:p>
    <w:p w14:paraId="4B4D7483" w14:textId="44EB092C" w:rsidR="008C6A73" w:rsidRDefault="00E649F8">
      <w:pPr>
        <w:pStyle w:val="TableofFigures"/>
        <w:tabs>
          <w:tab w:val="right" w:leader="dot" w:pos="9350"/>
        </w:tabs>
        <w:rPr>
          <w:noProof/>
          <w:lang w:val="en-US"/>
        </w:rPr>
      </w:pPr>
      <w:hyperlink w:anchor="_Toc103547049" w:history="1">
        <w:r w:rsidR="008C6A73" w:rsidRPr="00DF7756">
          <w:rPr>
            <w:rStyle w:val="Hyperlink"/>
            <w:noProof/>
          </w:rPr>
          <w:t>Hình 45. Bảng NhanVien</w:t>
        </w:r>
        <w:r w:rsidR="008C6A73">
          <w:rPr>
            <w:noProof/>
            <w:webHidden/>
          </w:rPr>
          <w:tab/>
        </w:r>
        <w:r w:rsidR="008C6A73">
          <w:rPr>
            <w:noProof/>
            <w:webHidden/>
          </w:rPr>
          <w:fldChar w:fldCharType="begin"/>
        </w:r>
        <w:r w:rsidR="008C6A73">
          <w:rPr>
            <w:noProof/>
            <w:webHidden/>
          </w:rPr>
          <w:instrText xml:space="preserve"> PAGEREF _Toc103547049 \h </w:instrText>
        </w:r>
        <w:r w:rsidR="008C6A73">
          <w:rPr>
            <w:noProof/>
            <w:webHidden/>
          </w:rPr>
        </w:r>
        <w:r w:rsidR="008C6A73">
          <w:rPr>
            <w:noProof/>
            <w:webHidden/>
          </w:rPr>
          <w:fldChar w:fldCharType="separate"/>
        </w:r>
        <w:r w:rsidR="008C6A73">
          <w:rPr>
            <w:noProof/>
            <w:webHidden/>
          </w:rPr>
          <w:t>51</w:t>
        </w:r>
        <w:r w:rsidR="008C6A73">
          <w:rPr>
            <w:noProof/>
            <w:webHidden/>
          </w:rPr>
          <w:fldChar w:fldCharType="end"/>
        </w:r>
      </w:hyperlink>
    </w:p>
    <w:p w14:paraId="757BA904" w14:textId="1B079ED7" w:rsidR="008C6A73" w:rsidRDefault="00E649F8">
      <w:pPr>
        <w:pStyle w:val="TableofFigures"/>
        <w:tabs>
          <w:tab w:val="right" w:leader="dot" w:pos="9350"/>
        </w:tabs>
        <w:rPr>
          <w:noProof/>
          <w:lang w:val="en-US"/>
        </w:rPr>
      </w:pPr>
      <w:hyperlink w:anchor="_Toc103547050" w:history="1">
        <w:r w:rsidR="008C6A73" w:rsidRPr="00DF7756">
          <w:rPr>
            <w:rStyle w:val="Hyperlink"/>
            <w:noProof/>
          </w:rPr>
          <w:t>Hình 46. Bảng Menu</w:t>
        </w:r>
        <w:r w:rsidR="008C6A73">
          <w:rPr>
            <w:noProof/>
            <w:webHidden/>
          </w:rPr>
          <w:tab/>
        </w:r>
        <w:r w:rsidR="008C6A73">
          <w:rPr>
            <w:noProof/>
            <w:webHidden/>
          </w:rPr>
          <w:fldChar w:fldCharType="begin"/>
        </w:r>
        <w:r w:rsidR="008C6A73">
          <w:rPr>
            <w:noProof/>
            <w:webHidden/>
          </w:rPr>
          <w:instrText xml:space="preserve"> PAGEREF _Toc103547050 \h </w:instrText>
        </w:r>
        <w:r w:rsidR="008C6A73">
          <w:rPr>
            <w:noProof/>
            <w:webHidden/>
          </w:rPr>
        </w:r>
        <w:r w:rsidR="008C6A73">
          <w:rPr>
            <w:noProof/>
            <w:webHidden/>
          </w:rPr>
          <w:fldChar w:fldCharType="separate"/>
        </w:r>
        <w:r w:rsidR="008C6A73">
          <w:rPr>
            <w:noProof/>
            <w:webHidden/>
          </w:rPr>
          <w:t>51</w:t>
        </w:r>
        <w:r w:rsidR="008C6A73">
          <w:rPr>
            <w:noProof/>
            <w:webHidden/>
          </w:rPr>
          <w:fldChar w:fldCharType="end"/>
        </w:r>
      </w:hyperlink>
    </w:p>
    <w:p w14:paraId="24100015" w14:textId="14B0672E" w:rsidR="008C6A73" w:rsidRDefault="00E649F8">
      <w:pPr>
        <w:pStyle w:val="TableofFigures"/>
        <w:tabs>
          <w:tab w:val="right" w:leader="dot" w:pos="9350"/>
        </w:tabs>
        <w:rPr>
          <w:noProof/>
          <w:lang w:val="en-US"/>
        </w:rPr>
      </w:pPr>
      <w:hyperlink w:anchor="_Toc103547051" w:history="1">
        <w:r w:rsidR="008C6A73" w:rsidRPr="00DF7756">
          <w:rPr>
            <w:rStyle w:val="Hyperlink"/>
            <w:noProof/>
          </w:rPr>
          <w:t>Hình 47. Bảng SanPham</w:t>
        </w:r>
        <w:r w:rsidR="008C6A73">
          <w:rPr>
            <w:noProof/>
            <w:webHidden/>
          </w:rPr>
          <w:tab/>
        </w:r>
        <w:r w:rsidR="008C6A73">
          <w:rPr>
            <w:noProof/>
            <w:webHidden/>
          </w:rPr>
          <w:fldChar w:fldCharType="begin"/>
        </w:r>
        <w:r w:rsidR="008C6A73">
          <w:rPr>
            <w:noProof/>
            <w:webHidden/>
          </w:rPr>
          <w:instrText xml:space="preserve"> PAGEREF _Toc103547051 \h </w:instrText>
        </w:r>
        <w:r w:rsidR="008C6A73">
          <w:rPr>
            <w:noProof/>
            <w:webHidden/>
          </w:rPr>
        </w:r>
        <w:r w:rsidR="008C6A73">
          <w:rPr>
            <w:noProof/>
            <w:webHidden/>
          </w:rPr>
          <w:fldChar w:fldCharType="separate"/>
        </w:r>
        <w:r w:rsidR="008C6A73">
          <w:rPr>
            <w:noProof/>
            <w:webHidden/>
          </w:rPr>
          <w:t>51</w:t>
        </w:r>
        <w:r w:rsidR="008C6A73">
          <w:rPr>
            <w:noProof/>
            <w:webHidden/>
          </w:rPr>
          <w:fldChar w:fldCharType="end"/>
        </w:r>
      </w:hyperlink>
    </w:p>
    <w:p w14:paraId="14DFE266" w14:textId="77B7D0AC" w:rsidR="008C6A73" w:rsidRDefault="00E649F8">
      <w:pPr>
        <w:pStyle w:val="TableofFigures"/>
        <w:tabs>
          <w:tab w:val="right" w:leader="dot" w:pos="9350"/>
        </w:tabs>
        <w:rPr>
          <w:noProof/>
          <w:lang w:val="en-US"/>
        </w:rPr>
      </w:pPr>
      <w:hyperlink w:anchor="_Toc103547052" w:history="1">
        <w:r w:rsidR="008C6A73" w:rsidRPr="00DF7756">
          <w:rPr>
            <w:rStyle w:val="Hyperlink"/>
            <w:noProof/>
          </w:rPr>
          <w:t>Hình 48. Bảng KhoHang</w:t>
        </w:r>
        <w:r w:rsidR="008C6A73">
          <w:rPr>
            <w:noProof/>
            <w:webHidden/>
          </w:rPr>
          <w:tab/>
        </w:r>
        <w:r w:rsidR="008C6A73">
          <w:rPr>
            <w:noProof/>
            <w:webHidden/>
          </w:rPr>
          <w:fldChar w:fldCharType="begin"/>
        </w:r>
        <w:r w:rsidR="008C6A73">
          <w:rPr>
            <w:noProof/>
            <w:webHidden/>
          </w:rPr>
          <w:instrText xml:space="preserve"> PAGEREF _Toc103547052 \h </w:instrText>
        </w:r>
        <w:r w:rsidR="008C6A73">
          <w:rPr>
            <w:noProof/>
            <w:webHidden/>
          </w:rPr>
        </w:r>
        <w:r w:rsidR="008C6A73">
          <w:rPr>
            <w:noProof/>
            <w:webHidden/>
          </w:rPr>
          <w:fldChar w:fldCharType="separate"/>
        </w:r>
        <w:r w:rsidR="008C6A73">
          <w:rPr>
            <w:noProof/>
            <w:webHidden/>
          </w:rPr>
          <w:t>52</w:t>
        </w:r>
        <w:r w:rsidR="008C6A73">
          <w:rPr>
            <w:noProof/>
            <w:webHidden/>
          </w:rPr>
          <w:fldChar w:fldCharType="end"/>
        </w:r>
      </w:hyperlink>
    </w:p>
    <w:p w14:paraId="6BFD2271" w14:textId="0FC9F28C" w:rsidR="008C6A73" w:rsidRDefault="00E649F8">
      <w:pPr>
        <w:pStyle w:val="TableofFigures"/>
        <w:tabs>
          <w:tab w:val="right" w:leader="dot" w:pos="9350"/>
        </w:tabs>
        <w:rPr>
          <w:noProof/>
          <w:lang w:val="en-US"/>
        </w:rPr>
      </w:pPr>
      <w:hyperlink w:anchor="_Toc103547053" w:history="1">
        <w:r w:rsidR="008C6A73" w:rsidRPr="00DF7756">
          <w:rPr>
            <w:rStyle w:val="Hyperlink"/>
            <w:noProof/>
          </w:rPr>
          <w:t>Hình 49. Bảng VatLieu</w:t>
        </w:r>
        <w:r w:rsidR="008C6A73">
          <w:rPr>
            <w:noProof/>
            <w:webHidden/>
          </w:rPr>
          <w:tab/>
        </w:r>
        <w:r w:rsidR="008C6A73">
          <w:rPr>
            <w:noProof/>
            <w:webHidden/>
          </w:rPr>
          <w:fldChar w:fldCharType="begin"/>
        </w:r>
        <w:r w:rsidR="008C6A73">
          <w:rPr>
            <w:noProof/>
            <w:webHidden/>
          </w:rPr>
          <w:instrText xml:space="preserve"> PAGEREF _Toc103547053 \h </w:instrText>
        </w:r>
        <w:r w:rsidR="008C6A73">
          <w:rPr>
            <w:noProof/>
            <w:webHidden/>
          </w:rPr>
        </w:r>
        <w:r w:rsidR="008C6A73">
          <w:rPr>
            <w:noProof/>
            <w:webHidden/>
          </w:rPr>
          <w:fldChar w:fldCharType="separate"/>
        </w:r>
        <w:r w:rsidR="008C6A73">
          <w:rPr>
            <w:noProof/>
            <w:webHidden/>
          </w:rPr>
          <w:t>52</w:t>
        </w:r>
        <w:r w:rsidR="008C6A73">
          <w:rPr>
            <w:noProof/>
            <w:webHidden/>
          </w:rPr>
          <w:fldChar w:fldCharType="end"/>
        </w:r>
      </w:hyperlink>
    </w:p>
    <w:p w14:paraId="691F3C83" w14:textId="7ED006D5" w:rsidR="008C6A73" w:rsidRDefault="00E649F8">
      <w:pPr>
        <w:pStyle w:val="TableofFigures"/>
        <w:tabs>
          <w:tab w:val="right" w:leader="dot" w:pos="9350"/>
        </w:tabs>
        <w:rPr>
          <w:noProof/>
          <w:lang w:val="en-US"/>
        </w:rPr>
      </w:pPr>
      <w:hyperlink w:anchor="_Toc103547054" w:history="1">
        <w:r w:rsidR="008C6A73" w:rsidRPr="00DF7756">
          <w:rPr>
            <w:rStyle w:val="Hyperlink"/>
            <w:noProof/>
          </w:rPr>
          <w:t>Hình 50. Bảng LichLam</w:t>
        </w:r>
        <w:r w:rsidR="008C6A73">
          <w:rPr>
            <w:noProof/>
            <w:webHidden/>
          </w:rPr>
          <w:tab/>
        </w:r>
        <w:r w:rsidR="008C6A73">
          <w:rPr>
            <w:noProof/>
            <w:webHidden/>
          </w:rPr>
          <w:fldChar w:fldCharType="begin"/>
        </w:r>
        <w:r w:rsidR="008C6A73">
          <w:rPr>
            <w:noProof/>
            <w:webHidden/>
          </w:rPr>
          <w:instrText xml:space="preserve"> PAGEREF _Toc103547054 \h </w:instrText>
        </w:r>
        <w:r w:rsidR="008C6A73">
          <w:rPr>
            <w:noProof/>
            <w:webHidden/>
          </w:rPr>
        </w:r>
        <w:r w:rsidR="008C6A73">
          <w:rPr>
            <w:noProof/>
            <w:webHidden/>
          </w:rPr>
          <w:fldChar w:fldCharType="separate"/>
        </w:r>
        <w:r w:rsidR="008C6A73">
          <w:rPr>
            <w:noProof/>
            <w:webHidden/>
          </w:rPr>
          <w:t>52</w:t>
        </w:r>
        <w:r w:rsidR="008C6A73">
          <w:rPr>
            <w:noProof/>
            <w:webHidden/>
          </w:rPr>
          <w:fldChar w:fldCharType="end"/>
        </w:r>
      </w:hyperlink>
    </w:p>
    <w:p w14:paraId="6E616A58" w14:textId="71079571" w:rsidR="008C6A73" w:rsidRDefault="00E649F8">
      <w:pPr>
        <w:pStyle w:val="TableofFigures"/>
        <w:tabs>
          <w:tab w:val="right" w:leader="dot" w:pos="9350"/>
        </w:tabs>
        <w:rPr>
          <w:noProof/>
          <w:lang w:val="en-US"/>
        </w:rPr>
      </w:pPr>
      <w:hyperlink w:anchor="_Toc103547055" w:history="1">
        <w:r w:rsidR="008C6A73" w:rsidRPr="00DF7756">
          <w:rPr>
            <w:rStyle w:val="Hyperlink"/>
            <w:noProof/>
          </w:rPr>
          <w:t>Hình 51. Bảng HoaDon</w:t>
        </w:r>
        <w:r w:rsidR="008C6A73">
          <w:rPr>
            <w:noProof/>
            <w:webHidden/>
          </w:rPr>
          <w:tab/>
        </w:r>
        <w:r w:rsidR="008C6A73">
          <w:rPr>
            <w:noProof/>
            <w:webHidden/>
          </w:rPr>
          <w:fldChar w:fldCharType="begin"/>
        </w:r>
        <w:r w:rsidR="008C6A73">
          <w:rPr>
            <w:noProof/>
            <w:webHidden/>
          </w:rPr>
          <w:instrText xml:space="preserve"> PAGEREF _Toc103547055 \h </w:instrText>
        </w:r>
        <w:r w:rsidR="008C6A73">
          <w:rPr>
            <w:noProof/>
            <w:webHidden/>
          </w:rPr>
        </w:r>
        <w:r w:rsidR="008C6A73">
          <w:rPr>
            <w:noProof/>
            <w:webHidden/>
          </w:rPr>
          <w:fldChar w:fldCharType="separate"/>
        </w:r>
        <w:r w:rsidR="008C6A73">
          <w:rPr>
            <w:noProof/>
            <w:webHidden/>
          </w:rPr>
          <w:t>53</w:t>
        </w:r>
        <w:r w:rsidR="008C6A73">
          <w:rPr>
            <w:noProof/>
            <w:webHidden/>
          </w:rPr>
          <w:fldChar w:fldCharType="end"/>
        </w:r>
      </w:hyperlink>
    </w:p>
    <w:p w14:paraId="6C5DAC5A" w14:textId="2A399C5E" w:rsidR="009614ED" w:rsidRPr="009614ED" w:rsidRDefault="009614ED" w:rsidP="009614ED">
      <w:r>
        <w:fldChar w:fldCharType="end"/>
      </w:r>
    </w:p>
    <w:p w14:paraId="4C14B28E" w14:textId="135A1FA5" w:rsidR="0C76E488" w:rsidRDefault="153D03B7" w:rsidP="00F851EB">
      <w:pPr>
        <w:pStyle w:val="Heading1"/>
        <w:pageBreakBefore/>
      </w:pPr>
      <w:bookmarkStart w:id="3" w:name="_Toc95847727"/>
      <w:bookmarkStart w:id="4" w:name="_Toc103168200"/>
      <w:r>
        <w:lastRenderedPageBreak/>
        <w:t xml:space="preserve">Lí Do </w:t>
      </w:r>
      <w:r w:rsidR="2739E31E">
        <w:t>Chọn Đề Tài</w:t>
      </w:r>
      <w:bookmarkEnd w:id="3"/>
      <w:bookmarkEnd w:id="4"/>
    </w:p>
    <w:p w14:paraId="6122F3E6" w14:textId="14F3B6BE" w:rsidR="002C0F10" w:rsidRDefault="72ACA299" w:rsidP="002C0F10">
      <w:pPr>
        <w:pStyle w:val="ListParagraph"/>
        <w:ind w:left="0"/>
      </w:pPr>
      <w:r>
        <w:t>Quản lý bán hàng, hay quản lý kinh doanh luôn là một phần rất quan trọng trong hoạt động kinh doanh của bất kỳ doanh nghiệp hay cửa hàng nào. Cùng với sự phát triển của xã hội, nhu cầu của con người cũng tăng lên, đòi hỏi những dịch vụ tiết kiệm tối đa thời gian, công sức mà phải đạt được hiệu quả.</w:t>
      </w:r>
    </w:p>
    <w:p w14:paraId="425A4AE5" w14:textId="16A93189" w:rsidR="002C0F10" w:rsidRDefault="00C717B9" w:rsidP="002C0F10">
      <w:pPr>
        <w:pStyle w:val="ListParagraph"/>
        <w:ind w:left="0"/>
      </w:pPr>
      <w:r>
        <w:t xml:space="preserve">Chủ của Quán Trà Sửa </w:t>
      </w:r>
      <w:r w:rsidR="7F3BBB31">
        <w:t>Chinh Chien</w:t>
      </w:r>
      <w:r w:rsidR="00E0505B">
        <w:t xml:space="preserve"> </w:t>
      </w:r>
      <w:r w:rsidR="007D7CB7">
        <w:t>cũng không ngoại lệ,</w:t>
      </w:r>
      <w:r w:rsidR="004A0458">
        <w:t xml:space="preserve"> một người kinh doanh luôn muốn bán dịch vụ của mình tốt hơn, nhanh hơn, tiết kiệm hơn cho cả doanh nghiệp và khách hàng. Khi chưa có một phần mềm để tự động hóa các hoạt động, nhân viên của quán luôn phải vật lôn với đống giấy tờ dài ngoằn</w:t>
      </w:r>
      <w:r w:rsidR="00721261">
        <w:t xml:space="preserve"> hằng ngày, có khi về nhà mà vẫn chưa xong các sổ sách. Và những sai s</w:t>
      </w:r>
      <w:r w:rsidR="003D50AB">
        <w:t>ố luôn hiện hữu trong mỗi báo cáo, do không phải ai cũng có thể chính xác như máy móc.</w:t>
      </w:r>
      <w:r w:rsidR="003625E8">
        <w:t xml:space="preserve"> Khi phục vụ </w:t>
      </w:r>
      <w:r w:rsidR="1D29C407">
        <w:t>khách</w:t>
      </w:r>
      <w:r w:rsidR="003625E8">
        <w:t xml:space="preserve">, có những lúc phải dừng lại các hoạt động để </w:t>
      </w:r>
      <w:r w:rsidR="732F353C">
        <w:t>giải</w:t>
      </w:r>
      <w:r w:rsidR="00002F28">
        <w:t xml:space="preserve"> quyết vấn đề tiền bạc với </w:t>
      </w:r>
      <w:r w:rsidR="732F353C">
        <w:t>khách.</w:t>
      </w:r>
      <w:r w:rsidR="00002F28">
        <w:t xml:space="preserve"> Những điều đó không chỉ gây khó chịu cho nhà kinh doanh, </w:t>
      </w:r>
      <w:r w:rsidR="732F353C">
        <w:t>nhân</w:t>
      </w:r>
      <w:r w:rsidR="00002F28">
        <w:t xml:space="preserve"> viên mà đến cả khách hàng cũng không thể thoát khỏi.</w:t>
      </w:r>
    </w:p>
    <w:p w14:paraId="6D35A6FF" w14:textId="14CBB956" w:rsidR="002B4E8F" w:rsidRPr="00002F28" w:rsidRDefault="72ACA299" w:rsidP="002C0F10">
      <w:pPr>
        <w:pStyle w:val="ListParagraph"/>
        <w:ind w:left="0"/>
      </w:pPr>
      <w:r>
        <w:t xml:space="preserve">Vì thế, nhóm chúng em làm khảo sát </w:t>
      </w:r>
      <w:r w:rsidR="004A0458">
        <w:t xml:space="preserve">về cách thức hoạt động của quán </w:t>
      </w:r>
      <w:r>
        <w:t>và viết chương trình h</w:t>
      </w:r>
      <w:r w:rsidR="00FC252E">
        <w:t>ỗ</w:t>
      </w:r>
      <w:r>
        <w:t xml:space="preserve"> trợ quán trà s</w:t>
      </w:r>
      <w:r w:rsidR="00FC252E">
        <w:t>ữ</w:t>
      </w:r>
      <w:r>
        <w:t xml:space="preserve">a </w:t>
      </w:r>
      <w:r w:rsidR="7959EB57">
        <w:t>Chinh Chien</w:t>
      </w:r>
      <w:r>
        <w:t xml:space="preserve"> số hóa quy trình quản lý của họ.</w:t>
      </w:r>
    </w:p>
    <w:p w14:paraId="34877316" w14:textId="77777777" w:rsidR="005110A7" w:rsidRDefault="005110A7" w:rsidP="002C0F10">
      <w:pPr>
        <w:pStyle w:val="ListParagraph"/>
        <w:ind w:left="0"/>
      </w:pPr>
    </w:p>
    <w:p w14:paraId="76D51227" w14:textId="404B7ADA" w:rsidR="00E424B0" w:rsidRDefault="00E424B0" w:rsidP="05845828">
      <w:pPr>
        <w:pStyle w:val="Heading1"/>
        <w:pageBreakBefore/>
        <w:numPr>
          <w:ilvl w:val="0"/>
          <w:numId w:val="22"/>
        </w:numPr>
        <w:ind w:left="990" w:hanging="990"/>
        <w:rPr>
          <w:rFonts w:ascii="Calibri Light (Đầu đề)" w:eastAsia="Calibri Light (Đầu đề)" w:hAnsi="Calibri Light (Đầu đề)" w:cs="Calibri Light (Đầu đề)"/>
        </w:rPr>
      </w:pPr>
      <w:bookmarkStart w:id="5" w:name="_Toc95847728"/>
      <w:bookmarkStart w:id="6" w:name="_Toc103168201"/>
      <w:r w:rsidRPr="05845828">
        <w:rPr>
          <w:rFonts w:ascii="Calibri Light (Đầu đề)" w:eastAsia="Calibri Light (Đầu đề)" w:hAnsi="Calibri Light (Đầu đề)" w:cs="Calibri Light (Đầu đề)"/>
        </w:rPr>
        <w:lastRenderedPageBreak/>
        <w:t xml:space="preserve">Khảo </w:t>
      </w:r>
      <w:r w:rsidR="001F3599" w:rsidRPr="05845828">
        <w:rPr>
          <w:rFonts w:ascii="Calibri Light (Đầu đề)" w:eastAsia="Calibri Light (Đầu đề)" w:hAnsi="Calibri Light (Đầu đề)" w:cs="Calibri Light (Đầu đề)"/>
        </w:rPr>
        <w:t>S</w:t>
      </w:r>
      <w:r w:rsidRPr="05845828">
        <w:rPr>
          <w:rFonts w:ascii="Calibri Light (Đầu đề)" w:eastAsia="Calibri Light (Đầu đề)" w:hAnsi="Calibri Light (Đầu đề)" w:cs="Calibri Light (Đầu đề)"/>
        </w:rPr>
        <w:t xml:space="preserve">át </w:t>
      </w:r>
      <w:r w:rsidR="001F3599" w:rsidRPr="05845828">
        <w:rPr>
          <w:rFonts w:ascii="Calibri Light (Đầu đề)" w:eastAsia="Calibri Light (Đầu đề)" w:hAnsi="Calibri Light (Đầu đề)" w:cs="Calibri Light (Đầu đề)"/>
        </w:rPr>
        <w:t>S</w:t>
      </w:r>
      <w:r w:rsidRPr="05845828">
        <w:rPr>
          <w:rFonts w:ascii="Calibri Light (Đầu đề)" w:eastAsia="Calibri Light (Đầu đề)" w:hAnsi="Calibri Light (Đầu đề)" w:cs="Calibri Light (Đầu đề)"/>
        </w:rPr>
        <w:t xml:space="preserve">ơ </w:t>
      </w:r>
      <w:r w:rsidR="001F3599" w:rsidRPr="05845828">
        <w:rPr>
          <w:rFonts w:ascii="Calibri Light (Đầu đề)" w:eastAsia="Calibri Light (Đầu đề)" w:hAnsi="Calibri Light (Đầu đề)" w:cs="Calibri Light (Đầu đề)"/>
        </w:rPr>
        <w:t>B</w:t>
      </w:r>
      <w:r w:rsidRPr="05845828">
        <w:rPr>
          <w:rFonts w:ascii="Calibri Light (Đầu đề)" w:eastAsia="Calibri Light (Đầu đề)" w:hAnsi="Calibri Light (Đầu đề)" w:cs="Calibri Light (Đầu đề)"/>
        </w:rPr>
        <w:t>ộ</w:t>
      </w:r>
      <w:bookmarkEnd w:id="5"/>
      <w:bookmarkEnd w:id="6"/>
    </w:p>
    <w:p w14:paraId="2B773AD7" w14:textId="487C3D83" w:rsidR="00285CEC" w:rsidRDefault="00285CEC" w:rsidP="00995E18">
      <w:pPr>
        <w:pStyle w:val="Heading2"/>
        <w:numPr>
          <w:ilvl w:val="0"/>
          <w:numId w:val="6"/>
        </w:numPr>
      </w:pPr>
      <w:bookmarkStart w:id="7" w:name="_Toc95847729"/>
      <w:bookmarkStart w:id="8" w:name="_Toc103168202"/>
      <w:r w:rsidRPr="00A55D76">
        <w:t>Sơ đồ tổ chức</w:t>
      </w:r>
      <w:bookmarkEnd w:id="7"/>
      <w:bookmarkEnd w:id="8"/>
    </w:p>
    <w:p w14:paraId="1E65CCEF" w14:textId="77777777" w:rsidR="00556330" w:rsidRPr="00556330" w:rsidRDefault="00556330" w:rsidP="00556330"/>
    <w:p w14:paraId="704BB9AA" w14:textId="77777777" w:rsidR="000E3370" w:rsidRDefault="00285CEC" w:rsidP="00BE3C24">
      <w:pPr>
        <w:keepNext/>
      </w:pPr>
      <w:r>
        <w:rPr>
          <w:noProof/>
        </w:rPr>
        <w:drawing>
          <wp:inline distT="0" distB="0" distL="0" distR="0" wp14:anchorId="7E916C1D" wp14:editId="461337C1">
            <wp:extent cx="5928874" cy="3970364"/>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0">
                      <a:extLst>
                        <a:ext uri="{28A0092B-C50C-407E-A947-70E740481C1C}">
                          <a14:useLocalDpi xmlns:a14="http://schemas.microsoft.com/office/drawing/2010/main" val="0"/>
                        </a:ext>
                      </a:extLst>
                    </a:blip>
                    <a:stretch>
                      <a:fillRect/>
                    </a:stretch>
                  </pic:blipFill>
                  <pic:spPr>
                    <a:xfrm>
                      <a:off x="0" y="0"/>
                      <a:ext cx="5928874" cy="3970364"/>
                    </a:xfrm>
                    <a:prstGeom prst="rect">
                      <a:avLst/>
                    </a:prstGeom>
                  </pic:spPr>
                </pic:pic>
              </a:graphicData>
            </a:graphic>
          </wp:inline>
        </w:drawing>
      </w:r>
    </w:p>
    <w:p w14:paraId="50093279" w14:textId="065EA084" w:rsidR="00285CEC" w:rsidRDefault="000E3370" w:rsidP="00BE3C24">
      <w:pPr>
        <w:pStyle w:val="Caption"/>
        <w:rPr>
          <w:b/>
          <w:bCs/>
        </w:rPr>
      </w:pPr>
      <w:bookmarkStart w:id="9" w:name="_Toc92633722"/>
      <w:bookmarkStart w:id="10" w:name="_Toc92830574"/>
      <w:bookmarkStart w:id="11" w:name="_Toc103547006"/>
      <w:r>
        <w:t xml:space="preserve">Hình </w:t>
      </w:r>
      <w:r>
        <w:fldChar w:fldCharType="begin"/>
      </w:r>
      <w:r>
        <w:instrText>SEQ Hình \* ARABIC</w:instrText>
      </w:r>
      <w:r>
        <w:fldChar w:fldCharType="separate"/>
      </w:r>
      <w:r w:rsidR="001A02A2">
        <w:rPr>
          <w:noProof/>
        </w:rPr>
        <w:t>1</w:t>
      </w:r>
      <w:r>
        <w:fldChar w:fldCharType="end"/>
      </w:r>
      <w:r>
        <w:t>. Sơ đồ tổ chức</w:t>
      </w:r>
      <w:bookmarkEnd w:id="9"/>
      <w:bookmarkEnd w:id="10"/>
      <w:bookmarkEnd w:id="11"/>
    </w:p>
    <w:p w14:paraId="7D4E92DD" w14:textId="73930163" w:rsidR="00A55D76" w:rsidRPr="00A55D76" w:rsidRDefault="00A55D76" w:rsidP="00995E18">
      <w:pPr>
        <w:pStyle w:val="Heading2"/>
        <w:numPr>
          <w:ilvl w:val="0"/>
          <w:numId w:val="6"/>
        </w:numPr>
      </w:pPr>
      <w:bookmarkStart w:id="12" w:name="_Toc95847730"/>
      <w:bookmarkStart w:id="13" w:name="_Toc103168203"/>
      <w:r>
        <w:t xml:space="preserve">Yêu </w:t>
      </w:r>
      <w:r w:rsidR="00FC7E8B">
        <w:t>c</w:t>
      </w:r>
      <w:r>
        <w:t xml:space="preserve">ầu của </w:t>
      </w:r>
      <w:r w:rsidR="00FC7E8B">
        <w:t>n</w:t>
      </w:r>
      <w:r>
        <w:t xml:space="preserve">gười </w:t>
      </w:r>
      <w:r w:rsidR="00FC7E8B">
        <w:t>d</w:t>
      </w:r>
      <w:r>
        <w:t>ùng</w:t>
      </w:r>
      <w:bookmarkEnd w:id="12"/>
      <w:bookmarkEnd w:id="13"/>
    </w:p>
    <w:p w14:paraId="71242F55" w14:textId="7C1F1928" w:rsidR="007E1CF4" w:rsidRPr="00960F56" w:rsidRDefault="007E1CF4" w:rsidP="000936A1">
      <w:pPr>
        <w:pStyle w:val="Heading3"/>
        <w:ind w:left="720"/>
      </w:pPr>
      <w:bookmarkStart w:id="14" w:name="_Toc95847731"/>
      <w:bookmarkStart w:id="15" w:name="_Toc103168204"/>
      <w:r w:rsidRPr="00960F56">
        <w:t>Chủ quán</w:t>
      </w:r>
      <w:bookmarkEnd w:id="14"/>
      <w:bookmarkEnd w:id="15"/>
    </w:p>
    <w:p w14:paraId="2FAAC299" w14:textId="5FC4CD04" w:rsidR="006233E4" w:rsidRPr="00C25FDE" w:rsidRDefault="00C25FDE" w:rsidP="000936A1">
      <w:pPr>
        <w:pStyle w:val="ListParagraph"/>
        <w:rPr>
          <w:b/>
          <w:bCs/>
        </w:rPr>
      </w:pPr>
      <w:r w:rsidRPr="00C25FDE">
        <w:rPr>
          <w:b/>
          <w:bCs/>
        </w:rPr>
        <w:t>Nhiệm vụ của anh</w:t>
      </w:r>
      <w:r w:rsidR="005B60A2">
        <w:rPr>
          <w:b/>
          <w:bCs/>
        </w:rPr>
        <w:t>/chị</w:t>
      </w:r>
      <w:r w:rsidRPr="00C25FDE">
        <w:rPr>
          <w:b/>
          <w:bCs/>
        </w:rPr>
        <w:t xml:space="preserve"> trong quán là gì</w:t>
      </w:r>
      <w:r>
        <w:rPr>
          <w:b/>
          <w:bCs/>
        </w:rPr>
        <w:t>?</w:t>
      </w:r>
    </w:p>
    <w:p w14:paraId="4A0AACD2" w14:textId="267AB4F2" w:rsidR="00716FDB" w:rsidRDefault="00716FDB" w:rsidP="00995E18">
      <w:pPr>
        <w:pStyle w:val="ListParagraph"/>
        <w:numPr>
          <w:ilvl w:val="0"/>
          <w:numId w:val="3"/>
        </w:numPr>
      </w:pPr>
      <w:r>
        <w:t>Xem</w:t>
      </w:r>
      <w:r w:rsidRPr="00C53A5F">
        <w:t xml:space="preserve"> </w:t>
      </w:r>
      <w:r>
        <w:t xml:space="preserve">thông tin </w:t>
      </w:r>
      <w:r w:rsidR="0094032B">
        <w:t>kh</w:t>
      </w:r>
      <w:r w:rsidR="00A55D76">
        <w:t>o</w:t>
      </w:r>
      <w:r w:rsidR="00D36DF0">
        <w:t>.</w:t>
      </w:r>
    </w:p>
    <w:p w14:paraId="1694CAC2" w14:textId="4423A4EB" w:rsidR="00716FDB" w:rsidRPr="00D36DF0" w:rsidRDefault="00716FDB" w:rsidP="00995E18">
      <w:pPr>
        <w:pStyle w:val="ListParagraph"/>
        <w:numPr>
          <w:ilvl w:val="0"/>
          <w:numId w:val="3"/>
        </w:numPr>
      </w:pPr>
      <w:commentRangeStart w:id="16"/>
      <w:r w:rsidRPr="00D36DF0">
        <w:t>Xem bảng chấm công</w:t>
      </w:r>
      <w:r w:rsidR="00900DC6" w:rsidRPr="00D36DF0">
        <w:t xml:space="preserve"> </w:t>
      </w:r>
      <w:r w:rsidR="007C6146" w:rsidRPr="00D36DF0">
        <w:t xml:space="preserve">và </w:t>
      </w:r>
      <w:r w:rsidR="00900DC6" w:rsidRPr="00D36DF0">
        <w:t>lương</w:t>
      </w:r>
      <w:r w:rsidR="007C6146" w:rsidRPr="00D36DF0">
        <w:t>: lương tự động tính</w:t>
      </w:r>
      <w:commentRangeEnd w:id="16"/>
      <w:r w:rsidR="00E2218E" w:rsidRPr="00D36DF0">
        <w:rPr>
          <w:rStyle w:val="CommentReference"/>
        </w:rPr>
        <w:commentReference w:id="16"/>
      </w:r>
      <w:r w:rsidR="00D36DF0">
        <w:t>.</w:t>
      </w:r>
    </w:p>
    <w:p w14:paraId="6DE81167" w14:textId="519B32C7" w:rsidR="00461AA8" w:rsidRDefault="00716FDB" w:rsidP="00995E18">
      <w:pPr>
        <w:pStyle w:val="ListParagraph"/>
        <w:numPr>
          <w:ilvl w:val="0"/>
          <w:numId w:val="3"/>
        </w:numPr>
      </w:pPr>
      <w:r>
        <w:t xml:space="preserve">Xem </w:t>
      </w:r>
      <w:r w:rsidR="00D36DF0">
        <w:t>báo cáo</w:t>
      </w:r>
      <w:r>
        <w:t xml:space="preserve"> doanh thu</w:t>
      </w:r>
      <w:r w:rsidR="00F77474">
        <w:t xml:space="preserve"> của </w:t>
      </w:r>
      <w:r w:rsidR="009E7237">
        <w:t>cuối ngày, cuối</w:t>
      </w:r>
      <w:r w:rsidR="00F77474">
        <w:t xml:space="preserve"> tháng và cuối năm</w:t>
      </w:r>
      <w:r w:rsidR="00D36DF0">
        <w:t>.</w:t>
      </w:r>
    </w:p>
    <w:p w14:paraId="46242752" w14:textId="41DB5E5C" w:rsidR="00C02D86" w:rsidRPr="00F661A3" w:rsidRDefault="00716FDB" w:rsidP="007715BD">
      <w:pPr>
        <w:pStyle w:val="ListParagraph"/>
        <w:numPr>
          <w:ilvl w:val="0"/>
          <w:numId w:val="3"/>
        </w:numPr>
      </w:pPr>
      <w:r w:rsidRPr="006C3E44">
        <w:t>Quản lý</w:t>
      </w:r>
      <w:r w:rsidR="00610B64">
        <w:t xml:space="preserve">, lên ý tưởng cho </w:t>
      </w:r>
      <w:r w:rsidRPr="006C3E44">
        <w:t>Menu</w:t>
      </w:r>
      <w:r w:rsidR="006C3E44" w:rsidRPr="006C3E44">
        <w:t xml:space="preserve"> sau </w:t>
      </w:r>
      <w:r w:rsidR="002634FA">
        <w:t>6 tháng</w:t>
      </w:r>
      <w:r w:rsidR="006C3E44" w:rsidRPr="006C3E44">
        <w:t xml:space="preserve"> h</w:t>
      </w:r>
      <w:r w:rsidR="006C3E44">
        <w:t xml:space="preserve">oặc </w:t>
      </w:r>
      <w:r w:rsidR="002634FA">
        <w:t xml:space="preserve">1 </w:t>
      </w:r>
      <w:r w:rsidR="006C3E44">
        <w:t>năm</w:t>
      </w:r>
      <w:r w:rsidR="00D36DF0">
        <w:t>.</w:t>
      </w:r>
    </w:p>
    <w:p w14:paraId="542FBEA1" w14:textId="509FEF06" w:rsidR="00B46877" w:rsidRPr="00960F56" w:rsidRDefault="007E1CF4" w:rsidP="000936A1">
      <w:pPr>
        <w:pStyle w:val="Heading3"/>
        <w:ind w:left="720"/>
      </w:pPr>
      <w:bookmarkStart w:id="17" w:name="_Toc95847732"/>
      <w:bookmarkStart w:id="18" w:name="_Toc103168205"/>
      <w:r w:rsidRPr="00960F56">
        <w:t>Quản lý</w:t>
      </w:r>
      <w:bookmarkEnd w:id="17"/>
      <w:bookmarkEnd w:id="18"/>
    </w:p>
    <w:p w14:paraId="6DBFF10E" w14:textId="4221391D" w:rsidR="00D17971" w:rsidRDefault="00D17971" w:rsidP="000936A1">
      <w:pPr>
        <w:pStyle w:val="ListParagraph"/>
        <w:rPr>
          <w:b/>
          <w:bCs/>
        </w:rPr>
      </w:pPr>
      <w:r>
        <w:rPr>
          <w:b/>
          <w:bCs/>
        </w:rPr>
        <w:t>Anh</w:t>
      </w:r>
      <w:r w:rsidR="005B60A2">
        <w:rPr>
          <w:b/>
          <w:bCs/>
        </w:rPr>
        <w:t>/Chị</w:t>
      </w:r>
      <w:r>
        <w:rPr>
          <w:b/>
          <w:bCs/>
        </w:rPr>
        <w:t xml:space="preserve"> quản lý những gì trong quán?</w:t>
      </w:r>
    </w:p>
    <w:p w14:paraId="731D4CC6" w14:textId="7F836BFA" w:rsidR="00B46877" w:rsidRDefault="008C53E6" w:rsidP="00995E18">
      <w:pPr>
        <w:pStyle w:val="ListParagraph"/>
        <w:numPr>
          <w:ilvl w:val="0"/>
          <w:numId w:val="3"/>
        </w:numPr>
      </w:pPr>
      <w:r w:rsidRPr="008C53E6">
        <w:t xml:space="preserve">Quản </w:t>
      </w:r>
      <w:r w:rsidR="00F77474">
        <w:t>l</w:t>
      </w:r>
      <w:r w:rsidRPr="008C53E6">
        <w:t xml:space="preserve">ý </w:t>
      </w:r>
      <w:r w:rsidR="00F77474">
        <w:t>l</w:t>
      </w:r>
      <w:r w:rsidRPr="008C53E6">
        <w:t xml:space="preserve">ịch </w:t>
      </w:r>
      <w:r w:rsidR="00F77474">
        <w:t>l</w:t>
      </w:r>
      <w:r w:rsidRPr="008C53E6">
        <w:t>àm</w:t>
      </w:r>
      <w:r w:rsidR="00F77474">
        <w:t xml:space="preserve">: </w:t>
      </w:r>
      <w:r w:rsidR="00610CE8">
        <w:t xml:space="preserve">xem, </w:t>
      </w:r>
      <w:r w:rsidR="00C02D86">
        <w:t>tạo</w:t>
      </w:r>
      <w:r w:rsidR="00E01BE0">
        <w:t xml:space="preserve"> và chỉnh sửa </w:t>
      </w:r>
      <w:r w:rsidR="00C02D86">
        <w:t>lịch mới mỗi tuần</w:t>
      </w:r>
    </w:p>
    <w:p w14:paraId="277E4D91" w14:textId="0AE18B79" w:rsidR="008C53E6" w:rsidRDefault="00FC2121" w:rsidP="00995E18">
      <w:pPr>
        <w:pStyle w:val="ListParagraph"/>
        <w:numPr>
          <w:ilvl w:val="0"/>
          <w:numId w:val="3"/>
        </w:numPr>
      </w:pPr>
      <w:r>
        <w:t>Báo Cáo</w:t>
      </w:r>
      <w:r w:rsidR="009F3300" w:rsidRPr="009F3300">
        <w:t xml:space="preserve"> Doanh Thu</w:t>
      </w:r>
      <w:r w:rsidR="00807DFB">
        <w:t xml:space="preserve">: </w:t>
      </w:r>
      <w:r w:rsidR="00433157">
        <w:t>kiểm tr</w:t>
      </w:r>
      <w:r w:rsidR="00835748">
        <w:t xml:space="preserve">a, đối chiếu với báo cáo </w:t>
      </w:r>
      <w:r w:rsidR="007B68AF">
        <w:t>hàng ngày</w:t>
      </w:r>
      <w:r w:rsidR="007328B0">
        <w:t xml:space="preserve"> </w:t>
      </w:r>
      <w:r w:rsidR="0057779E">
        <w:t>(</w:t>
      </w:r>
      <w:r w:rsidR="007328B0">
        <w:t>chỉnh sửa nếu có sai sót</w:t>
      </w:r>
      <w:r w:rsidR="0057779E">
        <w:t>),</w:t>
      </w:r>
      <w:r w:rsidR="007328B0">
        <w:t xml:space="preserve"> s</w:t>
      </w:r>
      <w:r w:rsidR="0057779E">
        <w:t>a</w:t>
      </w:r>
      <w:r w:rsidR="007328B0">
        <w:t>u đó</w:t>
      </w:r>
      <w:r w:rsidR="00807DFB">
        <w:t xml:space="preserve"> b</w:t>
      </w:r>
      <w:r w:rsidR="001D0400">
        <w:t>áo cáo v</w:t>
      </w:r>
      <w:r w:rsidR="00C518E8">
        <w:t>ề</w:t>
      </w:r>
      <w:r w:rsidR="001D0400">
        <w:t xml:space="preserve"> Chủ Quán mỗi cuối tháng</w:t>
      </w:r>
      <w:r w:rsidR="00F77474">
        <w:t xml:space="preserve"> và cuối năm</w:t>
      </w:r>
      <w:r w:rsidR="0057779E">
        <w:t>.</w:t>
      </w:r>
    </w:p>
    <w:p w14:paraId="0390FA46" w14:textId="658C134B" w:rsidR="009F3300" w:rsidRPr="008C53E6" w:rsidRDefault="003E11DA" w:rsidP="00995E18">
      <w:pPr>
        <w:pStyle w:val="ListParagraph"/>
        <w:numPr>
          <w:ilvl w:val="0"/>
          <w:numId w:val="3"/>
        </w:numPr>
      </w:pPr>
      <w:r w:rsidRPr="003E11DA">
        <w:t>Quản Lý Kho</w:t>
      </w:r>
      <w:r w:rsidR="00A56B93">
        <w:t xml:space="preserve"> Hàng</w:t>
      </w:r>
      <w:r w:rsidR="00F77474">
        <w:t>:</w:t>
      </w:r>
      <w:r w:rsidR="00C518E8">
        <w:t xml:space="preserve"> </w:t>
      </w:r>
      <w:r w:rsidR="000E376D">
        <w:t>cập nhật</w:t>
      </w:r>
      <w:r w:rsidR="008D10D2">
        <w:t xml:space="preserve"> thông tin </w:t>
      </w:r>
      <w:r w:rsidR="00510BF3">
        <w:t xml:space="preserve">của </w:t>
      </w:r>
      <w:r w:rsidR="00C46AC1">
        <w:t>Vật Liệu</w:t>
      </w:r>
      <w:r w:rsidR="000E376D">
        <w:t xml:space="preserve">, </w:t>
      </w:r>
      <w:r w:rsidR="00510BF3">
        <w:t>tổng k</w:t>
      </w:r>
      <w:r w:rsidR="00971803">
        <w:t xml:space="preserve">ết những thay đổi gửi về </w:t>
      </w:r>
      <w:r w:rsidR="000E376D">
        <w:t>c</w:t>
      </w:r>
      <w:r w:rsidR="00971803">
        <w:t xml:space="preserve">hủ </w:t>
      </w:r>
      <w:r w:rsidR="000E376D">
        <w:t>q</w:t>
      </w:r>
      <w:r w:rsidR="00971803">
        <w:t>uán cuối tháng</w:t>
      </w:r>
      <w:r w:rsidR="00C46AC1">
        <w:t>.</w:t>
      </w:r>
    </w:p>
    <w:p w14:paraId="2E243AE0" w14:textId="22936F67" w:rsidR="007E1CF4" w:rsidRPr="00960F56" w:rsidRDefault="007E1CF4" w:rsidP="000936A1">
      <w:pPr>
        <w:pStyle w:val="Heading3"/>
        <w:ind w:left="720"/>
      </w:pPr>
      <w:bookmarkStart w:id="19" w:name="_Toc95847733"/>
      <w:bookmarkStart w:id="20" w:name="_Toc103168206"/>
      <w:r w:rsidRPr="00960F56">
        <w:lastRenderedPageBreak/>
        <w:t xml:space="preserve">Nhân viên </w:t>
      </w:r>
      <w:r w:rsidR="00647E4A" w:rsidRPr="00960F56">
        <w:t>thu ngân</w:t>
      </w:r>
      <w:bookmarkEnd w:id="19"/>
      <w:bookmarkEnd w:id="20"/>
    </w:p>
    <w:p w14:paraId="0DBEE281" w14:textId="18F8F66C" w:rsidR="005B5BB4" w:rsidRPr="00002503" w:rsidRDefault="00411573" w:rsidP="000936A1">
      <w:pPr>
        <w:pStyle w:val="ListParagraph"/>
        <w:rPr>
          <w:b/>
          <w:bCs/>
        </w:rPr>
      </w:pPr>
      <w:r w:rsidRPr="005B5BB4">
        <w:rPr>
          <w:b/>
          <w:bCs/>
        </w:rPr>
        <w:t>Anh</w:t>
      </w:r>
      <w:r w:rsidR="005B60A2">
        <w:rPr>
          <w:b/>
          <w:bCs/>
        </w:rPr>
        <w:t>/Chị</w:t>
      </w:r>
      <w:r w:rsidRPr="005B5BB4">
        <w:rPr>
          <w:b/>
          <w:bCs/>
        </w:rPr>
        <w:t xml:space="preserve"> làm gì </w:t>
      </w:r>
      <w:r w:rsidR="00E9092D" w:rsidRPr="005B5BB4">
        <w:rPr>
          <w:b/>
          <w:bCs/>
        </w:rPr>
        <w:t>khi</w:t>
      </w:r>
      <w:r w:rsidR="005B5BB4" w:rsidRPr="005B5BB4">
        <w:rPr>
          <w:b/>
          <w:bCs/>
        </w:rPr>
        <w:t xml:space="preserve"> ti</w:t>
      </w:r>
      <w:r w:rsidR="005B5BB4">
        <w:rPr>
          <w:b/>
          <w:bCs/>
        </w:rPr>
        <w:t>ếp nhận đơn hàng từ khách?</w:t>
      </w:r>
    </w:p>
    <w:p w14:paraId="6AE7941B" w14:textId="68DA1253" w:rsidR="00890F09" w:rsidRPr="007921AB" w:rsidRDefault="009C62A2" w:rsidP="00995E18">
      <w:pPr>
        <w:pStyle w:val="ListParagraph"/>
        <w:numPr>
          <w:ilvl w:val="0"/>
          <w:numId w:val="3"/>
        </w:numPr>
        <w:rPr>
          <w:b/>
          <w:bCs/>
        </w:rPr>
      </w:pPr>
      <w:r>
        <w:t>Tiếp nhận đơn hàng</w:t>
      </w:r>
      <w:r w:rsidR="00002503">
        <w:t xml:space="preserve">: </w:t>
      </w:r>
      <w:r w:rsidR="00C80C7A">
        <w:t>Viết món ăn</w:t>
      </w:r>
      <w:r w:rsidR="00DE12BB">
        <w:t>, thức uống</w:t>
      </w:r>
      <w:r w:rsidR="00A868FA">
        <w:t xml:space="preserve">, tính tiền, </w:t>
      </w:r>
      <w:r w:rsidR="00EB1329">
        <w:t xml:space="preserve">gửi lại </w:t>
      </w:r>
      <w:r w:rsidR="000E376D">
        <w:t xml:space="preserve">hóa </w:t>
      </w:r>
      <w:r w:rsidR="00EB1329">
        <w:t xml:space="preserve">đơn tính tiền </w:t>
      </w:r>
    </w:p>
    <w:p w14:paraId="0477BD75" w14:textId="02D74ED6" w:rsidR="007921AB" w:rsidRDefault="00A56B93" w:rsidP="00995E18">
      <w:pPr>
        <w:pStyle w:val="ListParagraph"/>
        <w:numPr>
          <w:ilvl w:val="0"/>
          <w:numId w:val="3"/>
        </w:numPr>
        <w:rPr>
          <w:b/>
          <w:bCs/>
        </w:rPr>
      </w:pPr>
      <w:r>
        <w:t>Báo Cáo</w:t>
      </w:r>
      <w:r w:rsidR="007921AB" w:rsidRPr="000E376D">
        <w:t xml:space="preserve"> doanh thu </w:t>
      </w:r>
      <w:r w:rsidR="009E6BC4" w:rsidRPr="000E376D">
        <w:t>trong</w:t>
      </w:r>
      <w:r w:rsidR="007921AB" w:rsidRPr="000E376D">
        <w:t xml:space="preserve"> ngày</w:t>
      </w:r>
      <w:r w:rsidR="000E376D">
        <w:t>:</w:t>
      </w:r>
      <w:r w:rsidR="007921AB">
        <w:t xml:space="preserve"> gửi về </w:t>
      </w:r>
      <w:r w:rsidR="009E6BC4">
        <w:t>Quản lý</w:t>
      </w:r>
    </w:p>
    <w:p w14:paraId="06CB95A9" w14:textId="08EEA0B1" w:rsidR="000006FD" w:rsidRPr="00960F56" w:rsidRDefault="00647E4A" w:rsidP="000936A1">
      <w:pPr>
        <w:pStyle w:val="Heading3"/>
        <w:ind w:left="720"/>
      </w:pPr>
      <w:bookmarkStart w:id="21" w:name="_Toc95847734"/>
      <w:bookmarkStart w:id="22" w:name="_Toc103168207"/>
      <w:r w:rsidRPr="00960F56">
        <w:t>Nhân</w:t>
      </w:r>
      <w:r w:rsidR="00E45512" w:rsidRPr="00960F56">
        <w:t xml:space="preserve"> viên pha chế</w:t>
      </w:r>
      <w:bookmarkEnd w:id="21"/>
      <w:bookmarkEnd w:id="22"/>
    </w:p>
    <w:p w14:paraId="1E1665C8" w14:textId="6FF1FBD4" w:rsidR="009D795D" w:rsidRPr="004C74EE" w:rsidRDefault="00CA3E0C" w:rsidP="004C74EE">
      <w:pPr>
        <w:ind w:left="360" w:firstLine="360"/>
      </w:pPr>
      <w:r w:rsidRPr="00CA3E0C">
        <w:t>Kiểm</w:t>
      </w:r>
      <w:r>
        <w:t xml:space="preserve"> soát lượng tồn hàng</w:t>
      </w:r>
      <w:r w:rsidR="0021423A">
        <w:t xml:space="preserve"> mỗi ngày</w:t>
      </w:r>
      <w:r w:rsidR="00627318">
        <w:t xml:space="preserve"> tại quầy</w:t>
      </w:r>
      <w:r w:rsidR="00C6172A">
        <w:t>:</w:t>
      </w:r>
      <w:r w:rsidR="00627318">
        <w:t xml:space="preserve"> lưu lại lượng nguyên vật liệu đã dùng</w:t>
      </w:r>
      <w:r w:rsidR="00DD4EE3">
        <w:t>, lượng</w:t>
      </w:r>
      <w:r w:rsidR="004D20F3">
        <w:t xml:space="preserve"> còn lại</w:t>
      </w:r>
      <w:r w:rsidR="00C6172A">
        <w:t xml:space="preserve">, </w:t>
      </w:r>
      <w:r w:rsidR="002A1BB1">
        <w:t>ước tính</w:t>
      </w:r>
      <w:r w:rsidR="00C6172A">
        <w:t xml:space="preserve"> nguyên liệu </w:t>
      </w:r>
      <w:r w:rsidR="000E376D">
        <w:t xml:space="preserve">cần </w:t>
      </w:r>
      <w:r w:rsidR="00C6172A">
        <w:t>cho ngày hôm sau</w:t>
      </w:r>
      <w:r w:rsidR="002C4A2C">
        <w:t xml:space="preserve">. Báo </w:t>
      </w:r>
      <w:r w:rsidR="000E376D">
        <w:t>c</w:t>
      </w:r>
      <w:r w:rsidR="002C4A2C">
        <w:t>áo về Quản Lý</w:t>
      </w:r>
      <w:r w:rsidR="000E376D">
        <w:t xml:space="preserve"> cuối ngày</w:t>
      </w:r>
      <w:r w:rsidR="00D85AF9">
        <w:t>.</w:t>
      </w:r>
    </w:p>
    <w:p w14:paraId="6F32E70D" w14:textId="6A9A81B7" w:rsidR="00F5298B" w:rsidRPr="00F5298B" w:rsidRDefault="00F5298B" w:rsidP="002336B6">
      <w:pPr>
        <w:pStyle w:val="Heading1"/>
        <w:pageBreakBefore/>
        <w:numPr>
          <w:ilvl w:val="0"/>
          <w:numId w:val="22"/>
        </w:numPr>
      </w:pPr>
      <w:bookmarkStart w:id="23" w:name="_Toc95847735"/>
      <w:bookmarkStart w:id="24" w:name="_Toc103168208"/>
      <w:r>
        <w:lastRenderedPageBreak/>
        <w:t xml:space="preserve">Phân </w:t>
      </w:r>
      <w:r w:rsidR="001F3599">
        <w:t>T</w:t>
      </w:r>
      <w:r>
        <w:t xml:space="preserve">ích </w:t>
      </w:r>
      <w:r w:rsidR="001F3599">
        <w:t>H</w:t>
      </w:r>
      <w:r>
        <w:t xml:space="preserve">ệ </w:t>
      </w:r>
      <w:r w:rsidR="001F3599">
        <w:t>T</w:t>
      </w:r>
      <w:r>
        <w:t>hống</w:t>
      </w:r>
      <w:bookmarkEnd w:id="23"/>
      <w:bookmarkEnd w:id="24"/>
    </w:p>
    <w:p w14:paraId="2E72948E" w14:textId="344D7433" w:rsidR="00C709CB" w:rsidRPr="00F5298B" w:rsidRDefault="00146D84" w:rsidP="00F458F1">
      <w:pPr>
        <w:pStyle w:val="Heading2"/>
        <w:numPr>
          <w:ilvl w:val="0"/>
          <w:numId w:val="7"/>
        </w:numPr>
      </w:pPr>
      <w:bookmarkStart w:id="25" w:name="_Toc95847736"/>
      <w:bookmarkStart w:id="26" w:name="_Toc103168209"/>
      <w:r w:rsidRPr="00F5298B">
        <w:t>Sơ đồ Use Case</w:t>
      </w:r>
      <w:bookmarkEnd w:id="25"/>
      <w:bookmarkEnd w:id="26"/>
    </w:p>
    <w:p w14:paraId="243DA1CC" w14:textId="651A4C5C" w:rsidR="00F3644F" w:rsidRDefault="00F3644F" w:rsidP="00FC625E">
      <w:pPr>
        <w:pStyle w:val="Heading3"/>
        <w:ind w:firstLine="360"/>
      </w:pPr>
      <w:bookmarkStart w:id="27" w:name="_Toc95847737"/>
      <w:bookmarkStart w:id="28" w:name="_Toc103168210"/>
      <w:r>
        <w:t>Xác định tác nhân</w:t>
      </w:r>
      <w:bookmarkEnd w:id="27"/>
      <w:bookmarkEnd w:id="28"/>
    </w:p>
    <w:p w14:paraId="7E75028E" w14:textId="533DC45A" w:rsidR="007B43EE" w:rsidRDefault="007B43EE" w:rsidP="00995E18">
      <w:pPr>
        <w:pStyle w:val="ListParagraph"/>
        <w:numPr>
          <w:ilvl w:val="0"/>
          <w:numId w:val="1"/>
        </w:numPr>
      </w:pPr>
      <w:r>
        <w:t>Chủ quán</w:t>
      </w:r>
    </w:p>
    <w:p w14:paraId="69F00B87" w14:textId="77777777" w:rsidR="007B43EE" w:rsidRDefault="007B43EE" w:rsidP="00995E18">
      <w:pPr>
        <w:pStyle w:val="ListParagraph"/>
        <w:numPr>
          <w:ilvl w:val="0"/>
          <w:numId w:val="1"/>
        </w:numPr>
      </w:pPr>
      <w:r>
        <w:t>Quản lý</w:t>
      </w:r>
    </w:p>
    <w:p w14:paraId="38F72351" w14:textId="77777777" w:rsidR="007B43EE" w:rsidRDefault="007B43EE" w:rsidP="00995E18">
      <w:pPr>
        <w:pStyle w:val="ListParagraph"/>
        <w:numPr>
          <w:ilvl w:val="0"/>
          <w:numId w:val="1"/>
        </w:numPr>
      </w:pPr>
      <w:r>
        <w:t>Nhân viên thu ngân</w:t>
      </w:r>
    </w:p>
    <w:p w14:paraId="7C12BC21" w14:textId="097278E3" w:rsidR="007B43EE" w:rsidRPr="003C5405" w:rsidRDefault="007B43EE" w:rsidP="00995E18">
      <w:pPr>
        <w:pStyle w:val="ListParagraph"/>
        <w:numPr>
          <w:ilvl w:val="0"/>
          <w:numId w:val="1"/>
        </w:numPr>
      </w:pPr>
      <w:r>
        <w:t>Nhân viên pha chế</w:t>
      </w:r>
    </w:p>
    <w:p w14:paraId="0446CC86" w14:textId="77777777" w:rsidR="00F3644F" w:rsidRPr="003C6D4F" w:rsidRDefault="00F3644F" w:rsidP="00F3644F">
      <w:pPr>
        <w:pStyle w:val="ListParagraph"/>
        <w:rPr>
          <w:b/>
          <w:bCs/>
        </w:rPr>
      </w:pPr>
    </w:p>
    <w:p w14:paraId="5427F096" w14:textId="5E36B1CE" w:rsidR="005B13C2" w:rsidRPr="00E9589E" w:rsidRDefault="007B43EE" w:rsidP="00FC625E">
      <w:pPr>
        <w:pStyle w:val="Heading3"/>
        <w:ind w:firstLine="360"/>
      </w:pPr>
      <w:bookmarkStart w:id="29" w:name="_Toc95847738"/>
      <w:bookmarkStart w:id="30" w:name="_Toc103168211"/>
      <w:r w:rsidRPr="00E9589E">
        <w:t xml:space="preserve">Xác định </w:t>
      </w:r>
      <w:r w:rsidR="000E62D9" w:rsidRPr="00E9589E">
        <w:t>Use Case của từng tác nhân</w:t>
      </w:r>
      <w:bookmarkEnd w:id="29"/>
      <w:bookmarkEnd w:id="30"/>
    </w:p>
    <w:p w14:paraId="11E78298" w14:textId="66E26440" w:rsidR="005B13C2" w:rsidRPr="003C6D4F" w:rsidRDefault="00AD731E" w:rsidP="00D57E5D">
      <w:pPr>
        <w:pStyle w:val="Heading4"/>
        <w:ind w:firstLine="720"/>
      </w:pPr>
      <w:bookmarkStart w:id="31" w:name="_Toc95847739"/>
      <w:bookmarkStart w:id="32" w:name="_Toc103168212"/>
      <w:r w:rsidRPr="003C6D4F">
        <w:t>Chủ quán</w:t>
      </w:r>
      <w:bookmarkEnd w:id="31"/>
      <w:bookmarkEnd w:id="32"/>
    </w:p>
    <w:p w14:paraId="50428A95" w14:textId="1F4CFDBA" w:rsidR="006E4689" w:rsidRDefault="009048A0" w:rsidP="00995E18">
      <w:pPr>
        <w:pStyle w:val="ListParagraph"/>
        <w:numPr>
          <w:ilvl w:val="0"/>
          <w:numId w:val="2"/>
        </w:numPr>
      </w:pPr>
      <w:r>
        <w:t>“</w:t>
      </w:r>
      <w:r w:rsidR="00D7420C">
        <w:t>Xem</w:t>
      </w:r>
      <w:r w:rsidR="00C53A5F" w:rsidRPr="00C53A5F">
        <w:t xml:space="preserve"> </w:t>
      </w:r>
      <w:r w:rsidR="00D7420C">
        <w:t xml:space="preserve">thông tin </w:t>
      </w:r>
      <w:r w:rsidR="00BC5526">
        <w:t>kho</w:t>
      </w:r>
      <w:r>
        <w:t>”</w:t>
      </w:r>
    </w:p>
    <w:p w14:paraId="2511B281" w14:textId="02984F02" w:rsidR="004F767E" w:rsidRDefault="004F767E" w:rsidP="00995E18">
      <w:pPr>
        <w:pStyle w:val="ListParagraph"/>
        <w:numPr>
          <w:ilvl w:val="0"/>
          <w:numId w:val="2"/>
        </w:numPr>
      </w:pPr>
      <w:r>
        <w:t xml:space="preserve">“Xem </w:t>
      </w:r>
      <w:r w:rsidR="00985E26">
        <w:t>Báo Cáo</w:t>
      </w:r>
      <w:r w:rsidR="00610A2A">
        <w:t xml:space="preserve"> </w:t>
      </w:r>
      <w:r w:rsidR="00985E26">
        <w:t>D</w:t>
      </w:r>
      <w:r>
        <w:t xml:space="preserve">oanh </w:t>
      </w:r>
      <w:r w:rsidR="00985E26">
        <w:t>T</w:t>
      </w:r>
      <w:r>
        <w:t>hu”</w:t>
      </w:r>
    </w:p>
    <w:p w14:paraId="072064E2" w14:textId="0246784B" w:rsidR="004125E9" w:rsidRDefault="00D96386" w:rsidP="00DA3A95">
      <w:pPr>
        <w:pStyle w:val="ListParagraph"/>
        <w:numPr>
          <w:ilvl w:val="0"/>
          <w:numId w:val="2"/>
        </w:numPr>
      </w:pPr>
      <w:r>
        <w:t>“</w:t>
      </w:r>
      <w:r w:rsidR="00D74804">
        <w:t xml:space="preserve">Quản </w:t>
      </w:r>
      <w:r w:rsidR="00985E26">
        <w:t>L</w:t>
      </w:r>
      <w:r w:rsidR="00D74804">
        <w:t>ý</w:t>
      </w:r>
      <w:r w:rsidR="00D7420C" w:rsidRPr="00C53A5F">
        <w:t xml:space="preserve"> </w:t>
      </w:r>
      <w:r>
        <w:t>Menu”</w:t>
      </w:r>
    </w:p>
    <w:p w14:paraId="091AA5B4" w14:textId="1523C5E7" w:rsidR="001A750D" w:rsidRDefault="00167186" w:rsidP="00F40F21">
      <w:pPr>
        <w:ind w:firstLine="720"/>
      </w:pPr>
      <w:r>
        <w:t xml:space="preserve">+ </w:t>
      </w:r>
      <w:commentRangeStart w:id="33"/>
      <w:r w:rsidR="00855EC8">
        <w:t xml:space="preserve">Biểu đồ </w:t>
      </w:r>
      <w:r w:rsidR="00DD7699">
        <w:t xml:space="preserve">Use Case </w:t>
      </w:r>
      <w:r w:rsidR="004E0619" w:rsidRPr="0054417B">
        <w:rPr>
          <w:b/>
          <w:bCs/>
        </w:rPr>
        <w:t>Xem thông tin</w:t>
      </w:r>
      <w:r w:rsidR="004E0619">
        <w:t xml:space="preserve"> </w:t>
      </w:r>
      <w:r w:rsidR="004A4C31">
        <w:rPr>
          <w:b/>
          <w:bCs/>
        </w:rPr>
        <w:t>kho</w:t>
      </w:r>
      <w:r w:rsidR="00EA4DFC">
        <w:t>:</w:t>
      </w:r>
      <w:r w:rsidR="00AF4350">
        <w:t xml:space="preserve"> </w:t>
      </w:r>
      <w:commentRangeEnd w:id="33"/>
      <w:r w:rsidR="00A45BDC">
        <w:rPr>
          <w:rStyle w:val="CommentReference"/>
        </w:rPr>
        <w:commentReference w:id="33"/>
      </w:r>
      <w:r w:rsidR="00AF4350">
        <w:t>- Có thể bỏ Use Case Extend</w:t>
      </w:r>
    </w:p>
    <w:p w14:paraId="5A1E7B11" w14:textId="77777777" w:rsidR="000C41BB" w:rsidRDefault="00404B9A" w:rsidP="000C41BB">
      <w:pPr>
        <w:pStyle w:val="ListParagraph"/>
        <w:keepNext/>
        <w:ind w:left="0" w:firstLine="720"/>
      </w:pPr>
      <w:r>
        <w:rPr>
          <w:noProof/>
        </w:rPr>
        <w:tab/>
      </w:r>
      <w:r w:rsidR="000C41BB" w:rsidRPr="000C41BB">
        <w:rPr>
          <w:noProof/>
        </w:rPr>
        <w:drawing>
          <wp:inline distT="0" distB="0" distL="0" distR="0" wp14:anchorId="702EFF2E" wp14:editId="6E73CC38">
            <wp:extent cx="5943600" cy="41954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stretch>
                      <a:fillRect/>
                    </a:stretch>
                  </pic:blipFill>
                  <pic:spPr>
                    <a:xfrm>
                      <a:off x="0" y="0"/>
                      <a:ext cx="5943600" cy="4195445"/>
                    </a:xfrm>
                    <a:prstGeom prst="rect">
                      <a:avLst/>
                    </a:prstGeom>
                  </pic:spPr>
                </pic:pic>
              </a:graphicData>
            </a:graphic>
          </wp:inline>
        </w:drawing>
      </w:r>
    </w:p>
    <w:p w14:paraId="730F6C84" w14:textId="3C3322DF" w:rsidR="0087517B" w:rsidRDefault="000C41BB" w:rsidP="00BE3C24">
      <w:pPr>
        <w:pStyle w:val="Caption"/>
      </w:pPr>
      <w:bookmarkStart w:id="34" w:name="_Toc92830575"/>
      <w:bookmarkStart w:id="35" w:name="_Toc103547007"/>
      <w:r>
        <w:t xml:space="preserve">Hình </w:t>
      </w:r>
      <w:r>
        <w:fldChar w:fldCharType="begin"/>
      </w:r>
      <w:r>
        <w:instrText>SEQ Hình \* ARABIC</w:instrText>
      </w:r>
      <w:r>
        <w:fldChar w:fldCharType="separate"/>
      </w:r>
      <w:r w:rsidR="001A02A2">
        <w:rPr>
          <w:noProof/>
        </w:rPr>
        <w:t>2</w:t>
      </w:r>
      <w:r>
        <w:fldChar w:fldCharType="end"/>
      </w:r>
      <w:r>
        <w:t>. Biểu đồ Use case Xem thông tin kho</w:t>
      </w:r>
      <w:bookmarkEnd w:id="34"/>
      <w:bookmarkEnd w:id="35"/>
    </w:p>
    <w:p w14:paraId="44C92F95" w14:textId="77777777" w:rsidR="0054417B" w:rsidRDefault="0054417B" w:rsidP="0054417B">
      <w:pPr>
        <w:pStyle w:val="ListParagraph"/>
        <w:ind w:firstLine="720"/>
      </w:pPr>
    </w:p>
    <w:p w14:paraId="43CC382D" w14:textId="2F35A3C8" w:rsidR="004C5830" w:rsidRDefault="0054417B" w:rsidP="004125E9">
      <w:pPr>
        <w:ind w:firstLine="720"/>
      </w:pPr>
      <w:r>
        <w:lastRenderedPageBreak/>
        <w:t xml:space="preserve">+ Biểu đồ </w:t>
      </w:r>
      <w:r w:rsidR="004C5830">
        <w:t xml:space="preserve">Use Case </w:t>
      </w:r>
      <w:r w:rsidR="00CC5EDF" w:rsidRPr="00CC5EDF">
        <w:rPr>
          <w:b/>
          <w:bCs/>
        </w:rPr>
        <w:t>Xem Bảng Chấm Công</w:t>
      </w:r>
      <w:r w:rsidR="004C5830">
        <w:t xml:space="preserve">: </w:t>
      </w:r>
    </w:p>
    <w:p w14:paraId="5E068C13" w14:textId="77777777" w:rsidR="005151D4" w:rsidRDefault="00213D49" w:rsidP="005151D4">
      <w:pPr>
        <w:pStyle w:val="ListParagraph"/>
        <w:keepNext/>
        <w:ind w:left="0"/>
      </w:pPr>
      <w:r>
        <w:rPr>
          <w:noProof/>
        </w:rPr>
        <w:drawing>
          <wp:inline distT="0" distB="0" distL="0" distR="0" wp14:anchorId="0687657C" wp14:editId="19C8F8CC">
            <wp:extent cx="5943600" cy="3421380"/>
            <wp:effectExtent l="0" t="0" r="0" b="762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inline>
        </w:drawing>
      </w:r>
    </w:p>
    <w:p w14:paraId="6A2049E7" w14:textId="3AA7E299" w:rsidR="0087517B" w:rsidRDefault="005151D4" w:rsidP="00BE3C24">
      <w:pPr>
        <w:pStyle w:val="Caption"/>
      </w:pPr>
      <w:bookmarkStart w:id="36" w:name="_Toc92830576"/>
      <w:bookmarkStart w:id="37" w:name="_Toc103547008"/>
      <w:r>
        <w:t xml:space="preserve">Hình </w:t>
      </w:r>
      <w:r>
        <w:fldChar w:fldCharType="begin"/>
      </w:r>
      <w:r>
        <w:instrText>SEQ Hình \* ARABIC</w:instrText>
      </w:r>
      <w:r>
        <w:fldChar w:fldCharType="separate"/>
      </w:r>
      <w:r w:rsidR="001A02A2">
        <w:rPr>
          <w:noProof/>
        </w:rPr>
        <w:t>3</w:t>
      </w:r>
      <w:r>
        <w:fldChar w:fldCharType="end"/>
      </w:r>
      <w:r>
        <w:t>. Biểu đồ Use case Xem bảng chấm công</w:t>
      </w:r>
      <w:bookmarkEnd w:id="36"/>
      <w:bookmarkEnd w:id="37"/>
    </w:p>
    <w:p w14:paraId="393FCEF5" w14:textId="77777777" w:rsidR="004125E9" w:rsidRDefault="004125E9">
      <w:r>
        <w:br w:type="page"/>
      </w:r>
    </w:p>
    <w:p w14:paraId="10057373" w14:textId="40391DA5" w:rsidR="6753A7F8" w:rsidRDefault="008479D4" w:rsidP="00980A1C">
      <w:pPr>
        <w:pStyle w:val="ListParagraph"/>
        <w:ind w:left="0" w:firstLine="720"/>
        <w:rPr>
          <w:del w:id="38" w:author="Phan Trung,Long" w:date="2022-05-15T15:49:00Z"/>
        </w:rPr>
      </w:pPr>
      <w:del w:id="39" w:author="Phan Trung,Long" w:date="2022-05-15T15:49:00Z">
        <w:r>
          <w:lastRenderedPageBreak/>
          <w:delText xml:space="preserve">+ </w:delText>
        </w:r>
        <w:commentRangeStart w:id="40"/>
        <w:r>
          <w:delText xml:space="preserve">Biểu đồ </w:delText>
        </w:r>
        <w:r w:rsidR="001C4112">
          <w:delText xml:space="preserve">Use Case </w:delText>
        </w:r>
        <w:r w:rsidRPr="008479D4">
          <w:rPr>
            <w:b/>
            <w:bCs/>
          </w:rPr>
          <w:delText>Quản l</w:delText>
        </w:r>
        <w:r w:rsidR="00BB38DB">
          <w:rPr>
            <w:b/>
            <w:bCs/>
          </w:rPr>
          <w:delText>ý</w:delText>
        </w:r>
        <w:r>
          <w:delText xml:space="preserve"> </w:delText>
        </w:r>
        <w:r w:rsidR="001C4112">
          <w:rPr>
            <w:b/>
            <w:bCs/>
          </w:rPr>
          <w:delText>Menu</w:delText>
        </w:r>
      </w:del>
      <w:commentRangeEnd w:id="40"/>
      <w:r w:rsidR="000E0759">
        <w:rPr>
          <w:rStyle w:val="CommentReference"/>
        </w:rPr>
        <w:commentReference w:id="40"/>
      </w:r>
      <w:del w:id="41" w:author="Phan Trung,Long" w:date="2022-05-15T15:49:00Z">
        <w:r w:rsidR="001C4112">
          <w:delText>:</w:delText>
        </w:r>
        <w:r w:rsidR="0046643F">
          <w:delText xml:space="preserve"> </w:delText>
        </w:r>
      </w:del>
    </w:p>
    <w:p w14:paraId="6FB8F7A3" w14:textId="77777777" w:rsidR="00BE2247" w:rsidRDefault="000E0759" w:rsidP="00BE2247">
      <w:pPr>
        <w:pStyle w:val="ListParagraph"/>
        <w:keepNext/>
        <w:ind w:left="0"/>
      </w:pPr>
      <w:del w:id="42" w:author="Phan Trung,Long" w:date="2022-05-15T15:49:00Z">
        <w:r>
          <w:rPr>
            <w:noProof/>
          </w:rPr>
          <w:drawing>
            <wp:inline distT="0" distB="0" distL="0" distR="0" wp14:anchorId="4C3CAF6C" wp14:editId="6C95F240">
              <wp:extent cx="5943600" cy="4509770"/>
              <wp:effectExtent l="0" t="0" r="0" b="50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17">
                        <a:extLst>
                          <a:ext uri="{28A0092B-C50C-407E-A947-70E740481C1C}">
                            <a14:useLocalDpi xmlns:a14="http://schemas.microsoft.com/office/drawing/2010/main" val="0"/>
                          </a:ext>
                        </a:extLst>
                      </a:blip>
                      <a:stretch>
                        <a:fillRect/>
                      </a:stretch>
                    </pic:blipFill>
                    <pic:spPr>
                      <a:xfrm>
                        <a:off x="0" y="0"/>
                        <a:ext cx="5943600" cy="4509770"/>
                      </a:xfrm>
                      <a:prstGeom prst="rect">
                        <a:avLst/>
                      </a:prstGeom>
                    </pic:spPr>
                  </pic:pic>
                </a:graphicData>
              </a:graphic>
            </wp:inline>
          </w:drawing>
        </w:r>
      </w:del>
    </w:p>
    <w:p w14:paraId="56B0D329" w14:textId="2B024F98" w:rsidR="00AE00AD" w:rsidRDefault="00BE2247" w:rsidP="00BE3C24">
      <w:pPr>
        <w:pStyle w:val="Caption"/>
        <w:rPr>
          <w:del w:id="43" w:author="Phan Trung,Long" w:date="2022-05-15T15:49:00Z"/>
        </w:rPr>
      </w:pPr>
      <w:bookmarkStart w:id="44" w:name="_Toc92830577"/>
      <w:bookmarkStart w:id="45" w:name="_Toc103547009"/>
      <w:del w:id="46" w:author="Phan Trung,Long" w:date="2022-05-15T15:49:00Z">
        <w:r>
          <w:delText xml:space="preserve">Hình </w:delText>
        </w:r>
      </w:del>
      <w:r>
        <w:rPr>
          <w:i w:val="0"/>
        </w:rPr>
        <w:fldChar w:fldCharType="begin"/>
      </w:r>
      <w:r>
        <w:instrText>SEQ Hình \* ARABIC</w:instrText>
      </w:r>
      <w:r>
        <w:rPr>
          <w:i w:val="0"/>
        </w:rPr>
        <w:fldChar w:fldCharType="separate"/>
      </w:r>
      <w:del w:id="47" w:author="Phan Trung,Long" w:date="2022-05-15T15:49:00Z">
        <w:r w:rsidR="001A02A2">
          <w:rPr>
            <w:noProof/>
          </w:rPr>
          <w:delText>4</w:delText>
        </w:r>
      </w:del>
      <w:r>
        <w:rPr>
          <w:i w:val="0"/>
        </w:rPr>
        <w:fldChar w:fldCharType="end"/>
      </w:r>
      <w:del w:id="48" w:author="Phan Trung,Long" w:date="2022-05-15T15:49:00Z">
        <w:r>
          <w:delText xml:space="preserve">. </w:delText>
        </w:r>
        <w:r w:rsidRPr="00AE1196">
          <w:delText>Biểu đồ Use Case Quản lý Menu</w:delText>
        </w:r>
        <w:bookmarkEnd w:id="44"/>
        <w:bookmarkEnd w:id="45"/>
      </w:del>
    </w:p>
    <w:p w14:paraId="29004419" w14:textId="2FAD0DAA" w:rsidR="004F0B15" w:rsidRDefault="004F0B15" w:rsidP="004F0B15">
      <w:pPr>
        <w:pStyle w:val="ListParagraph"/>
        <w:ind w:left="0" w:firstLine="720"/>
        <w:rPr>
          <w:b/>
          <w:bCs/>
        </w:rPr>
      </w:pPr>
      <w:commentRangeStart w:id="49"/>
      <w:r>
        <w:t xml:space="preserve">+ Biểu đồ Use Case </w:t>
      </w:r>
      <w:r w:rsidRPr="004F0B15">
        <w:rPr>
          <w:b/>
          <w:bCs/>
        </w:rPr>
        <w:t>Xem Thống Kê Doanh Thu</w:t>
      </w:r>
      <w:commentRangeEnd w:id="49"/>
      <w:r w:rsidR="00D825D1">
        <w:rPr>
          <w:rStyle w:val="CommentReference"/>
        </w:rPr>
        <w:commentReference w:id="49"/>
      </w:r>
    </w:p>
    <w:p w14:paraId="028C5535" w14:textId="77777777" w:rsidR="00DE439F" w:rsidRDefault="00D825D1" w:rsidP="00DE439F">
      <w:pPr>
        <w:pStyle w:val="ListParagraph"/>
        <w:keepNext/>
        <w:ind w:left="0"/>
      </w:pPr>
      <w:r>
        <w:rPr>
          <w:noProof/>
        </w:rPr>
        <w:drawing>
          <wp:inline distT="0" distB="0" distL="0" distR="0" wp14:anchorId="4889B4D9" wp14:editId="1F903048">
            <wp:extent cx="5898392" cy="4290432"/>
            <wp:effectExtent l="0" t="0" r="762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898392" cy="4290432"/>
                    </a:xfrm>
                    <a:prstGeom prst="rect">
                      <a:avLst/>
                    </a:prstGeom>
                  </pic:spPr>
                </pic:pic>
              </a:graphicData>
            </a:graphic>
          </wp:inline>
        </w:drawing>
      </w:r>
    </w:p>
    <w:p w14:paraId="0BCEC749" w14:textId="32B6B9EC" w:rsidR="004F0B15" w:rsidRDefault="00DE439F" w:rsidP="00BE3C24">
      <w:pPr>
        <w:pStyle w:val="Caption"/>
        <w:rPr>
          <w:b/>
          <w:bCs/>
        </w:rPr>
      </w:pPr>
      <w:bookmarkStart w:id="50" w:name="_Toc92830578"/>
      <w:bookmarkStart w:id="51" w:name="_Toc103547010"/>
      <w:r>
        <w:t xml:space="preserve">Hình </w:t>
      </w:r>
      <w:r>
        <w:fldChar w:fldCharType="begin"/>
      </w:r>
      <w:r>
        <w:instrText>SEQ Hình \* ARABIC</w:instrText>
      </w:r>
      <w:r>
        <w:fldChar w:fldCharType="separate"/>
      </w:r>
      <w:r w:rsidR="001A02A2">
        <w:rPr>
          <w:noProof/>
        </w:rPr>
        <w:t>5</w:t>
      </w:r>
      <w:r>
        <w:fldChar w:fldCharType="end"/>
      </w:r>
      <w:r>
        <w:t xml:space="preserve">. </w:t>
      </w:r>
      <w:r w:rsidRPr="00AB749B">
        <w:t>Biểu đồ Use Case Xem Thống Kê Doanh Thu</w:t>
      </w:r>
      <w:bookmarkEnd w:id="50"/>
      <w:bookmarkEnd w:id="51"/>
    </w:p>
    <w:p w14:paraId="5C20DFBB" w14:textId="77777777" w:rsidR="004F0B15" w:rsidRPr="004F0B15" w:rsidRDefault="004F0B15" w:rsidP="004F0B15">
      <w:pPr>
        <w:pStyle w:val="ListParagraph"/>
        <w:ind w:left="0" w:firstLine="720"/>
        <w:rPr>
          <w:b/>
          <w:bCs/>
        </w:rPr>
      </w:pPr>
    </w:p>
    <w:p w14:paraId="1FF98F27" w14:textId="13C0A4A7" w:rsidR="00AD731E" w:rsidRPr="00C50B20" w:rsidRDefault="00AD731E" w:rsidP="00D57E5D">
      <w:pPr>
        <w:pStyle w:val="Heading4"/>
        <w:ind w:firstLine="720"/>
      </w:pPr>
      <w:bookmarkStart w:id="52" w:name="_Toc95847740"/>
      <w:bookmarkStart w:id="53" w:name="_Toc103168213"/>
      <w:commentRangeStart w:id="54"/>
      <w:r w:rsidRPr="00C50B20">
        <w:t>Quản lý</w:t>
      </w:r>
      <w:commentRangeEnd w:id="54"/>
      <w:r w:rsidR="00803675">
        <w:rPr>
          <w:rStyle w:val="CommentReference"/>
        </w:rPr>
        <w:commentReference w:id="54"/>
      </w:r>
      <w:bookmarkEnd w:id="52"/>
      <w:bookmarkEnd w:id="53"/>
    </w:p>
    <w:p w14:paraId="783A723A" w14:textId="280C454D" w:rsidR="005F03E3" w:rsidRDefault="7126BE72" w:rsidP="00995E18">
      <w:pPr>
        <w:pStyle w:val="ListParagraph"/>
        <w:numPr>
          <w:ilvl w:val="2"/>
          <w:numId w:val="9"/>
        </w:numPr>
      </w:pPr>
      <w:r>
        <w:t>“</w:t>
      </w:r>
      <w:r w:rsidR="000B4540" w:rsidRPr="000B4540">
        <w:t>Quản Lý Lịch Làm</w:t>
      </w:r>
      <w:r w:rsidR="12BEB1B8">
        <w:t>”</w:t>
      </w:r>
    </w:p>
    <w:p w14:paraId="3FD4C3E9" w14:textId="3C6BF70F" w:rsidR="005F03E3" w:rsidRDefault="00431FB2" w:rsidP="00995E18">
      <w:pPr>
        <w:pStyle w:val="ListParagraph"/>
        <w:numPr>
          <w:ilvl w:val="2"/>
          <w:numId w:val="9"/>
        </w:numPr>
      </w:pPr>
      <w:r>
        <w:t>“</w:t>
      </w:r>
      <w:r w:rsidR="00A40ADE">
        <w:t>Báo Cáo</w:t>
      </w:r>
      <w:r>
        <w:t xml:space="preserve"> Doanh Thu</w:t>
      </w:r>
      <w:r w:rsidR="4047595F">
        <w:t>”</w:t>
      </w:r>
    </w:p>
    <w:p w14:paraId="2E4C8C8C" w14:textId="139167D8" w:rsidR="312DE132" w:rsidRDefault="4047595F" w:rsidP="00995E18">
      <w:pPr>
        <w:pStyle w:val="ListParagraph"/>
        <w:numPr>
          <w:ilvl w:val="2"/>
          <w:numId w:val="9"/>
        </w:numPr>
      </w:pPr>
      <w:r>
        <w:t>“</w:t>
      </w:r>
      <w:r w:rsidR="00C57CB8">
        <w:t>Quản Lý Kh</w:t>
      </w:r>
      <w:r w:rsidR="0068331E">
        <w:t>o</w:t>
      </w:r>
      <w:r w:rsidR="00C57CB8">
        <w:t>”</w:t>
      </w:r>
    </w:p>
    <w:p w14:paraId="00EFFC90" w14:textId="2D3CABBB" w:rsidR="00440100" w:rsidRDefault="1B88CE59" w:rsidP="00DF1C59">
      <w:pPr>
        <w:pStyle w:val="Heading5"/>
        <w:ind w:firstLine="720"/>
      </w:pPr>
      <w:commentRangeStart w:id="55"/>
      <w:commentRangeStart w:id="56"/>
      <w:commentRangeStart w:id="57"/>
      <w:commentRangeStart w:id="58"/>
      <w:r>
        <w:lastRenderedPageBreak/>
        <w:t xml:space="preserve">Biểu đồ </w:t>
      </w:r>
      <w:r w:rsidR="2C8A62E9">
        <w:t>use</w:t>
      </w:r>
      <w:r w:rsidR="00440100">
        <w:t xml:space="preserve"> Case </w:t>
      </w:r>
      <w:r w:rsidR="00F2695C" w:rsidRPr="00F2695C">
        <w:rPr>
          <w:b/>
          <w:bCs/>
        </w:rPr>
        <w:t>Quản lý</w:t>
      </w:r>
      <w:r w:rsidR="00F2695C">
        <w:t xml:space="preserve"> </w:t>
      </w:r>
      <w:r w:rsidR="00440100" w:rsidRPr="00810CBA">
        <w:rPr>
          <w:b/>
          <w:bCs/>
        </w:rPr>
        <w:t>lịch</w:t>
      </w:r>
      <w:r w:rsidR="00F2695C">
        <w:rPr>
          <w:b/>
          <w:bCs/>
        </w:rPr>
        <w:t xml:space="preserve"> làm</w:t>
      </w:r>
      <w:r w:rsidR="00440100">
        <w:t>:</w:t>
      </w:r>
      <w:commentRangeEnd w:id="55"/>
      <w:r w:rsidR="00851EE6">
        <w:rPr>
          <w:rStyle w:val="CommentReference"/>
        </w:rPr>
        <w:commentReference w:id="55"/>
      </w:r>
      <w:commentRangeEnd w:id="56"/>
      <w:r w:rsidR="00882E2C">
        <w:rPr>
          <w:rStyle w:val="CommentReference"/>
        </w:rPr>
        <w:commentReference w:id="56"/>
      </w:r>
      <w:commentRangeEnd w:id="57"/>
      <w:r w:rsidR="00AE7898">
        <w:rPr>
          <w:rStyle w:val="CommentReference"/>
        </w:rPr>
        <w:commentReference w:id="57"/>
      </w:r>
      <w:commentRangeEnd w:id="58"/>
      <w:r w:rsidR="00580E49">
        <w:rPr>
          <w:rStyle w:val="CommentReference"/>
        </w:rPr>
        <w:commentReference w:id="58"/>
      </w:r>
    </w:p>
    <w:p w14:paraId="0E92C474" w14:textId="77777777" w:rsidR="0057435A" w:rsidRDefault="00420D82" w:rsidP="0057435A">
      <w:pPr>
        <w:pStyle w:val="ListParagraph"/>
        <w:keepNext/>
        <w:ind w:left="0"/>
      </w:pPr>
      <w:r>
        <w:rPr>
          <w:noProof/>
        </w:rPr>
        <w:drawing>
          <wp:inline distT="0" distB="0" distL="0" distR="0" wp14:anchorId="7BE8D49D" wp14:editId="4DAD3D9F">
            <wp:extent cx="5943600" cy="431165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943600" cy="4311650"/>
                    </a:xfrm>
                    <a:prstGeom prst="rect">
                      <a:avLst/>
                    </a:prstGeom>
                  </pic:spPr>
                </pic:pic>
              </a:graphicData>
            </a:graphic>
          </wp:inline>
        </w:drawing>
      </w:r>
    </w:p>
    <w:p w14:paraId="2F875B27" w14:textId="6C611545" w:rsidR="0057435A" w:rsidRDefault="0057435A" w:rsidP="00BE3C24">
      <w:pPr>
        <w:pStyle w:val="Caption"/>
      </w:pPr>
      <w:bookmarkStart w:id="59" w:name="_Toc92830579"/>
      <w:bookmarkStart w:id="60" w:name="_Toc103547011"/>
      <w:r>
        <w:t xml:space="preserve">Hình </w:t>
      </w:r>
      <w:r>
        <w:fldChar w:fldCharType="begin"/>
      </w:r>
      <w:r>
        <w:instrText>SEQ Hình \* ARABIC</w:instrText>
      </w:r>
      <w:r>
        <w:fldChar w:fldCharType="separate"/>
      </w:r>
      <w:r w:rsidR="001A02A2">
        <w:rPr>
          <w:noProof/>
        </w:rPr>
        <w:t>6</w:t>
      </w:r>
      <w:r>
        <w:fldChar w:fldCharType="end"/>
      </w:r>
      <w:r>
        <w:t xml:space="preserve">. </w:t>
      </w:r>
      <w:r w:rsidRPr="00C5142B">
        <w:t>Biểu đồ use Case Quản lý lịch làm</w:t>
      </w:r>
      <w:bookmarkEnd w:id="59"/>
      <w:bookmarkEnd w:id="60"/>
    </w:p>
    <w:p w14:paraId="4E1F0800" w14:textId="6BD6128E" w:rsidR="005B470D" w:rsidRDefault="00375D92" w:rsidP="007319EF">
      <w:pPr>
        <w:pStyle w:val="ListParagraph"/>
        <w:ind w:left="0"/>
      </w:pPr>
      <w:r>
        <w:tab/>
      </w:r>
    </w:p>
    <w:p w14:paraId="3F608D90" w14:textId="77777777" w:rsidR="00B81A10" w:rsidRDefault="00B81A10">
      <w:r>
        <w:br w:type="page"/>
      </w:r>
    </w:p>
    <w:p w14:paraId="1D8F95E2" w14:textId="166D63F4" w:rsidR="00440100" w:rsidRPr="0017301E" w:rsidRDefault="4E6E27E7" w:rsidP="00117D11">
      <w:pPr>
        <w:pStyle w:val="Heading5"/>
        <w:ind w:firstLine="720"/>
        <w:rPr>
          <w:highlight w:val="yellow"/>
        </w:rPr>
      </w:pPr>
      <w:commentRangeStart w:id="61"/>
      <w:commentRangeStart w:id="62"/>
      <w:commentRangeStart w:id="63"/>
      <w:r>
        <w:lastRenderedPageBreak/>
        <w:t>Biểu đồ use Case</w:t>
      </w:r>
      <w:r w:rsidRPr="4E6E27E7">
        <w:rPr>
          <w:b/>
          <w:bCs/>
        </w:rPr>
        <w:t xml:space="preserve"> Thống kê Doanh Thu</w:t>
      </w:r>
      <w:r>
        <w:t>:</w:t>
      </w:r>
      <w:commentRangeEnd w:id="61"/>
      <w:r w:rsidR="1EFD13DD">
        <w:rPr>
          <w:rStyle w:val="CommentReference"/>
        </w:rPr>
        <w:commentReference w:id="61"/>
      </w:r>
      <w:commentRangeEnd w:id="62"/>
      <w:r w:rsidR="1EFD13DD">
        <w:rPr>
          <w:rStyle w:val="CommentReference"/>
        </w:rPr>
        <w:commentReference w:id="62"/>
      </w:r>
      <w:commentRangeEnd w:id="63"/>
      <w:r w:rsidR="1EFD13DD">
        <w:rPr>
          <w:rStyle w:val="CommentReference"/>
        </w:rPr>
        <w:commentReference w:id="63"/>
      </w:r>
      <w:r>
        <w:t xml:space="preserve">  </w:t>
      </w:r>
    </w:p>
    <w:p w14:paraId="617EDAEC" w14:textId="77777777" w:rsidR="00F206EB" w:rsidRDefault="005A766E" w:rsidP="00F206EB">
      <w:pPr>
        <w:pStyle w:val="ListParagraph"/>
        <w:keepNext/>
        <w:ind w:left="0"/>
      </w:pPr>
      <w:r>
        <w:rPr>
          <w:noProof/>
        </w:rPr>
        <w:drawing>
          <wp:inline distT="0" distB="0" distL="0" distR="0" wp14:anchorId="207B0A61" wp14:editId="3F6FD7E1">
            <wp:extent cx="5943600" cy="3399155"/>
            <wp:effectExtent l="0" t="0" r="0" b="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20">
                      <a:extLst>
                        <a:ext uri="{28A0092B-C50C-407E-A947-70E740481C1C}">
                          <a14:useLocalDpi xmlns:a14="http://schemas.microsoft.com/office/drawing/2010/main" val="0"/>
                        </a:ext>
                      </a:extLst>
                    </a:blip>
                    <a:stretch>
                      <a:fillRect/>
                    </a:stretch>
                  </pic:blipFill>
                  <pic:spPr>
                    <a:xfrm>
                      <a:off x="0" y="0"/>
                      <a:ext cx="5943600" cy="3399155"/>
                    </a:xfrm>
                    <a:prstGeom prst="rect">
                      <a:avLst/>
                    </a:prstGeom>
                  </pic:spPr>
                </pic:pic>
              </a:graphicData>
            </a:graphic>
          </wp:inline>
        </w:drawing>
      </w:r>
    </w:p>
    <w:p w14:paraId="359F8067" w14:textId="6202976D" w:rsidR="00B81A10" w:rsidRDefault="00F206EB" w:rsidP="00F206EB">
      <w:pPr>
        <w:pStyle w:val="Caption"/>
      </w:pPr>
      <w:bookmarkStart w:id="64" w:name="_Toc92830580"/>
      <w:bookmarkStart w:id="65" w:name="_Toc103547012"/>
      <w:r>
        <w:t xml:space="preserve">Hình </w:t>
      </w:r>
      <w:r>
        <w:fldChar w:fldCharType="begin"/>
      </w:r>
      <w:r>
        <w:instrText>SEQ Hình \* ARABIC</w:instrText>
      </w:r>
      <w:r>
        <w:fldChar w:fldCharType="separate"/>
      </w:r>
      <w:r w:rsidR="001A02A2">
        <w:rPr>
          <w:noProof/>
        </w:rPr>
        <w:t>7</w:t>
      </w:r>
      <w:r>
        <w:fldChar w:fldCharType="end"/>
      </w:r>
      <w:r>
        <w:t xml:space="preserve">. </w:t>
      </w:r>
      <w:r w:rsidRPr="00242D39">
        <w:t>Biểu đồ use Case Thống kê Doanh Thu</w:t>
      </w:r>
      <w:bookmarkEnd w:id="64"/>
      <w:bookmarkEnd w:id="65"/>
    </w:p>
    <w:p w14:paraId="79A0BA4C" w14:textId="31CB2E23" w:rsidR="00440100" w:rsidRDefault="00A02517" w:rsidP="00DF1C59">
      <w:pPr>
        <w:pStyle w:val="Heading5"/>
        <w:ind w:firstLine="720"/>
      </w:pPr>
      <w:commentRangeStart w:id="66"/>
      <w:commentRangeStart w:id="67"/>
      <w:r>
        <w:lastRenderedPageBreak/>
        <w:t xml:space="preserve">Biểu đồ </w:t>
      </w:r>
      <w:r w:rsidR="00440100">
        <w:t xml:space="preserve">Use Case </w:t>
      </w:r>
      <w:commentRangeStart w:id="68"/>
      <w:commentRangeStart w:id="69"/>
      <w:commentRangeStart w:id="70"/>
      <w:commentRangeStart w:id="71"/>
      <w:r w:rsidR="00440100" w:rsidRPr="00810CBA">
        <w:rPr>
          <w:b/>
          <w:bCs/>
        </w:rPr>
        <w:t>Quản Lý Kh</w:t>
      </w:r>
      <w:r w:rsidR="00EB0653">
        <w:rPr>
          <w:b/>
          <w:bCs/>
        </w:rPr>
        <w:t>o</w:t>
      </w:r>
      <w:commentRangeEnd w:id="68"/>
      <w:r w:rsidR="00666670">
        <w:rPr>
          <w:rStyle w:val="CommentReference"/>
        </w:rPr>
        <w:commentReference w:id="68"/>
      </w:r>
      <w:commentRangeEnd w:id="69"/>
      <w:r w:rsidR="00791FA3">
        <w:rPr>
          <w:rStyle w:val="CommentReference"/>
        </w:rPr>
        <w:commentReference w:id="69"/>
      </w:r>
      <w:commentRangeEnd w:id="70"/>
      <w:r w:rsidR="007E602A">
        <w:rPr>
          <w:rStyle w:val="CommentReference"/>
        </w:rPr>
        <w:commentReference w:id="70"/>
      </w:r>
      <w:commentRangeEnd w:id="71"/>
      <w:r>
        <w:rPr>
          <w:rStyle w:val="CommentReference"/>
        </w:rPr>
        <w:commentReference w:id="71"/>
      </w:r>
      <w:r w:rsidR="00440100">
        <w:t>:</w:t>
      </w:r>
      <w:commentRangeEnd w:id="66"/>
      <w:r w:rsidR="009F48DF">
        <w:rPr>
          <w:rStyle w:val="CommentReference"/>
        </w:rPr>
        <w:commentReference w:id="66"/>
      </w:r>
      <w:commentRangeEnd w:id="67"/>
      <w:r w:rsidR="00FC0E75">
        <w:rPr>
          <w:rStyle w:val="CommentReference"/>
        </w:rPr>
        <w:commentReference w:id="67"/>
      </w:r>
    </w:p>
    <w:p w14:paraId="66042AA1" w14:textId="77777777" w:rsidR="001F72C0" w:rsidRDefault="000C2348" w:rsidP="001F72C0">
      <w:pPr>
        <w:pStyle w:val="ListParagraph"/>
        <w:keepNext/>
        <w:ind w:left="0"/>
      </w:pPr>
      <w:r>
        <w:rPr>
          <w:noProof/>
        </w:rPr>
        <w:drawing>
          <wp:inline distT="0" distB="0" distL="0" distR="0" wp14:anchorId="0926DB8B" wp14:editId="55EC12E8">
            <wp:extent cx="5943600" cy="4008120"/>
            <wp:effectExtent l="0" t="0" r="0" b="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21">
                      <a:extLst>
                        <a:ext uri="{28A0092B-C50C-407E-A947-70E740481C1C}">
                          <a14:useLocalDpi xmlns:a14="http://schemas.microsoft.com/office/drawing/2010/main" val="0"/>
                        </a:ext>
                      </a:extLst>
                    </a:blip>
                    <a:stretch>
                      <a:fillRect/>
                    </a:stretch>
                  </pic:blipFill>
                  <pic:spPr>
                    <a:xfrm>
                      <a:off x="0" y="0"/>
                      <a:ext cx="5943600" cy="4008120"/>
                    </a:xfrm>
                    <a:prstGeom prst="rect">
                      <a:avLst/>
                    </a:prstGeom>
                  </pic:spPr>
                </pic:pic>
              </a:graphicData>
            </a:graphic>
          </wp:inline>
        </w:drawing>
      </w:r>
    </w:p>
    <w:p w14:paraId="4B101293" w14:textId="087C4011" w:rsidR="004D4892" w:rsidRDefault="001F72C0" w:rsidP="001F72C0">
      <w:pPr>
        <w:pStyle w:val="Caption"/>
      </w:pPr>
      <w:bookmarkStart w:id="72" w:name="_Toc92830581"/>
      <w:bookmarkStart w:id="73" w:name="_Toc103547013"/>
      <w:r>
        <w:t xml:space="preserve">Hình </w:t>
      </w:r>
      <w:r>
        <w:fldChar w:fldCharType="begin"/>
      </w:r>
      <w:r>
        <w:instrText>SEQ Hình \* ARABIC</w:instrText>
      </w:r>
      <w:r>
        <w:fldChar w:fldCharType="separate"/>
      </w:r>
      <w:r w:rsidR="001A02A2">
        <w:rPr>
          <w:noProof/>
        </w:rPr>
        <w:t>8</w:t>
      </w:r>
      <w:r>
        <w:fldChar w:fldCharType="end"/>
      </w:r>
      <w:r>
        <w:t xml:space="preserve">. </w:t>
      </w:r>
      <w:r w:rsidRPr="00A833B7">
        <w:t>Biểu đồ Use Case Quản Lý Kho</w:t>
      </w:r>
      <w:bookmarkEnd w:id="72"/>
      <w:bookmarkEnd w:id="73"/>
    </w:p>
    <w:p w14:paraId="781BCF36" w14:textId="77777777" w:rsidR="00AD25CF" w:rsidRDefault="00AD25CF" w:rsidP="00AD25CF">
      <w:pPr>
        <w:pStyle w:val="ListParagraph"/>
        <w:ind w:left="0"/>
      </w:pPr>
    </w:p>
    <w:p w14:paraId="317BD6F2" w14:textId="10E2B055" w:rsidR="005A1B75" w:rsidRPr="00BD1D5D" w:rsidRDefault="005A1B75" w:rsidP="00D57E5D">
      <w:pPr>
        <w:pStyle w:val="Heading4"/>
        <w:ind w:firstLine="720"/>
      </w:pPr>
      <w:bookmarkStart w:id="74" w:name="_Toc95847741"/>
      <w:bookmarkStart w:id="75" w:name="_Toc103168214"/>
      <w:r w:rsidRPr="66683732">
        <w:t>Nhân viên thu ngân</w:t>
      </w:r>
      <w:bookmarkEnd w:id="74"/>
      <w:bookmarkEnd w:id="75"/>
    </w:p>
    <w:p w14:paraId="612EC45F" w14:textId="77D60471" w:rsidR="00BD1D5D" w:rsidRPr="00BD1D5D" w:rsidRDefault="00BD1D5D" w:rsidP="00F93778">
      <w:pPr>
        <w:ind w:left="1440"/>
        <w:rPr>
          <w:b/>
        </w:rPr>
      </w:pPr>
      <w:r w:rsidRPr="00F93778">
        <w:rPr>
          <w:b/>
        </w:rPr>
        <w:t>Tiếp nhận đơn hàng</w:t>
      </w:r>
    </w:p>
    <w:p w14:paraId="7B78DA41" w14:textId="234F16E1" w:rsidR="00BD1D5D" w:rsidRDefault="00BD1D5D" w:rsidP="00F93778">
      <w:pPr>
        <w:ind w:left="1440"/>
        <w:rPr>
          <w:b/>
        </w:rPr>
      </w:pPr>
      <w:r w:rsidRPr="00F93778">
        <w:rPr>
          <w:b/>
        </w:rPr>
        <w:t>Thống kê doanh thu trong ngày</w:t>
      </w:r>
    </w:p>
    <w:p w14:paraId="04B6081C" w14:textId="0E046899" w:rsidR="00CF0511" w:rsidRPr="00C6728F" w:rsidRDefault="3D8BC4A8" w:rsidP="007D3CF0">
      <w:pPr>
        <w:pStyle w:val="Heading5"/>
        <w:ind w:firstLine="720"/>
      </w:pPr>
      <w:commentRangeStart w:id="76"/>
      <w:r w:rsidRPr="00C6728F">
        <w:lastRenderedPageBreak/>
        <w:t>Biểu đồ</w:t>
      </w:r>
      <w:r w:rsidR="6122D19E" w:rsidRPr="00C6728F">
        <w:t xml:space="preserve"> </w:t>
      </w:r>
      <w:r w:rsidR="76E79899" w:rsidRPr="00C6728F">
        <w:t>use</w:t>
      </w:r>
      <w:r w:rsidR="00CF0511" w:rsidRPr="00C6728F">
        <w:t xml:space="preserve"> Case </w:t>
      </w:r>
      <w:commentRangeStart w:id="77"/>
      <w:commentRangeStart w:id="78"/>
      <w:commentRangeStart w:id="79"/>
      <w:r w:rsidR="000E2F9C" w:rsidRPr="00C6728F">
        <w:rPr>
          <w:b/>
          <w:bCs/>
        </w:rPr>
        <w:t>Tiếp nhận đơn hàng</w:t>
      </w:r>
      <w:commentRangeEnd w:id="77"/>
      <w:r w:rsidR="00C6728F">
        <w:rPr>
          <w:rStyle w:val="CommentReference"/>
        </w:rPr>
        <w:commentReference w:id="77"/>
      </w:r>
      <w:commentRangeEnd w:id="78"/>
      <w:r w:rsidR="00AE7898">
        <w:rPr>
          <w:rStyle w:val="CommentReference"/>
        </w:rPr>
        <w:commentReference w:id="78"/>
      </w:r>
      <w:commentRangeEnd w:id="79"/>
      <w:r w:rsidR="00B87A33">
        <w:rPr>
          <w:rStyle w:val="CommentReference"/>
        </w:rPr>
        <w:commentReference w:id="79"/>
      </w:r>
      <w:commentRangeEnd w:id="76"/>
      <w:r w:rsidR="00543CEC">
        <w:rPr>
          <w:rStyle w:val="CommentReference"/>
        </w:rPr>
        <w:commentReference w:id="76"/>
      </w:r>
      <w:r w:rsidR="00B87A33">
        <w:rPr>
          <w:b/>
          <w:bCs/>
        </w:rPr>
        <w:t>:</w:t>
      </w:r>
    </w:p>
    <w:p w14:paraId="3D3D72BE" w14:textId="77777777" w:rsidR="00033603" w:rsidRDefault="00887D5F" w:rsidP="00033603">
      <w:pPr>
        <w:pStyle w:val="ListParagraph"/>
        <w:keepNext/>
        <w:ind w:left="0"/>
      </w:pPr>
      <w:r>
        <w:rPr>
          <w:noProof/>
        </w:rPr>
        <w:drawing>
          <wp:inline distT="0" distB="0" distL="0" distR="0" wp14:anchorId="29F48B43" wp14:editId="6382BF9C">
            <wp:extent cx="5943600" cy="4350385"/>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943600" cy="4350385"/>
                    </a:xfrm>
                    <a:prstGeom prst="rect">
                      <a:avLst/>
                    </a:prstGeom>
                  </pic:spPr>
                </pic:pic>
              </a:graphicData>
            </a:graphic>
          </wp:inline>
        </w:drawing>
      </w:r>
    </w:p>
    <w:p w14:paraId="6EC269FA" w14:textId="016AB939" w:rsidR="00DF17EC" w:rsidRDefault="00033603" w:rsidP="00033603">
      <w:pPr>
        <w:pStyle w:val="Caption"/>
      </w:pPr>
      <w:bookmarkStart w:id="80" w:name="_Toc92830582"/>
      <w:bookmarkStart w:id="81" w:name="_Toc103547014"/>
      <w:r>
        <w:t xml:space="preserve">Hình </w:t>
      </w:r>
      <w:r>
        <w:fldChar w:fldCharType="begin"/>
      </w:r>
      <w:r>
        <w:instrText>SEQ Hình \* ARABIC</w:instrText>
      </w:r>
      <w:r>
        <w:fldChar w:fldCharType="separate"/>
      </w:r>
      <w:r w:rsidR="001A02A2">
        <w:rPr>
          <w:noProof/>
        </w:rPr>
        <w:t>9</w:t>
      </w:r>
      <w:r>
        <w:fldChar w:fldCharType="end"/>
      </w:r>
      <w:r>
        <w:t xml:space="preserve">. </w:t>
      </w:r>
      <w:r w:rsidRPr="00B7346D">
        <w:t>Biểu đồ use Case Tiếp nhận đơn hàng</w:t>
      </w:r>
      <w:bookmarkEnd w:id="80"/>
      <w:bookmarkEnd w:id="81"/>
    </w:p>
    <w:p w14:paraId="2943FF48" w14:textId="26FDEDCA" w:rsidR="009C3586" w:rsidRDefault="002449D8" w:rsidP="007D3CF0">
      <w:pPr>
        <w:pStyle w:val="Heading5"/>
        <w:ind w:firstLine="720"/>
      </w:pPr>
      <w:r>
        <w:rPr>
          <w:bCs/>
        </w:rPr>
        <w:lastRenderedPageBreak/>
        <w:t xml:space="preserve">Biểu đồ Use Case </w:t>
      </w:r>
      <w:commentRangeStart w:id="82"/>
      <w:commentRangeStart w:id="83"/>
      <w:r w:rsidRPr="00033603">
        <w:rPr>
          <w:b/>
          <w:bCs/>
        </w:rPr>
        <w:t xml:space="preserve">Thống kê doanh thu </w:t>
      </w:r>
      <w:r w:rsidR="002402A8" w:rsidRPr="00033603">
        <w:rPr>
          <w:b/>
          <w:bCs/>
        </w:rPr>
        <w:t>trong</w:t>
      </w:r>
      <w:r w:rsidRPr="00033603">
        <w:rPr>
          <w:b/>
          <w:bCs/>
        </w:rPr>
        <w:t xml:space="preserve"> ngày</w:t>
      </w:r>
      <w:commentRangeEnd w:id="82"/>
      <w:r w:rsidR="00D21F56">
        <w:rPr>
          <w:rStyle w:val="CommentReference"/>
        </w:rPr>
        <w:commentReference w:id="82"/>
      </w:r>
      <w:commentRangeEnd w:id="83"/>
      <w:r w:rsidR="00B87A33">
        <w:rPr>
          <w:rStyle w:val="CommentReference"/>
        </w:rPr>
        <w:commentReference w:id="83"/>
      </w:r>
      <w:r w:rsidR="00B87A33">
        <w:t>:</w:t>
      </w:r>
    </w:p>
    <w:p w14:paraId="5CD0B96A" w14:textId="77777777" w:rsidR="00033603" w:rsidRDefault="004F023E" w:rsidP="00033603">
      <w:pPr>
        <w:keepNext/>
      </w:pPr>
      <w:r>
        <w:rPr>
          <w:noProof/>
        </w:rPr>
        <w:drawing>
          <wp:inline distT="0" distB="0" distL="0" distR="0" wp14:anchorId="3AD03F66" wp14:editId="362DF306">
            <wp:extent cx="5943600" cy="4027170"/>
            <wp:effectExtent l="0" t="0" r="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23">
                      <a:extLst>
                        <a:ext uri="{28A0092B-C50C-407E-A947-70E740481C1C}">
                          <a14:useLocalDpi xmlns:a14="http://schemas.microsoft.com/office/drawing/2010/main" val="0"/>
                        </a:ext>
                      </a:extLst>
                    </a:blip>
                    <a:stretch>
                      <a:fillRect/>
                    </a:stretch>
                  </pic:blipFill>
                  <pic:spPr>
                    <a:xfrm>
                      <a:off x="0" y="0"/>
                      <a:ext cx="5943600" cy="4027170"/>
                    </a:xfrm>
                    <a:prstGeom prst="rect">
                      <a:avLst/>
                    </a:prstGeom>
                  </pic:spPr>
                </pic:pic>
              </a:graphicData>
            </a:graphic>
          </wp:inline>
        </w:drawing>
      </w:r>
    </w:p>
    <w:p w14:paraId="040F4957" w14:textId="52EE2311" w:rsidR="002449D8" w:rsidRPr="002449D8" w:rsidRDefault="00033603" w:rsidP="00033603">
      <w:pPr>
        <w:pStyle w:val="Caption"/>
      </w:pPr>
      <w:bookmarkStart w:id="84" w:name="_Toc92830583"/>
      <w:bookmarkStart w:id="85" w:name="_Toc103547015"/>
      <w:r>
        <w:t xml:space="preserve">Hình </w:t>
      </w:r>
      <w:r>
        <w:fldChar w:fldCharType="begin"/>
      </w:r>
      <w:r>
        <w:instrText>SEQ Hình \* ARABIC</w:instrText>
      </w:r>
      <w:r>
        <w:fldChar w:fldCharType="separate"/>
      </w:r>
      <w:r w:rsidR="001A02A2">
        <w:rPr>
          <w:noProof/>
        </w:rPr>
        <w:t>10</w:t>
      </w:r>
      <w:r>
        <w:fldChar w:fldCharType="end"/>
      </w:r>
      <w:r>
        <w:t xml:space="preserve">. </w:t>
      </w:r>
      <w:r w:rsidRPr="00F37F2F">
        <w:t>Biểu đồ Use Case Thống kê doanh thu trong ngày</w:t>
      </w:r>
      <w:bookmarkEnd w:id="84"/>
      <w:bookmarkEnd w:id="85"/>
    </w:p>
    <w:p w14:paraId="221F3E58" w14:textId="2B2E4619" w:rsidR="00B4617C" w:rsidRDefault="00B4617C" w:rsidP="00D57E5D">
      <w:pPr>
        <w:pStyle w:val="Heading4"/>
        <w:ind w:firstLine="720"/>
      </w:pPr>
      <w:bookmarkStart w:id="86" w:name="_Toc95847742"/>
      <w:bookmarkStart w:id="87" w:name="_Toc103168215"/>
      <w:r w:rsidRPr="40B58492">
        <w:lastRenderedPageBreak/>
        <w:t>Nhân viên</w:t>
      </w:r>
      <w:r w:rsidR="004F79B9" w:rsidRPr="40B58492">
        <w:t xml:space="preserve"> pha chế</w:t>
      </w:r>
      <w:bookmarkEnd w:id="86"/>
      <w:bookmarkEnd w:id="87"/>
    </w:p>
    <w:p w14:paraId="34776CCA" w14:textId="128AC746" w:rsidR="004F79B9" w:rsidRDefault="4E6E27E7" w:rsidP="00473A14">
      <w:pPr>
        <w:pStyle w:val="Heading5"/>
        <w:ind w:firstLine="720"/>
      </w:pPr>
      <w:commentRangeStart w:id="88"/>
      <w:commentRangeStart w:id="89"/>
      <w:commentRangeStart w:id="90"/>
      <w:r>
        <w:t xml:space="preserve">Biểu đồ Use case </w:t>
      </w:r>
      <w:r w:rsidRPr="4E6E27E7">
        <w:rPr>
          <w:b/>
          <w:bCs/>
        </w:rPr>
        <w:t>Kiểm soát lượng tồn hàng tại quầy</w:t>
      </w:r>
      <w:r>
        <w:t xml:space="preserve">: </w:t>
      </w:r>
      <w:commentRangeEnd w:id="88"/>
      <w:r w:rsidR="7D036ADE">
        <w:rPr>
          <w:rStyle w:val="CommentReference"/>
        </w:rPr>
        <w:commentReference w:id="88"/>
      </w:r>
      <w:commentRangeEnd w:id="89"/>
      <w:r w:rsidR="7D036ADE">
        <w:rPr>
          <w:rStyle w:val="CommentReference"/>
        </w:rPr>
        <w:commentReference w:id="89"/>
      </w:r>
      <w:commentRangeEnd w:id="90"/>
      <w:r w:rsidR="7D036ADE">
        <w:rPr>
          <w:rStyle w:val="CommentReference"/>
        </w:rPr>
        <w:commentReference w:id="90"/>
      </w:r>
    </w:p>
    <w:p w14:paraId="1F997547" w14:textId="77777777" w:rsidR="004A3AAD" w:rsidRDefault="00FC266B" w:rsidP="004A3AAD">
      <w:pPr>
        <w:pStyle w:val="ListParagraph"/>
        <w:keepNext/>
        <w:ind w:left="0"/>
      </w:pPr>
      <w:r>
        <w:rPr>
          <w:noProof/>
        </w:rPr>
        <w:drawing>
          <wp:inline distT="0" distB="0" distL="0" distR="0" wp14:anchorId="7B5FAED9" wp14:editId="3FAEA681">
            <wp:extent cx="6045620" cy="3048000"/>
            <wp:effectExtent l="0" t="0" r="0" b="0"/>
            <wp:docPr id="884603760" name="Picture 884603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603760"/>
                    <pic:cNvPicPr/>
                  </pic:nvPicPr>
                  <pic:blipFill>
                    <a:blip r:embed="rId24">
                      <a:extLst>
                        <a:ext uri="{28A0092B-C50C-407E-A947-70E740481C1C}">
                          <a14:useLocalDpi xmlns:a14="http://schemas.microsoft.com/office/drawing/2010/main" val="0"/>
                        </a:ext>
                      </a:extLst>
                    </a:blip>
                    <a:stretch>
                      <a:fillRect/>
                    </a:stretch>
                  </pic:blipFill>
                  <pic:spPr>
                    <a:xfrm>
                      <a:off x="0" y="0"/>
                      <a:ext cx="6045620" cy="3048000"/>
                    </a:xfrm>
                    <a:prstGeom prst="rect">
                      <a:avLst/>
                    </a:prstGeom>
                  </pic:spPr>
                </pic:pic>
              </a:graphicData>
            </a:graphic>
          </wp:inline>
        </w:drawing>
      </w:r>
    </w:p>
    <w:p w14:paraId="5EEBD2FA" w14:textId="2016B59A" w:rsidR="005E5A09" w:rsidRDefault="004A3AAD" w:rsidP="004A3AAD">
      <w:pPr>
        <w:pStyle w:val="Caption"/>
      </w:pPr>
      <w:bookmarkStart w:id="91" w:name="_Toc92830584"/>
      <w:bookmarkStart w:id="92" w:name="_Toc103547016"/>
      <w:r>
        <w:t xml:space="preserve">Hình </w:t>
      </w:r>
      <w:r>
        <w:fldChar w:fldCharType="begin"/>
      </w:r>
      <w:r>
        <w:instrText>SEQ Hình \* ARABIC</w:instrText>
      </w:r>
      <w:r>
        <w:fldChar w:fldCharType="separate"/>
      </w:r>
      <w:r w:rsidR="001A02A2">
        <w:rPr>
          <w:noProof/>
        </w:rPr>
        <w:t>11</w:t>
      </w:r>
      <w:r>
        <w:fldChar w:fldCharType="end"/>
      </w:r>
      <w:r>
        <w:t xml:space="preserve">. </w:t>
      </w:r>
      <w:r w:rsidRPr="009E7E20">
        <w:t>Biểu đồ Use case Kiểm soát lượng tồn hàng tại quầy</w:t>
      </w:r>
      <w:bookmarkEnd w:id="91"/>
      <w:bookmarkEnd w:id="92"/>
    </w:p>
    <w:p w14:paraId="70E825A3" w14:textId="77777777" w:rsidR="00FC266B" w:rsidRDefault="00FC266B" w:rsidP="00241745">
      <w:pPr>
        <w:pStyle w:val="ListParagraph"/>
        <w:ind w:left="0"/>
      </w:pPr>
    </w:p>
    <w:p w14:paraId="28997624" w14:textId="77777777" w:rsidR="00FC266B" w:rsidRDefault="00FC266B" w:rsidP="00241745">
      <w:pPr>
        <w:pStyle w:val="ListParagraph"/>
        <w:ind w:left="0"/>
      </w:pPr>
    </w:p>
    <w:p w14:paraId="36520C85" w14:textId="07C48537" w:rsidR="005B13C2" w:rsidRDefault="005B13C2" w:rsidP="00FC625E">
      <w:pPr>
        <w:pStyle w:val="Heading3"/>
        <w:ind w:firstLine="360"/>
      </w:pPr>
      <w:bookmarkStart w:id="93" w:name="_Toc95847743"/>
      <w:bookmarkStart w:id="94" w:name="_Toc103168216"/>
      <w:r w:rsidRPr="00FC266B">
        <w:t>Sơ đồ tổng quát</w:t>
      </w:r>
      <w:bookmarkEnd w:id="93"/>
      <w:bookmarkEnd w:id="94"/>
    </w:p>
    <w:p w14:paraId="55B6A24C" w14:textId="1ABA5226" w:rsidR="000B7012" w:rsidRDefault="000B7012" w:rsidP="00D57E5D">
      <w:pPr>
        <w:pStyle w:val="Heading4"/>
        <w:ind w:firstLine="720"/>
      </w:pPr>
      <w:bookmarkStart w:id="95" w:name="_Toc95847744"/>
      <w:bookmarkStart w:id="96" w:name="_Toc103168217"/>
      <w:r>
        <w:t>Chủ Quán</w:t>
      </w:r>
      <w:bookmarkEnd w:id="95"/>
      <w:bookmarkEnd w:id="96"/>
    </w:p>
    <w:p w14:paraId="0804F615" w14:textId="77777777" w:rsidR="004A3AAD" w:rsidRDefault="00AE6DA2" w:rsidP="004A3AAD">
      <w:pPr>
        <w:keepNext/>
        <w:ind w:left="360"/>
      </w:pPr>
      <w:r>
        <w:rPr>
          <w:noProof/>
        </w:rPr>
        <w:drawing>
          <wp:inline distT="0" distB="0" distL="0" distR="0" wp14:anchorId="5AAFFFC6" wp14:editId="607F053F">
            <wp:extent cx="5943600" cy="3037205"/>
            <wp:effectExtent l="0" t="0" r="0"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25">
                      <a:extLst>
                        <a:ext uri="{28A0092B-C50C-407E-A947-70E740481C1C}">
                          <a14:useLocalDpi xmlns:a14="http://schemas.microsoft.com/office/drawing/2010/main" val="0"/>
                        </a:ext>
                      </a:extLst>
                    </a:blip>
                    <a:stretch>
                      <a:fillRect/>
                    </a:stretch>
                  </pic:blipFill>
                  <pic:spPr>
                    <a:xfrm>
                      <a:off x="0" y="0"/>
                      <a:ext cx="5943600" cy="3037205"/>
                    </a:xfrm>
                    <a:prstGeom prst="rect">
                      <a:avLst/>
                    </a:prstGeom>
                  </pic:spPr>
                </pic:pic>
              </a:graphicData>
            </a:graphic>
          </wp:inline>
        </w:drawing>
      </w:r>
    </w:p>
    <w:p w14:paraId="7170F5AB" w14:textId="1FAC835A" w:rsidR="007851E4" w:rsidRDefault="004A3AAD" w:rsidP="004A3AAD">
      <w:pPr>
        <w:pStyle w:val="Caption"/>
        <w:rPr>
          <w:b/>
          <w:bCs/>
        </w:rPr>
      </w:pPr>
      <w:bookmarkStart w:id="97" w:name="_Toc92830585"/>
      <w:bookmarkStart w:id="98" w:name="_Toc103547017"/>
      <w:r>
        <w:t xml:space="preserve">Hình </w:t>
      </w:r>
      <w:r>
        <w:fldChar w:fldCharType="begin"/>
      </w:r>
      <w:r>
        <w:instrText>SEQ Hình \* ARABIC</w:instrText>
      </w:r>
      <w:r>
        <w:fldChar w:fldCharType="separate"/>
      </w:r>
      <w:r w:rsidR="001A02A2">
        <w:rPr>
          <w:noProof/>
        </w:rPr>
        <w:t>12</w:t>
      </w:r>
      <w:r>
        <w:fldChar w:fldCharType="end"/>
      </w:r>
      <w:r>
        <w:t>. Sơ đồ tổng quát Use Case Chủ Quán</w:t>
      </w:r>
      <w:bookmarkEnd w:id="97"/>
      <w:bookmarkEnd w:id="98"/>
      <w:r w:rsidR="007851E4">
        <w:rPr>
          <w:b/>
          <w:bCs/>
        </w:rPr>
        <w:br w:type="page"/>
      </w:r>
    </w:p>
    <w:p w14:paraId="13C93A07" w14:textId="16B9D018" w:rsidR="00614A75" w:rsidRPr="00614A75" w:rsidRDefault="00614A75" w:rsidP="00D57E5D">
      <w:pPr>
        <w:pStyle w:val="Heading4"/>
        <w:ind w:firstLine="720"/>
      </w:pPr>
      <w:bookmarkStart w:id="99" w:name="_Toc95847745"/>
      <w:bookmarkStart w:id="100" w:name="_Toc103168218"/>
      <w:r w:rsidRPr="007851E4">
        <w:lastRenderedPageBreak/>
        <w:t>Quản Lý</w:t>
      </w:r>
      <w:bookmarkEnd w:id="99"/>
      <w:bookmarkEnd w:id="100"/>
    </w:p>
    <w:p w14:paraId="6B58B027" w14:textId="77777777" w:rsidR="004A3AAD" w:rsidRDefault="008931F0" w:rsidP="004A3AAD">
      <w:pPr>
        <w:pStyle w:val="ListParagraph"/>
        <w:keepNext/>
        <w:ind w:left="0"/>
      </w:pPr>
      <w:r>
        <w:rPr>
          <w:noProof/>
        </w:rPr>
        <w:drawing>
          <wp:inline distT="0" distB="0" distL="0" distR="0" wp14:anchorId="5E6D8D4D" wp14:editId="1A1E57A9">
            <wp:extent cx="5943600" cy="3726815"/>
            <wp:effectExtent l="0" t="0" r="0" b="6985"/>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26">
                      <a:extLst>
                        <a:ext uri="{28A0092B-C50C-407E-A947-70E740481C1C}">
                          <a14:useLocalDpi xmlns:a14="http://schemas.microsoft.com/office/drawing/2010/main" val="0"/>
                        </a:ext>
                      </a:extLst>
                    </a:blip>
                    <a:stretch>
                      <a:fillRect/>
                    </a:stretch>
                  </pic:blipFill>
                  <pic:spPr>
                    <a:xfrm>
                      <a:off x="0" y="0"/>
                      <a:ext cx="5943600" cy="3726815"/>
                    </a:xfrm>
                    <a:prstGeom prst="rect">
                      <a:avLst/>
                    </a:prstGeom>
                  </pic:spPr>
                </pic:pic>
              </a:graphicData>
            </a:graphic>
          </wp:inline>
        </w:drawing>
      </w:r>
    </w:p>
    <w:p w14:paraId="5B95D65F" w14:textId="07070AE4" w:rsidR="00614A75" w:rsidRDefault="004A3AAD" w:rsidP="004A3AAD">
      <w:pPr>
        <w:pStyle w:val="Caption"/>
      </w:pPr>
      <w:bookmarkStart w:id="101" w:name="_Toc92830586"/>
      <w:bookmarkStart w:id="102" w:name="_Toc103547018"/>
      <w:r>
        <w:t xml:space="preserve">Hình </w:t>
      </w:r>
      <w:r>
        <w:fldChar w:fldCharType="begin"/>
      </w:r>
      <w:r>
        <w:instrText>SEQ Hình \* ARABIC</w:instrText>
      </w:r>
      <w:r>
        <w:fldChar w:fldCharType="separate"/>
      </w:r>
      <w:r w:rsidR="001A02A2">
        <w:rPr>
          <w:noProof/>
        </w:rPr>
        <w:t>13</w:t>
      </w:r>
      <w:r>
        <w:fldChar w:fldCharType="end"/>
      </w:r>
      <w:r>
        <w:t>. Sơ đồ tổng quát Use Case của Quản Lý</w:t>
      </w:r>
      <w:bookmarkEnd w:id="101"/>
      <w:bookmarkEnd w:id="102"/>
    </w:p>
    <w:p w14:paraId="30A3C60C" w14:textId="15F19939" w:rsidR="00AD7A48" w:rsidRDefault="00AD7A48">
      <w:r>
        <w:br w:type="page"/>
      </w:r>
    </w:p>
    <w:p w14:paraId="708FD188" w14:textId="3E5530F0" w:rsidR="00AD7A48" w:rsidRPr="001057B4" w:rsidRDefault="00AD7A48" w:rsidP="00D57E5D">
      <w:pPr>
        <w:pStyle w:val="Heading4"/>
        <w:ind w:firstLine="720"/>
      </w:pPr>
      <w:bookmarkStart w:id="103" w:name="_Toc95847746"/>
      <w:bookmarkStart w:id="104" w:name="_Toc103168219"/>
      <w:r w:rsidRPr="001057B4">
        <w:lastRenderedPageBreak/>
        <w:t>Nhân Viên</w:t>
      </w:r>
      <w:bookmarkEnd w:id="103"/>
      <w:bookmarkEnd w:id="104"/>
    </w:p>
    <w:p w14:paraId="1F771D9D" w14:textId="77777777" w:rsidR="004A3AAD" w:rsidRDefault="00107AD6" w:rsidP="004A3AAD">
      <w:pPr>
        <w:pStyle w:val="ListParagraph"/>
        <w:keepNext/>
        <w:ind w:left="0"/>
      </w:pPr>
      <w:r>
        <w:rPr>
          <w:noProof/>
        </w:rPr>
        <w:drawing>
          <wp:inline distT="0" distB="0" distL="0" distR="0" wp14:anchorId="4C2A39A0" wp14:editId="765950B5">
            <wp:extent cx="5943600" cy="3660775"/>
            <wp:effectExtent l="0" t="0" r="0" b="0"/>
            <wp:docPr id="57" name="Picture 5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27">
                      <a:extLst>
                        <a:ext uri="{28A0092B-C50C-407E-A947-70E740481C1C}">
                          <a14:useLocalDpi xmlns:a14="http://schemas.microsoft.com/office/drawing/2010/main" val="0"/>
                        </a:ext>
                      </a:extLst>
                    </a:blip>
                    <a:stretch>
                      <a:fillRect/>
                    </a:stretch>
                  </pic:blipFill>
                  <pic:spPr>
                    <a:xfrm>
                      <a:off x="0" y="0"/>
                      <a:ext cx="5943600" cy="3660775"/>
                    </a:xfrm>
                    <a:prstGeom prst="rect">
                      <a:avLst/>
                    </a:prstGeom>
                  </pic:spPr>
                </pic:pic>
              </a:graphicData>
            </a:graphic>
          </wp:inline>
        </w:drawing>
      </w:r>
    </w:p>
    <w:p w14:paraId="26118436" w14:textId="61C15F68" w:rsidR="00FD1B44" w:rsidRDefault="004A3AAD" w:rsidP="00FD1B44">
      <w:pPr>
        <w:pStyle w:val="Caption"/>
      </w:pPr>
      <w:bookmarkStart w:id="105" w:name="_Toc92830587"/>
      <w:bookmarkStart w:id="106" w:name="_Toc103547019"/>
      <w:r>
        <w:t xml:space="preserve">Hình </w:t>
      </w:r>
      <w:r>
        <w:fldChar w:fldCharType="begin"/>
      </w:r>
      <w:r>
        <w:instrText>SEQ Hình \* ARABIC</w:instrText>
      </w:r>
      <w:r>
        <w:fldChar w:fldCharType="separate"/>
      </w:r>
      <w:r w:rsidR="001A02A2">
        <w:rPr>
          <w:noProof/>
        </w:rPr>
        <w:t>14</w:t>
      </w:r>
      <w:r>
        <w:fldChar w:fldCharType="end"/>
      </w:r>
      <w:r>
        <w:t xml:space="preserve">. </w:t>
      </w:r>
      <w:r w:rsidRPr="00743BE6">
        <w:t xml:space="preserve">Sơ đồ tổng quát Use Case của </w:t>
      </w:r>
      <w:r>
        <w:t>Nhân Viên</w:t>
      </w:r>
      <w:bookmarkEnd w:id="105"/>
      <w:bookmarkEnd w:id="106"/>
    </w:p>
    <w:p w14:paraId="7001C68C" w14:textId="6A7C3230" w:rsidR="004834F9" w:rsidRPr="004834F9" w:rsidRDefault="005A1DF6" w:rsidP="00BC1937">
      <w:pPr>
        <w:pStyle w:val="Heading2"/>
        <w:numPr>
          <w:ilvl w:val="0"/>
          <w:numId w:val="7"/>
        </w:numPr>
      </w:pPr>
      <w:bookmarkStart w:id="107" w:name="_Toc95847747"/>
      <w:bookmarkStart w:id="108" w:name="_Toc103168220"/>
      <w:r w:rsidRPr="005A1DF6">
        <w:t>Bảng Đặc Tả Use Case</w:t>
      </w:r>
      <w:bookmarkEnd w:id="107"/>
      <w:bookmarkEnd w:id="108"/>
    </w:p>
    <w:p w14:paraId="1296BF7B" w14:textId="505CF06B" w:rsidR="005A1DF6" w:rsidRDefault="005A1DF6" w:rsidP="00FC625E">
      <w:pPr>
        <w:pStyle w:val="Heading3"/>
        <w:ind w:left="360"/>
        <w:rPr>
          <w:b/>
        </w:rPr>
      </w:pPr>
      <w:bookmarkStart w:id="109" w:name="_Toc95847748"/>
      <w:bookmarkStart w:id="110" w:name="_Toc103168221"/>
      <w:r>
        <w:t xml:space="preserve">Bảng đặc tả Use Case </w:t>
      </w:r>
      <w:r w:rsidRPr="3B616FAA">
        <w:rPr>
          <w:b/>
        </w:rPr>
        <w:t>Đăng nhập</w:t>
      </w:r>
      <w:bookmarkEnd w:id="109"/>
      <w:bookmarkEnd w:id="110"/>
    </w:p>
    <w:tbl>
      <w:tblPr>
        <w:tblStyle w:val="TableGrid"/>
        <w:tblW w:w="0" w:type="auto"/>
        <w:tblInd w:w="720" w:type="dxa"/>
        <w:tblLook w:val="04A0" w:firstRow="1" w:lastRow="0" w:firstColumn="1" w:lastColumn="0" w:noHBand="0" w:noVBand="1"/>
      </w:tblPr>
      <w:tblGrid>
        <w:gridCol w:w="4338"/>
        <w:gridCol w:w="4292"/>
      </w:tblGrid>
      <w:tr w:rsidR="00D52E7C" w:rsidRPr="005B414D" w14:paraId="015A9F28" w14:textId="22BEC6A0" w:rsidTr="00D52E7C">
        <w:tc>
          <w:tcPr>
            <w:tcW w:w="4338" w:type="dxa"/>
          </w:tcPr>
          <w:p w14:paraId="493E9804" w14:textId="77777777" w:rsidR="00D52E7C" w:rsidRPr="00147A51" w:rsidRDefault="00D52E7C" w:rsidP="003C0D19">
            <w:r w:rsidRPr="00147A51">
              <w:t>T</w:t>
            </w:r>
            <w:r>
              <w:t>ác nhân</w:t>
            </w:r>
          </w:p>
        </w:tc>
        <w:tc>
          <w:tcPr>
            <w:tcW w:w="4292" w:type="dxa"/>
          </w:tcPr>
          <w:p w14:paraId="0BD69DB4" w14:textId="097C2B56" w:rsidR="00D52E7C" w:rsidRPr="005B414D" w:rsidRDefault="00601472" w:rsidP="003C0D19">
            <w:r w:rsidRPr="005B414D">
              <w:t xml:space="preserve">Chủ quán, </w:t>
            </w:r>
            <w:r w:rsidR="005B414D" w:rsidRPr="005B414D">
              <w:t>Quản lý, Nhân vi</w:t>
            </w:r>
            <w:r w:rsidR="005B414D">
              <w:t>ên</w:t>
            </w:r>
          </w:p>
        </w:tc>
      </w:tr>
      <w:tr w:rsidR="00D52E7C" w:rsidRPr="0063753D" w14:paraId="51E16779" w14:textId="0F355B4A" w:rsidTr="00D52E7C">
        <w:tc>
          <w:tcPr>
            <w:tcW w:w="4338" w:type="dxa"/>
          </w:tcPr>
          <w:p w14:paraId="0C9882DF" w14:textId="77777777" w:rsidR="00D52E7C" w:rsidRPr="0098327C" w:rsidRDefault="00D52E7C" w:rsidP="003C0D19">
            <w:r>
              <w:t xml:space="preserve">Mô tả chung </w:t>
            </w:r>
          </w:p>
        </w:tc>
        <w:tc>
          <w:tcPr>
            <w:tcW w:w="4292" w:type="dxa"/>
          </w:tcPr>
          <w:p w14:paraId="0CFBDBC2" w14:textId="3945D8D8" w:rsidR="00D52E7C" w:rsidRPr="0063753D" w:rsidRDefault="0063753D" w:rsidP="003C0D19">
            <w:r w:rsidRPr="0063753D">
              <w:t>Là chức năng để các tác nhân đăng</w:t>
            </w:r>
            <w:r>
              <w:t xml:space="preserve"> nhập vào hệ thống quản lý</w:t>
            </w:r>
            <w:r w:rsidR="006F44BD">
              <w:t>.</w:t>
            </w:r>
          </w:p>
        </w:tc>
      </w:tr>
      <w:tr w:rsidR="00D52E7C" w:rsidRPr="0098327C" w14:paraId="1D164644" w14:textId="394660E3" w:rsidTr="00D52E7C">
        <w:tc>
          <w:tcPr>
            <w:tcW w:w="4338" w:type="dxa"/>
          </w:tcPr>
          <w:p w14:paraId="4F4B76B8" w14:textId="24949303" w:rsidR="00D52E7C" w:rsidRPr="0098327C" w:rsidRDefault="00D52E7C" w:rsidP="003C0D19">
            <w:r>
              <w:t>Dòng sự kiện</w:t>
            </w:r>
          </w:p>
        </w:tc>
        <w:tc>
          <w:tcPr>
            <w:tcW w:w="4292" w:type="dxa"/>
          </w:tcPr>
          <w:p w14:paraId="2C5E8886" w14:textId="3E4D4A17" w:rsidR="00D52E7C" w:rsidRDefault="0093716B" w:rsidP="0093716B">
            <w:pPr>
              <w:rPr>
                <w:b/>
                <w:bCs/>
              </w:rPr>
            </w:pPr>
            <w:r>
              <w:t>-</w:t>
            </w:r>
            <w:r w:rsidRPr="0093716B">
              <w:rPr>
                <w:b/>
                <w:bCs/>
              </w:rPr>
              <w:t>Dòng sự kiện chính</w:t>
            </w:r>
            <w:r w:rsidR="00746E3D">
              <w:rPr>
                <w:b/>
                <w:bCs/>
              </w:rPr>
              <w:t>:</w:t>
            </w:r>
          </w:p>
          <w:p w14:paraId="6ED29E3E" w14:textId="77987CD4" w:rsidR="00FE450A" w:rsidRPr="00FE450A" w:rsidRDefault="00FE450A" w:rsidP="00FE450A">
            <w:pPr>
              <w:spacing w:before="120" w:line="312" w:lineRule="auto"/>
            </w:pPr>
            <w:r w:rsidRPr="00FE450A">
              <w:t xml:space="preserve">Use </w:t>
            </w:r>
            <w:r>
              <w:t xml:space="preserve">Case </w:t>
            </w:r>
            <w:r w:rsidRPr="00FE450A">
              <w:t>này bắt đầu khi một actor muốn đăng nhập vào hệ thống.</w:t>
            </w:r>
          </w:p>
          <w:p w14:paraId="210DA57D" w14:textId="1F4C128A" w:rsidR="00FE450A" w:rsidRPr="00FE450A" w:rsidRDefault="00FE450A" w:rsidP="00FE450A">
            <w:pPr>
              <w:spacing w:before="120" w:line="312" w:lineRule="auto"/>
            </w:pPr>
            <w:r w:rsidRPr="00FE450A">
              <w:t>Hệ thống yêu cầu nhập tên tài khoản và mật khẩu</w:t>
            </w:r>
            <w:r>
              <w:t>.</w:t>
            </w:r>
            <w:r w:rsidRPr="00FE450A">
              <w:tab/>
            </w:r>
          </w:p>
          <w:p w14:paraId="239274B8" w14:textId="2939C0EB" w:rsidR="00FE450A" w:rsidRPr="00FE450A" w:rsidRDefault="00FE450A" w:rsidP="00FE450A">
            <w:pPr>
              <w:spacing w:before="120" w:line="312" w:lineRule="auto"/>
            </w:pPr>
            <w:r w:rsidRPr="00FE450A">
              <w:t xml:space="preserve">Người dùng nhập tên </w:t>
            </w:r>
            <w:r>
              <w:t xml:space="preserve">tài khoản </w:t>
            </w:r>
            <w:r w:rsidRPr="00FE450A">
              <w:t>và mật khẩu</w:t>
            </w:r>
            <w:r>
              <w:t>.</w:t>
            </w:r>
          </w:p>
          <w:p w14:paraId="4494752F" w14:textId="32E73C29" w:rsidR="00FE450A" w:rsidRDefault="00FE450A" w:rsidP="00FE450A">
            <w:pPr>
              <w:spacing w:before="120" w:line="312" w:lineRule="auto"/>
            </w:pPr>
            <w:r w:rsidRPr="00FE450A">
              <w:t>Hệ thống kiểm tra tên</w:t>
            </w:r>
            <w:r w:rsidR="005617A1">
              <w:t xml:space="preserve"> tài khoản</w:t>
            </w:r>
            <w:r w:rsidRPr="00FE450A">
              <w:t xml:space="preserve"> và mật khẩu mà actor đã nhập và cho phép actor đăng nhập vào hệ thống,</w:t>
            </w:r>
            <w:r w:rsidR="00D112E4">
              <w:t xml:space="preserve"> </w:t>
            </w:r>
            <w:r w:rsidRPr="00FE450A">
              <w:t>use case kết thúc</w:t>
            </w:r>
            <w:r w:rsidR="00D112E4">
              <w:t>.</w:t>
            </w:r>
          </w:p>
          <w:p w14:paraId="059001BF" w14:textId="418CE19C" w:rsidR="00575580" w:rsidRDefault="00575580" w:rsidP="00FE450A">
            <w:pPr>
              <w:spacing w:before="120" w:line="312" w:lineRule="auto"/>
              <w:rPr>
                <w:b/>
                <w:bCs/>
              </w:rPr>
            </w:pPr>
            <w:r>
              <w:t>-</w:t>
            </w:r>
            <w:r>
              <w:rPr>
                <w:b/>
                <w:bCs/>
              </w:rPr>
              <w:t>Dòng sự kiện khác:</w:t>
            </w:r>
          </w:p>
          <w:p w14:paraId="5BFFB29D" w14:textId="6A7ED8C5" w:rsidR="00746E3D" w:rsidRPr="00D30A62" w:rsidRDefault="00575580" w:rsidP="00D30A62">
            <w:pPr>
              <w:spacing w:before="120" w:line="312" w:lineRule="auto"/>
              <w:rPr>
                <w:b/>
                <w:bCs/>
              </w:rPr>
            </w:pPr>
            <w:r w:rsidRPr="00575580">
              <w:lastRenderedPageBreak/>
              <w:t xml:space="preserve">Nếu dòng sự kiện chính actor nhập tên </w:t>
            </w:r>
            <w:r>
              <w:t>hoặc</w:t>
            </w:r>
            <w:r w:rsidRPr="00575580">
              <w:t xml:space="preserve"> mật khẩu sai thì hệ thống sẽ báo lỗi.</w:t>
            </w:r>
            <w:r>
              <w:t xml:space="preserve"> </w:t>
            </w:r>
            <w:r w:rsidRPr="00575580">
              <w:t>Actor có thể quay tr</w:t>
            </w:r>
            <w:r>
              <w:t>ở</w:t>
            </w:r>
            <w:r w:rsidRPr="00575580">
              <w:t xml:space="preserve"> về đầu dòng sự kiện hoặc hủy bỏ việc đăng nhập.</w:t>
            </w:r>
            <w:r>
              <w:t xml:space="preserve"> </w:t>
            </w:r>
            <w:r w:rsidRPr="00575580">
              <w:t>Lúc này user case đã kết thúc.</w:t>
            </w:r>
          </w:p>
        </w:tc>
      </w:tr>
      <w:tr w:rsidR="00D52E7C" w:rsidRPr="0098327C" w14:paraId="5ACEFBBA" w14:textId="6EA20390" w:rsidTr="00D52E7C">
        <w:tc>
          <w:tcPr>
            <w:tcW w:w="4338" w:type="dxa"/>
          </w:tcPr>
          <w:p w14:paraId="7A9254DF" w14:textId="6001FA93" w:rsidR="00D52E7C" w:rsidRPr="0098327C" w:rsidRDefault="00D52E7C" w:rsidP="003C0D19">
            <w:r>
              <w:lastRenderedPageBreak/>
              <w:t>Yêu cầu đặc biệt</w:t>
            </w:r>
          </w:p>
        </w:tc>
        <w:tc>
          <w:tcPr>
            <w:tcW w:w="4292" w:type="dxa"/>
          </w:tcPr>
          <w:p w14:paraId="586FB0AF" w14:textId="3F2A5C0F" w:rsidR="00D52E7C" w:rsidRDefault="00346DDC" w:rsidP="00D30A62">
            <w:pPr>
              <w:spacing w:before="120" w:line="312" w:lineRule="auto"/>
            </w:pPr>
            <w:r w:rsidRPr="00346DDC">
              <w:t>Để đảm bảo cho hệ thống an toàn.</w:t>
            </w:r>
            <w:r>
              <w:t xml:space="preserve"> </w:t>
            </w:r>
            <w:r w:rsidRPr="00346DDC">
              <w:t>Actor chỉ được nhập tên và mật khẩu 3 lần.</w:t>
            </w:r>
            <w:r>
              <w:t xml:space="preserve"> </w:t>
            </w:r>
            <w:r w:rsidRPr="00346DDC">
              <w:t>Sau đó hệ thống tự động kết th</w:t>
            </w:r>
            <w:r w:rsidR="00D30A62">
              <w:t>ú</w:t>
            </w:r>
            <w:r w:rsidRPr="00346DDC">
              <w:t>c use case.</w:t>
            </w:r>
          </w:p>
        </w:tc>
      </w:tr>
      <w:tr w:rsidR="00466003" w:rsidRPr="0098327C" w14:paraId="65E7CD8A" w14:textId="3FB8532B" w:rsidTr="00D52E7C">
        <w:tc>
          <w:tcPr>
            <w:tcW w:w="4338" w:type="dxa"/>
          </w:tcPr>
          <w:p w14:paraId="519BED34" w14:textId="7A318EB5" w:rsidR="00466003" w:rsidRPr="0098327C" w:rsidRDefault="00466003" w:rsidP="00466003">
            <w:r>
              <w:t>Tiền điều kiện</w:t>
            </w:r>
          </w:p>
        </w:tc>
        <w:tc>
          <w:tcPr>
            <w:tcW w:w="4292" w:type="dxa"/>
          </w:tcPr>
          <w:p w14:paraId="1D5B7E00" w14:textId="178EDD8F" w:rsidR="00466003" w:rsidRPr="00466003" w:rsidRDefault="00466003" w:rsidP="00466003">
            <w:r w:rsidRPr="00466003">
              <w:t>Tài khoản của người dùng đã được đăng ký.</w:t>
            </w:r>
          </w:p>
        </w:tc>
      </w:tr>
      <w:tr w:rsidR="0092288E" w:rsidRPr="0098327C" w14:paraId="0969DAA2" w14:textId="358CE722" w:rsidTr="00D52E7C">
        <w:tc>
          <w:tcPr>
            <w:tcW w:w="4338" w:type="dxa"/>
          </w:tcPr>
          <w:p w14:paraId="08C50552" w14:textId="52DC49A1" w:rsidR="0092288E" w:rsidRPr="0098327C" w:rsidRDefault="0092288E" w:rsidP="0092288E">
            <w:r>
              <w:t>Hậu điều kiện</w:t>
            </w:r>
          </w:p>
        </w:tc>
        <w:tc>
          <w:tcPr>
            <w:tcW w:w="4292" w:type="dxa"/>
          </w:tcPr>
          <w:p w14:paraId="798BCA01" w14:textId="571A8CA1" w:rsidR="0092288E" w:rsidRPr="0092288E" w:rsidRDefault="0092288E" w:rsidP="0092288E">
            <w:r w:rsidRPr="0092288E">
              <w:t>Nếu user case thành công thì người đăng nhập sẽ có các quyền sử dụng hệ thống tương ứng.</w:t>
            </w:r>
            <w:r w:rsidR="00530C70">
              <w:t xml:space="preserve"> </w:t>
            </w:r>
            <w:r w:rsidRPr="0092288E">
              <w:t>Còn ngược lại thì trạng thái của hệ thống không đổi</w:t>
            </w:r>
            <w:r w:rsidR="00D30A62">
              <w:t>.</w:t>
            </w:r>
          </w:p>
        </w:tc>
      </w:tr>
    </w:tbl>
    <w:p w14:paraId="06FB4388" w14:textId="77777777" w:rsidR="005A1DF6" w:rsidRPr="005A1DF6" w:rsidRDefault="005A1DF6" w:rsidP="005A1DF6">
      <w:pPr>
        <w:ind w:left="720"/>
        <w:rPr>
          <w:b/>
          <w:bCs/>
        </w:rPr>
      </w:pPr>
    </w:p>
    <w:p w14:paraId="3E8F7EB9" w14:textId="77777777" w:rsidR="008B0ABD" w:rsidRDefault="008B0ABD">
      <w:pPr>
        <w:rPr>
          <w:b/>
          <w:bCs/>
        </w:rPr>
      </w:pPr>
      <w:r>
        <w:rPr>
          <w:b/>
          <w:bCs/>
        </w:rPr>
        <w:br w:type="page"/>
      </w:r>
    </w:p>
    <w:p w14:paraId="1FBF1A17" w14:textId="2A6D4F7F" w:rsidR="005A1DF6" w:rsidRDefault="005A1DF6" w:rsidP="00FC625E">
      <w:pPr>
        <w:pStyle w:val="Heading3"/>
        <w:ind w:left="720" w:hanging="360"/>
        <w:rPr>
          <w:b/>
        </w:rPr>
      </w:pPr>
      <w:bookmarkStart w:id="111" w:name="_Toc95847749"/>
      <w:bookmarkStart w:id="112" w:name="_Toc103168222"/>
      <w:r>
        <w:lastRenderedPageBreak/>
        <w:t xml:space="preserve">Bảng đặc tả Use Case </w:t>
      </w:r>
      <w:r w:rsidRPr="3B616FAA">
        <w:rPr>
          <w:b/>
        </w:rPr>
        <w:t>Xem thông tin kho</w:t>
      </w:r>
      <w:bookmarkEnd w:id="111"/>
      <w:bookmarkEnd w:id="112"/>
    </w:p>
    <w:tbl>
      <w:tblPr>
        <w:tblStyle w:val="TableGrid"/>
        <w:tblW w:w="8630" w:type="dxa"/>
        <w:tblInd w:w="720" w:type="dxa"/>
        <w:tblLook w:val="04A0" w:firstRow="1" w:lastRow="0" w:firstColumn="1" w:lastColumn="0" w:noHBand="0" w:noVBand="1"/>
      </w:tblPr>
      <w:tblGrid>
        <w:gridCol w:w="4296"/>
        <w:gridCol w:w="4334"/>
      </w:tblGrid>
      <w:tr w:rsidR="00D52E7C" w14:paraId="5A4BB864" w14:textId="77777777" w:rsidTr="00D52E7C">
        <w:tc>
          <w:tcPr>
            <w:tcW w:w="4296" w:type="dxa"/>
          </w:tcPr>
          <w:p w14:paraId="1407ABEC" w14:textId="746CC14D" w:rsidR="00D52E7C" w:rsidRPr="00147A51" w:rsidRDefault="00D52E7C" w:rsidP="00D52E7C">
            <w:r w:rsidRPr="00147A51">
              <w:t>T</w:t>
            </w:r>
            <w:r>
              <w:t>ác nhân</w:t>
            </w:r>
          </w:p>
        </w:tc>
        <w:tc>
          <w:tcPr>
            <w:tcW w:w="4334" w:type="dxa"/>
          </w:tcPr>
          <w:p w14:paraId="42A54B6F" w14:textId="77777777" w:rsidR="00D52E7C" w:rsidRPr="0098327C" w:rsidRDefault="00D52E7C" w:rsidP="00D52E7C">
            <w:r>
              <w:t>Chủ quán</w:t>
            </w:r>
          </w:p>
        </w:tc>
      </w:tr>
      <w:tr w:rsidR="00D52E7C" w:rsidRPr="00B60FED" w14:paraId="6D8C6530" w14:textId="77777777" w:rsidTr="00D52E7C">
        <w:tc>
          <w:tcPr>
            <w:tcW w:w="4296" w:type="dxa"/>
          </w:tcPr>
          <w:p w14:paraId="5ACABB6B" w14:textId="0B408EAD" w:rsidR="00D52E7C" w:rsidRPr="0098327C" w:rsidRDefault="00D52E7C" w:rsidP="00D52E7C">
            <w:r>
              <w:t xml:space="preserve">Mô tả chung </w:t>
            </w:r>
          </w:p>
        </w:tc>
        <w:tc>
          <w:tcPr>
            <w:tcW w:w="4334" w:type="dxa"/>
          </w:tcPr>
          <w:p w14:paraId="2C59011C" w14:textId="38099661" w:rsidR="00D52E7C" w:rsidRPr="00B60FED" w:rsidRDefault="00D52E7C" w:rsidP="00D52E7C">
            <w:r w:rsidRPr="00B60FED">
              <w:t>Là chức năng</w:t>
            </w:r>
            <w:r w:rsidR="003105F8" w:rsidRPr="00B60FED">
              <w:t xml:space="preserve"> hiển thị </w:t>
            </w:r>
            <w:r w:rsidR="00B60FED" w:rsidRPr="00B60FED">
              <w:t>th</w:t>
            </w:r>
            <w:r w:rsidR="00B60FED">
              <w:t>ông tin từ kho gồm tên, số lượng, giá,..</w:t>
            </w:r>
          </w:p>
        </w:tc>
      </w:tr>
      <w:tr w:rsidR="00D52E7C" w14:paraId="353D8630" w14:textId="77777777" w:rsidTr="00D52E7C">
        <w:tc>
          <w:tcPr>
            <w:tcW w:w="4296" w:type="dxa"/>
          </w:tcPr>
          <w:p w14:paraId="4317615F" w14:textId="46AE454F" w:rsidR="00D52E7C" w:rsidRPr="0098327C" w:rsidRDefault="00D52E7C" w:rsidP="00D52E7C">
            <w:r>
              <w:t>Dòng sự kiện</w:t>
            </w:r>
          </w:p>
        </w:tc>
        <w:tc>
          <w:tcPr>
            <w:tcW w:w="4334" w:type="dxa"/>
          </w:tcPr>
          <w:p w14:paraId="63448FCF" w14:textId="77777777" w:rsidR="00D52E7C" w:rsidRDefault="003C5BA6" w:rsidP="00D52E7C">
            <w:pPr>
              <w:rPr>
                <w:b/>
                <w:bCs/>
              </w:rPr>
            </w:pPr>
            <w:r>
              <w:t>-</w:t>
            </w:r>
            <w:r>
              <w:rPr>
                <w:b/>
                <w:bCs/>
              </w:rPr>
              <w:t>Dòng sự kiện chính</w:t>
            </w:r>
            <w:r w:rsidR="00654239">
              <w:rPr>
                <w:b/>
                <w:bCs/>
              </w:rPr>
              <w:t>:</w:t>
            </w:r>
          </w:p>
          <w:p w14:paraId="72D01EE1" w14:textId="376903FC" w:rsidR="000D61F2" w:rsidRPr="00654239" w:rsidRDefault="00231460" w:rsidP="00D52E7C">
            <w:r>
              <w:t>Use Case này cho phép actor xem thông tin</w:t>
            </w:r>
            <w:r w:rsidR="003C0D19">
              <w:t xml:space="preserve"> của kho như danh sách số lượng nguyên vật liệu, hàng hóa.</w:t>
            </w:r>
            <w:r w:rsidR="00B60FED">
              <w:t xml:space="preserve"> Mở </w:t>
            </w:r>
            <w:r w:rsidR="003C0D19">
              <w:t>bảng thống kê những thay đổi</w:t>
            </w:r>
            <w:r w:rsidR="00C50342">
              <w:t>.</w:t>
            </w:r>
          </w:p>
        </w:tc>
      </w:tr>
      <w:tr w:rsidR="00D52E7C" w14:paraId="44761CD0" w14:textId="77777777" w:rsidTr="00D52E7C">
        <w:tc>
          <w:tcPr>
            <w:tcW w:w="4296" w:type="dxa"/>
          </w:tcPr>
          <w:p w14:paraId="0E863D23" w14:textId="26A5C5F6" w:rsidR="00D52E7C" w:rsidRPr="0098327C" w:rsidRDefault="00D52E7C" w:rsidP="00D52E7C">
            <w:commentRangeStart w:id="113"/>
            <w:commentRangeStart w:id="114"/>
            <w:commentRangeStart w:id="115"/>
            <w:r>
              <w:t>Yêu cầu đặc biệt</w:t>
            </w:r>
            <w:commentRangeEnd w:id="113"/>
            <w:r w:rsidR="000678C9">
              <w:rPr>
                <w:rStyle w:val="CommentReference"/>
              </w:rPr>
              <w:commentReference w:id="113"/>
            </w:r>
            <w:commentRangeEnd w:id="114"/>
            <w:r>
              <w:rPr>
                <w:rStyle w:val="CommentReference"/>
              </w:rPr>
              <w:commentReference w:id="114"/>
            </w:r>
            <w:commentRangeEnd w:id="115"/>
            <w:r w:rsidR="00D010AF">
              <w:rPr>
                <w:rStyle w:val="CommentReference"/>
              </w:rPr>
              <w:commentReference w:id="115"/>
            </w:r>
          </w:p>
        </w:tc>
        <w:tc>
          <w:tcPr>
            <w:tcW w:w="4334" w:type="dxa"/>
          </w:tcPr>
          <w:p w14:paraId="1F741C80" w14:textId="77777777" w:rsidR="00D52E7C" w:rsidRPr="0098327C" w:rsidRDefault="00D52E7C" w:rsidP="00D52E7C"/>
        </w:tc>
      </w:tr>
      <w:tr w:rsidR="00D52E7C" w14:paraId="317AD9A2" w14:textId="77777777" w:rsidTr="00D52E7C">
        <w:tc>
          <w:tcPr>
            <w:tcW w:w="4296" w:type="dxa"/>
          </w:tcPr>
          <w:p w14:paraId="5C8C0D24" w14:textId="40A8352D" w:rsidR="00D52E7C" w:rsidRPr="0098327C" w:rsidRDefault="00D52E7C" w:rsidP="00D52E7C">
            <w:r>
              <w:t>Tiền điều kiện</w:t>
            </w:r>
          </w:p>
        </w:tc>
        <w:tc>
          <w:tcPr>
            <w:tcW w:w="4334" w:type="dxa"/>
          </w:tcPr>
          <w:p w14:paraId="58D2FE83" w14:textId="5FA04EF8" w:rsidR="00D52E7C" w:rsidRPr="0098327C" w:rsidRDefault="00531651" w:rsidP="00D52E7C">
            <w:r>
              <w:t xml:space="preserve">Người dùng đã đăng nhập vào </w:t>
            </w:r>
            <w:r w:rsidR="00530C70">
              <w:t>hệ thống</w:t>
            </w:r>
          </w:p>
        </w:tc>
      </w:tr>
      <w:tr w:rsidR="00D52E7C" w14:paraId="321520AD" w14:textId="77777777" w:rsidTr="00D52E7C">
        <w:tc>
          <w:tcPr>
            <w:tcW w:w="4296" w:type="dxa"/>
          </w:tcPr>
          <w:p w14:paraId="2D5B3509" w14:textId="100CCBC7" w:rsidR="00D52E7C" w:rsidRPr="0098327C" w:rsidRDefault="00D52E7C" w:rsidP="00D52E7C">
            <w:r>
              <w:t>Hậu điều kiện</w:t>
            </w:r>
          </w:p>
        </w:tc>
        <w:tc>
          <w:tcPr>
            <w:tcW w:w="4334" w:type="dxa"/>
          </w:tcPr>
          <w:p w14:paraId="6D60B538" w14:textId="7182F647" w:rsidR="00D52E7C" w:rsidRPr="0098327C" w:rsidRDefault="00BB749B" w:rsidP="00D52E7C">
            <w:r>
              <w:t xml:space="preserve">Có quyền Xem </w:t>
            </w:r>
            <w:r w:rsidR="001962CA">
              <w:t>danh sách kho.</w:t>
            </w:r>
          </w:p>
        </w:tc>
      </w:tr>
    </w:tbl>
    <w:p w14:paraId="2F8FFE92" w14:textId="1EDF7879" w:rsidR="00E6309A" w:rsidRDefault="00E6309A" w:rsidP="00FC625E">
      <w:pPr>
        <w:pStyle w:val="Heading3"/>
        <w:ind w:left="720" w:hanging="360"/>
        <w:rPr>
          <w:b/>
        </w:rPr>
      </w:pPr>
      <w:bookmarkStart w:id="116" w:name="_Toc95847750"/>
      <w:bookmarkStart w:id="117" w:name="_Toc103168223"/>
      <w:r>
        <w:t xml:space="preserve">Bảng đặc tả Use Case </w:t>
      </w:r>
      <w:r w:rsidRPr="797952C9">
        <w:rPr>
          <w:b/>
        </w:rPr>
        <w:t>Xem Bảng Chấm Công</w:t>
      </w:r>
      <w:bookmarkEnd w:id="116"/>
      <w:bookmarkEnd w:id="117"/>
    </w:p>
    <w:tbl>
      <w:tblPr>
        <w:tblStyle w:val="TableGrid"/>
        <w:tblW w:w="8630" w:type="dxa"/>
        <w:tblInd w:w="720" w:type="dxa"/>
        <w:tblLook w:val="04A0" w:firstRow="1" w:lastRow="0" w:firstColumn="1" w:lastColumn="0" w:noHBand="0" w:noVBand="1"/>
      </w:tblPr>
      <w:tblGrid>
        <w:gridCol w:w="4296"/>
        <w:gridCol w:w="4334"/>
      </w:tblGrid>
      <w:tr w:rsidR="00E16DC8" w14:paraId="70931216" w14:textId="77777777" w:rsidTr="009858C1">
        <w:tc>
          <w:tcPr>
            <w:tcW w:w="4296" w:type="dxa"/>
          </w:tcPr>
          <w:p w14:paraId="518E767F" w14:textId="77777777" w:rsidR="00E16DC8" w:rsidRPr="00147A51" w:rsidRDefault="00E16DC8" w:rsidP="009858C1">
            <w:r w:rsidRPr="00147A51">
              <w:t>T</w:t>
            </w:r>
            <w:r>
              <w:t>ác nhân</w:t>
            </w:r>
          </w:p>
        </w:tc>
        <w:tc>
          <w:tcPr>
            <w:tcW w:w="4334" w:type="dxa"/>
          </w:tcPr>
          <w:p w14:paraId="6164BC27" w14:textId="77777777" w:rsidR="00E16DC8" w:rsidRPr="0098327C" w:rsidRDefault="00E16DC8" w:rsidP="009858C1">
            <w:r>
              <w:t>Chủ quán</w:t>
            </w:r>
          </w:p>
        </w:tc>
      </w:tr>
      <w:tr w:rsidR="00E16DC8" w:rsidRPr="003105F8" w14:paraId="470D77B9" w14:textId="77777777" w:rsidTr="009858C1">
        <w:tc>
          <w:tcPr>
            <w:tcW w:w="4296" w:type="dxa"/>
          </w:tcPr>
          <w:p w14:paraId="5529C1BD" w14:textId="77777777" w:rsidR="00E16DC8" w:rsidRPr="0098327C" w:rsidRDefault="00E16DC8" w:rsidP="009858C1">
            <w:r>
              <w:t xml:space="preserve">Mô tả chung </w:t>
            </w:r>
          </w:p>
        </w:tc>
        <w:tc>
          <w:tcPr>
            <w:tcW w:w="4334" w:type="dxa"/>
          </w:tcPr>
          <w:p w14:paraId="3DFA514B" w14:textId="62C02B3B" w:rsidR="00E16DC8" w:rsidRPr="003105F8" w:rsidRDefault="00E16DC8" w:rsidP="009858C1">
            <w:r w:rsidRPr="003105F8">
              <w:t xml:space="preserve">Là chức năng hiển thị </w:t>
            </w:r>
            <w:r w:rsidR="00EC6E1C">
              <w:t>bảng chấm công</w:t>
            </w:r>
          </w:p>
        </w:tc>
      </w:tr>
      <w:tr w:rsidR="00E16DC8" w14:paraId="6A972EC6" w14:textId="77777777" w:rsidTr="009858C1">
        <w:tc>
          <w:tcPr>
            <w:tcW w:w="4296" w:type="dxa"/>
          </w:tcPr>
          <w:p w14:paraId="6AB6C700" w14:textId="77777777" w:rsidR="00E16DC8" w:rsidRPr="0098327C" w:rsidRDefault="00E16DC8" w:rsidP="009858C1">
            <w:r>
              <w:t>Dòng sự kiện</w:t>
            </w:r>
          </w:p>
        </w:tc>
        <w:tc>
          <w:tcPr>
            <w:tcW w:w="4334" w:type="dxa"/>
          </w:tcPr>
          <w:p w14:paraId="00FD4031" w14:textId="77777777" w:rsidR="00E16DC8" w:rsidRDefault="00E16DC8" w:rsidP="009858C1">
            <w:pPr>
              <w:rPr>
                <w:b/>
                <w:bCs/>
              </w:rPr>
            </w:pPr>
            <w:r>
              <w:t>-</w:t>
            </w:r>
            <w:commentRangeStart w:id="118"/>
            <w:r>
              <w:rPr>
                <w:b/>
                <w:bCs/>
              </w:rPr>
              <w:t>Dòng sự kiện chính:</w:t>
            </w:r>
          </w:p>
          <w:p w14:paraId="0E944E94" w14:textId="45F622DB" w:rsidR="00E16DC8" w:rsidRPr="00654239" w:rsidRDefault="00E16DC8" w:rsidP="009858C1">
            <w:r>
              <w:t xml:space="preserve">Use Case này cho phép actor xem </w:t>
            </w:r>
            <w:r w:rsidR="009858C1">
              <w:t>bảng chấm công</w:t>
            </w:r>
            <w:r w:rsidR="001A76F6">
              <w:t>, bảng chấm công sẽ hiện giờ làm trong tháng, trong ngày,</w:t>
            </w:r>
            <w:r w:rsidR="004979A5">
              <w:t xml:space="preserve"> làm thêm ngoài giờ,..</w:t>
            </w:r>
            <w:commentRangeEnd w:id="118"/>
            <w:r w:rsidR="007A19E6">
              <w:rPr>
                <w:rStyle w:val="CommentReference"/>
              </w:rPr>
              <w:commentReference w:id="118"/>
            </w:r>
          </w:p>
        </w:tc>
      </w:tr>
      <w:tr w:rsidR="00E16DC8" w14:paraId="28EE470D" w14:textId="77777777" w:rsidTr="009858C1">
        <w:tc>
          <w:tcPr>
            <w:tcW w:w="4296" w:type="dxa"/>
          </w:tcPr>
          <w:p w14:paraId="44EA5150" w14:textId="77777777" w:rsidR="00E16DC8" w:rsidRPr="0098327C" w:rsidRDefault="00E16DC8" w:rsidP="009858C1">
            <w:r>
              <w:t>Yêu cầu đặc biệt</w:t>
            </w:r>
          </w:p>
        </w:tc>
        <w:tc>
          <w:tcPr>
            <w:tcW w:w="4334" w:type="dxa"/>
          </w:tcPr>
          <w:p w14:paraId="6C3E3118" w14:textId="77777777" w:rsidR="00E16DC8" w:rsidRPr="0098327C" w:rsidRDefault="00E16DC8" w:rsidP="009858C1"/>
        </w:tc>
      </w:tr>
      <w:tr w:rsidR="00530C70" w14:paraId="136EEF90" w14:textId="77777777" w:rsidTr="009858C1">
        <w:tc>
          <w:tcPr>
            <w:tcW w:w="4296" w:type="dxa"/>
          </w:tcPr>
          <w:p w14:paraId="582895C3" w14:textId="77777777" w:rsidR="00530C70" w:rsidRPr="0098327C" w:rsidRDefault="00530C70" w:rsidP="00530C70">
            <w:r>
              <w:t>Tiền điều kiện</w:t>
            </w:r>
          </w:p>
        </w:tc>
        <w:tc>
          <w:tcPr>
            <w:tcW w:w="4334" w:type="dxa"/>
          </w:tcPr>
          <w:p w14:paraId="28064417" w14:textId="23F274D7" w:rsidR="00530C70" w:rsidRPr="0098327C" w:rsidRDefault="00530C70" w:rsidP="00530C70">
            <w:r>
              <w:t>Người dùng đã đăng nhập vào hệ thống</w:t>
            </w:r>
            <w:r w:rsidR="00AC1D0D">
              <w:t>.</w:t>
            </w:r>
          </w:p>
        </w:tc>
      </w:tr>
      <w:tr w:rsidR="00530C70" w:rsidRPr="00D35F71" w14:paraId="1487BF91" w14:textId="77777777" w:rsidTr="009858C1">
        <w:tc>
          <w:tcPr>
            <w:tcW w:w="4296" w:type="dxa"/>
          </w:tcPr>
          <w:p w14:paraId="21E92C8C" w14:textId="77777777" w:rsidR="00530C70" w:rsidRPr="0098327C" w:rsidRDefault="00530C70" w:rsidP="00530C70">
            <w:r>
              <w:t>Hậu điều kiện</w:t>
            </w:r>
          </w:p>
        </w:tc>
        <w:tc>
          <w:tcPr>
            <w:tcW w:w="4334" w:type="dxa"/>
          </w:tcPr>
          <w:p w14:paraId="095ECA68" w14:textId="5E267D69" w:rsidR="00530C70" w:rsidRPr="00D35F71" w:rsidRDefault="00D35F71" w:rsidP="00530C70">
            <w:r w:rsidRPr="00D35F71">
              <w:t>Có quyền xem bảng t</w:t>
            </w:r>
            <w:r>
              <w:t>ính lương</w:t>
            </w:r>
          </w:p>
        </w:tc>
      </w:tr>
    </w:tbl>
    <w:p w14:paraId="2D708AED" w14:textId="1116D630" w:rsidR="00E16DC8" w:rsidRPr="00D35F71" w:rsidRDefault="00E16DC8" w:rsidP="00E6309A">
      <w:pPr>
        <w:rPr>
          <w:b/>
          <w:bCs/>
          <w:sz w:val="24"/>
          <w:szCs w:val="24"/>
        </w:rPr>
      </w:pPr>
    </w:p>
    <w:p w14:paraId="576CCE53" w14:textId="7654AD23" w:rsidR="005F505F" w:rsidRDefault="005F505F" w:rsidP="00FC625E">
      <w:pPr>
        <w:pStyle w:val="Heading3"/>
        <w:ind w:left="720" w:hanging="360"/>
      </w:pPr>
      <w:bookmarkStart w:id="119" w:name="_Toc95847751"/>
      <w:bookmarkStart w:id="120" w:name="_Toc103168224"/>
      <w:r>
        <w:t xml:space="preserve">Bảng đặc tả Use Case </w:t>
      </w:r>
      <w:r w:rsidRPr="797952C9">
        <w:rPr>
          <w:b/>
        </w:rPr>
        <w:t>Xem bảng tính lương</w:t>
      </w:r>
      <w:r>
        <w:t xml:space="preserve"> (extend)</w:t>
      </w:r>
      <w:bookmarkEnd w:id="119"/>
      <w:bookmarkEnd w:id="120"/>
    </w:p>
    <w:tbl>
      <w:tblPr>
        <w:tblStyle w:val="TableGrid"/>
        <w:tblW w:w="8630" w:type="dxa"/>
        <w:tblInd w:w="720" w:type="dxa"/>
        <w:tblLook w:val="04A0" w:firstRow="1" w:lastRow="0" w:firstColumn="1" w:lastColumn="0" w:noHBand="0" w:noVBand="1"/>
      </w:tblPr>
      <w:tblGrid>
        <w:gridCol w:w="4296"/>
        <w:gridCol w:w="4334"/>
      </w:tblGrid>
      <w:tr w:rsidR="005F505F" w14:paraId="1F5C0F82" w14:textId="77777777" w:rsidTr="00A33481">
        <w:tc>
          <w:tcPr>
            <w:tcW w:w="4296" w:type="dxa"/>
          </w:tcPr>
          <w:p w14:paraId="21B5ACAD" w14:textId="77777777" w:rsidR="005F505F" w:rsidRPr="00147A51" w:rsidRDefault="005F505F" w:rsidP="00A33481">
            <w:r w:rsidRPr="00147A51">
              <w:t>T</w:t>
            </w:r>
            <w:r>
              <w:t>ác nhân</w:t>
            </w:r>
          </w:p>
        </w:tc>
        <w:tc>
          <w:tcPr>
            <w:tcW w:w="4334" w:type="dxa"/>
          </w:tcPr>
          <w:p w14:paraId="51AE1B59" w14:textId="77777777" w:rsidR="005F505F" w:rsidRPr="0098327C" w:rsidRDefault="005F505F" w:rsidP="00A33481">
            <w:r>
              <w:t>Chủ quán</w:t>
            </w:r>
          </w:p>
        </w:tc>
      </w:tr>
      <w:tr w:rsidR="005F505F" w:rsidRPr="003105F8" w14:paraId="0293E3AB" w14:textId="77777777" w:rsidTr="00A33481">
        <w:tc>
          <w:tcPr>
            <w:tcW w:w="4296" w:type="dxa"/>
          </w:tcPr>
          <w:p w14:paraId="29CBB077" w14:textId="77777777" w:rsidR="005F505F" w:rsidRPr="0098327C" w:rsidRDefault="005F505F" w:rsidP="00A33481">
            <w:r>
              <w:t xml:space="preserve">Mô tả chung </w:t>
            </w:r>
          </w:p>
        </w:tc>
        <w:tc>
          <w:tcPr>
            <w:tcW w:w="4334" w:type="dxa"/>
          </w:tcPr>
          <w:p w14:paraId="063D8E97" w14:textId="77777777" w:rsidR="005F505F" w:rsidRPr="003105F8" w:rsidRDefault="005F505F" w:rsidP="00A33481">
            <w:r w:rsidRPr="003105F8">
              <w:t>Là chức năng hiển thị th</w:t>
            </w:r>
            <w:r>
              <w:t xml:space="preserve">ông tin từ </w:t>
            </w:r>
          </w:p>
        </w:tc>
      </w:tr>
      <w:tr w:rsidR="005F505F" w14:paraId="6109496B" w14:textId="77777777" w:rsidTr="00A33481">
        <w:tc>
          <w:tcPr>
            <w:tcW w:w="4296" w:type="dxa"/>
          </w:tcPr>
          <w:p w14:paraId="7E91BC0F" w14:textId="77777777" w:rsidR="005F505F" w:rsidRPr="0098327C" w:rsidRDefault="005F505F" w:rsidP="00A33481">
            <w:r>
              <w:t>Dòng sự kiện</w:t>
            </w:r>
          </w:p>
        </w:tc>
        <w:tc>
          <w:tcPr>
            <w:tcW w:w="4334" w:type="dxa"/>
          </w:tcPr>
          <w:p w14:paraId="37E87A59" w14:textId="77777777" w:rsidR="005F505F" w:rsidRDefault="005F505F" w:rsidP="00A33481">
            <w:pPr>
              <w:rPr>
                <w:b/>
                <w:bCs/>
              </w:rPr>
            </w:pPr>
            <w:r>
              <w:t>-</w:t>
            </w:r>
            <w:r>
              <w:rPr>
                <w:b/>
                <w:bCs/>
              </w:rPr>
              <w:t>Dòng sự kiện chính:</w:t>
            </w:r>
          </w:p>
          <w:p w14:paraId="6CAA6C4A" w14:textId="4FDCDE0A" w:rsidR="005F505F" w:rsidRPr="00654239" w:rsidRDefault="005F505F" w:rsidP="00A33481">
            <w:r>
              <w:t xml:space="preserve">Use Case này cho phép actor xem bảng </w:t>
            </w:r>
            <w:r w:rsidR="00ED1694">
              <w:t>tính lương</w:t>
            </w:r>
            <w:r>
              <w:t xml:space="preserve">, </w:t>
            </w:r>
            <w:r w:rsidR="00ED1694">
              <w:t xml:space="preserve">bảng này </w:t>
            </w:r>
            <w:r>
              <w:t xml:space="preserve">sẽ hiện </w:t>
            </w:r>
            <w:r w:rsidR="00F20C66">
              <w:t>lương</w:t>
            </w:r>
            <w:r>
              <w:t xml:space="preserve"> </w:t>
            </w:r>
            <w:r w:rsidR="001C61E0">
              <w:t>của th</w:t>
            </w:r>
            <w:r w:rsidR="007E4358">
              <w:t>áng</w:t>
            </w:r>
            <w:r w:rsidR="00F80DCF">
              <w:t xml:space="preserve"> </w:t>
            </w:r>
            <w:r w:rsidR="003E54E4">
              <w:t>được tính dựa trên kết quả</w:t>
            </w:r>
            <w:r w:rsidR="003C4CE0">
              <w:t xml:space="preserve"> của</w:t>
            </w:r>
            <w:r w:rsidR="00353F14">
              <w:t xml:space="preserve"> bảng chấm công</w:t>
            </w:r>
          </w:p>
        </w:tc>
      </w:tr>
      <w:tr w:rsidR="005F505F" w14:paraId="3A7F74A8" w14:textId="77777777" w:rsidTr="00A33481">
        <w:tc>
          <w:tcPr>
            <w:tcW w:w="4296" w:type="dxa"/>
          </w:tcPr>
          <w:p w14:paraId="3C52757F" w14:textId="77777777" w:rsidR="005F505F" w:rsidRPr="0098327C" w:rsidRDefault="005F505F" w:rsidP="00A33481">
            <w:r>
              <w:t>Yêu cầu đặc biệt</w:t>
            </w:r>
          </w:p>
        </w:tc>
        <w:tc>
          <w:tcPr>
            <w:tcW w:w="4334" w:type="dxa"/>
          </w:tcPr>
          <w:p w14:paraId="42726AFE" w14:textId="380B60F8" w:rsidR="005F505F" w:rsidRPr="0098327C" w:rsidRDefault="00F20C66" w:rsidP="00A33481">
            <w:r>
              <w:t>Phải có bảng chấm công</w:t>
            </w:r>
          </w:p>
        </w:tc>
      </w:tr>
      <w:tr w:rsidR="005F505F" w14:paraId="7703B747" w14:textId="77777777" w:rsidTr="00A33481">
        <w:tc>
          <w:tcPr>
            <w:tcW w:w="4296" w:type="dxa"/>
          </w:tcPr>
          <w:p w14:paraId="46AB1777" w14:textId="77777777" w:rsidR="005F505F" w:rsidRPr="0098327C" w:rsidRDefault="005F505F" w:rsidP="00A33481">
            <w:r>
              <w:t>Tiền điều kiện</w:t>
            </w:r>
          </w:p>
        </w:tc>
        <w:tc>
          <w:tcPr>
            <w:tcW w:w="4334" w:type="dxa"/>
          </w:tcPr>
          <w:p w14:paraId="2CB0002E" w14:textId="77777777" w:rsidR="005F505F" w:rsidRPr="0098327C" w:rsidRDefault="005F505F" w:rsidP="00A33481">
            <w:r>
              <w:t>Người dùng đã đăng nhập vào hệ thống</w:t>
            </w:r>
          </w:p>
        </w:tc>
      </w:tr>
      <w:tr w:rsidR="005F505F" w14:paraId="006D9890" w14:textId="77777777" w:rsidTr="00A33481">
        <w:tc>
          <w:tcPr>
            <w:tcW w:w="4296" w:type="dxa"/>
          </w:tcPr>
          <w:p w14:paraId="649B2570" w14:textId="77777777" w:rsidR="005F505F" w:rsidRPr="0098327C" w:rsidRDefault="005F505F" w:rsidP="00A33481">
            <w:r>
              <w:t>Hậu điều kiện</w:t>
            </w:r>
          </w:p>
        </w:tc>
        <w:tc>
          <w:tcPr>
            <w:tcW w:w="4334" w:type="dxa"/>
          </w:tcPr>
          <w:p w14:paraId="2EF82343" w14:textId="77777777" w:rsidR="005F505F" w:rsidRPr="0098327C" w:rsidRDefault="005F505F" w:rsidP="00A33481"/>
        </w:tc>
      </w:tr>
    </w:tbl>
    <w:p w14:paraId="29830077" w14:textId="77777777" w:rsidR="005F505F" w:rsidRPr="005F505F" w:rsidRDefault="005F505F" w:rsidP="005F505F"/>
    <w:p w14:paraId="4225E8AD" w14:textId="3423AB3B" w:rsidR="00E6309A" w:rsidRDefault="00E6309A" w:rsidP="00FC625E">
      <w:pPr>
        <w:pStyle w:val="Heading3"/>
        <w:ind w:left="720" w:hanging="360"/>
        <w:rPr>
          <w:b/>
        </w:rPr>
      </w:pPr>
      <w:bookmarkStart w:id="121" w:name="_Toc95847752"/>
      <w:bookmarkStart w:id="122" w:name="_Toc103168225"/>
      <w:r>
        <w:t xml:space="preserve">Bảng đặc tả Use Case </w:t>
      </w:r>
      <w:r w:rsidRPr="008F50ED">
        <w:rPr>
          <w:b/>
          <w:bCs/>
        </w:rPr>
        <w:t>Xem thống kê doanh thu</w:t>
      </w:r>
      <w:bookmarkEnd w:id="121"/>
      <w:bookmarkEnd w:id="122"/>
    </w:p>
    <w:tbl>
      <w:tblPr>
        <w:tblStyle w:val="TableGrid"/>
        <w:tblW w:w="8630" w:type="dxa"/>
        <w:tblInd w:w="720" w:type="dxa"/>
        <w:tblLook w:val="04A0" w:firstRow="1" w:lastRow="0" w:firstColumn="1" w:lastColumn="0" w:noHBand="0" w:noVBand="1"/>
      </w:tblPr>
      <w:tblGrid>
        <w:gridCol w:w="4296"/>
        <w:gridCol w:w="4334"/>
      </w:tblGrid>
      <w:tr w:rsidR="00E16DC8" w14:paraId="6C41B8E2" w14:textId="77777777" w:rsidTr="009858C1">
        <w:tc>
          <w:tcPr>
            <w:tcW w:w="4296" w:type="dxa"/>
          </w:tcPr>
          <w:p w14:paraId="2817B5E2" w14:textId="77777777" w:rsidR="00E16DC8" w:rsidRPr="00147A51" w:rsidRDefault="00E16DC8" w:rsidP="009858C1">
            <w:r w:rsidRPr="00147A51">
              <w:t>T</w:t>
            </w:r>
            <w:r>
              <w:t>ác nhân</w:t>
            </w:r>
          </w:p>
        </w:tc>
        <w:tc>
          <w:tcPr>
            <w:tcW w:w="4334" w:type="dxa"/>
          </w:tcPr>
          <w:p w14:paraId="30A95C2B" w14:textId="77777777" w:rsidR="00E16DC8" w:rsidRPr="0098327C" w:rsidRDefault="00E16DC8" w:rsidP="009858C1">
            <w:r>
              <w:t>Chủ quán</w:t>
            </w:r>
          </w:p>
        </w:tc>
      </w:tr>
      <w:tr w:rsidR="00E16DC8" w:rsidRPr="003105F8" w14:paraId="47B8D4A1" w14:textId="77777777" w:rsidTr="009858C1">
        <w:tc>
          <w:tcPr>
            <w:tcW w:w="4296" w:type="dxa"/>
          </w:tcPr>
          <w:p w14:paraId="305E9915" w14:textId="77777777" w:rsidR="00E16DC8" w:rsidRPr="0098327C" w:rsidRDefault="00E16DC8" w:rsidP="009858C1">
            <w:r>
              <w:t xml:space="preserve">Mô tả chung </w:t>
            </w:r>
          </w:p>
        </w:tc>
        <w:tc>
          <w:tcPr>
            <w:tcW w:w="4334" w:type="dxa"/>
          </w:tcPr>
          <w:p w14:paraId="38239285" w14:textId="1C4F1D68" w:rsidR="00E16DC8" w:rsidRPr="003105F8" w:rsidRDefault="00E16DC8" w:rsidP="009858C1">
            <w:r w:rsidRPr="003105F8">
              <w:t xml:space="preserve">Là chức năng hiển thị </w:t>
            </w:r>
            <w:r w:rsidR="004C1E63">
              <w:t>thống kê doanh thu</w:t>
            </w:r>
          </w:p>
        </w:tc>
      </w:tr>
      <w:tr w:rsidR="00E16DC8" w14:paraId="7E81BC87" w14:textId="77777777" w:rsidTr="009858C1">
        <w:tc>
          <w:tcPr>
            <w:tcW w:w="4296" w:type="dxa"/>
          </w:tcPr>
          <w:p w14:paraId="18C1F5F0" w14:textId="77777777" w:rsidR="00E16DC8" w:rsidRPr="0098327C" w:rsidRDefault="00E16DC8" w:rsidP="009858C1">
            <w:r>
              <w:t>Dòng sự kiện</w:t>
            </w:r>
          </w:p>
        </w:tc>
        <w:tc>
          <w:tcPr>
            <w:tcW w:w="4334" w:type="dxa"/>
          </w:tcPr>
          <w:p w14:paraId="6404BCAC" w14:textId="77777777" w:rsidR="00E16DC8" w:rsidRDefault="00E16DC8" w:rsidP="009858C1">
            <w:pPr>
              <w:rPr>
                <w:b/>
                <w:bCs/>
              </w:rPr>
            </w:pPr>
            <w:r>
              <w:t>-</w:t>
            </w:r>
            <w:r>
              <w:rPr>
                <w:b/>
                <w:bCs/>
              </w:rPr>
              <w:t>Dòng sự kiện chính:</w:t>
            </w:r>
          </w:p>
          <w:p w14:paraId="24C6ED13" w14:textId="61E575AA" w:rsidR="00E16DC8" w:rsidRPr="00654239" w:rsidRDefault="00E16DC8" w:rsidP="009858C1">
            <w:r>
              <w:t xml:space="preserve">Use Case này cho phép actor xem </w:t>
            </w:r>
            <w:r w:rsidR="00D02EB9">
              <w:t>thống kê doanh thu</w:t>
            </w:r>
            <w:r w:rsidR="00521D77">
              <w:t xml:space="preserve"> </w:t>
            </w:r>
            <w:r w:rsidR="0091240D">
              <w:t>theo ngày, tháng, năm</w:t>
            </w:r>
            <w:r w:rsidR="00801861">
              <w:t>..</w:t>
            </w:r>
          </w:p>
        </w:tc>
      </w:tr>
      <w:tr w:rsidR="00E16DC8" w14:paraId="6DFBED05" w14:textId="77777777" w:rsidTr="009858C1">
        <w:tc>
          <w:tcPr>
            <w:tcW w:w="4296" w:type="dxa"/>
          </w:tcPr>
          <w:p w14:paraId="522A83F3" w14:textId="77777777" w:rsidR="00E16DC8" w:rsidRPr="0098327C" w:rsidRDefault="00E16DC8" w:rsidP="009858C1">
            <w:r>
              <w:t>Yêu cầu đặc biệt</w:t>
            </w:r>
          </w:p>
        </w:tc>
        <w:tc>
          <w:tcPr>
            <w:tcW w:w="4334" w:type="dxa"/>
          </w:tcPr>
          <w:p w14:paraId="4414D353" w14:textId="77777777" w:rsidR="00E16DC8" w:rsidRPr="0098327C" w:rsidRDefault="00E16DC8" w:rsidP="009858C1"/>
        </w:tc>
      </w:tr>
      <w:tr w:rsidR="00530C70" w14:paraId="2AEFA5C3" w14:textId="77777777" w:rsidTr="009858C1">
        <w:tc>
          <w:tcPr>
            <w:tcW w:w="4296" w:type="dxa"/>
          </w:tcPr>
          <w:p w14:paraId="74C0B8CC" w14:textId="77777777" w:rsidR="00530C70" w:rsidRPr="0098327C" w:rsidRDefault="00530C70" w:rsidP="00530C70">
            <w:r>
              <w:t>Tiền điều kiện</w:t>
            </w:r>
          </w:p>
        </w:tc>
        <w:tc>
          <w:tcPr>
            <w:tcW w:w="4334" w:type="dxa"/>
          </w:tcPr>
          <w:p w14:paraId="207E5E2D" w14:textId="71A0288D" w:rsidR="00530C70" w:rsidRPr="0098327C" w:rsidRDefault="00530C70" w:rsidP="00530C70">
            <w:r>
              <w:t>Người dùng đã đăng nhập vào hệ thống</w:t>
            </w:r>
          </w:p>
        </w:tc>
      </w:tr>
      <w:tr w:rsidR="00530C70" w14:paraId="47D35070" w14:textId="77777777" w:rsidTr="009858C1">
        <w:tc>
          <w:tcPr>
            <w:tcW w:w="4296" w:type="dxa"/>
          </w:tcPr>
          <w:p w14:paraId="46B6F345" w14:textId="77777777" w:rsidR="00530C70" w:rsidRPr="0098327C" w:rsidRDefault="00530C70" w:rsidP="00530C70">
            <w:r>
              <w:t>Hậu điều kiện</w:t>
            </w:r>
          </w:p>
        </w:tc>
        <w:tc>
          <w:tcPr>
            <w:tcW w:w="4334" w:type="dxa"/>
          </w:tcPr>
          <w:p w14:paraId="739F7834" w14:textId="77777777" w:rsidR="00530C70" w:rsidRPr="0098327C" w:rsidRDefault="00530C70" w:rsidP="00530C70"/>
        </w:tc>
      </w:tr>
    </w:tbl>
    <w:p w14:paraId="0BF744D1" w14:textId="77777777" w:rsidR="00E16DC8" w:rsidRPr="00E6309A" w:rsidRDefault="00E16DC8" w:rsidP="00E6309A">
      <w:pPr>
        <w:ind w:firstLine="720"/>
        <w:rPr>
          <w:b/>
          <w:bCs/>
          <w:sz w:val="24"/>
          <w:szCs w:val="24"/>
        </w:rPr>
      </w:pPr>
    </w:p>
    <w:p w14:paraId="6E5964A8" w14:textId="17D574C2" w:rsidR="006B073F" w:rsidRDefault="00E6309A" w:rsidP="00FC625E">
      <w:pPr>
        <w:pStyle w:val="Heading3"/>
        <w:ind w:left="720" w:hanging="360"/>
        <w:rPr>
          <w:del w:id="123" w:author="Phan Trung,Long" w:date="2022-05-15T15:44:00Z"/>
          <w:b/>
        </w:rPr>
      </w:pPr>
      <w:bookmarkStart w:id="124" w:name="_Toc95847753"/>
      <w:bookmarkStart w:id="125" w:name="_Toc103168226"/>
      <w:commentRangeStart w:id="126"/>
      <w:commentRangeStart w:id="127"/>
      <w:del w:id="128" w:author="Phan Trung,Long" w:date="2022-05-15T15:44:00Z">
        <w:r>
          <w:delText xml:space="preserve">Bảng đặc tả Use Case </w:delText>
        </w:r>
        <w:r w:rsidRPr="00471381">
          <w:rPr>
            <w:b/>
            <w:bCs/>
          </w:rPr>
          <w:delText>Quản lý Menu</w:delText>
        </w:r>
      </w:del>
      <w:commentRangeEnd w:id="126"/>
      <w:r w:rsidR="007A5C60">
        <w:rPr>
          <w:rStyle w:val="CommentReference"/>
        </w:rPr>
        <w:commentReference w:id="126"/>
      </w:r>
      <w:commentRangeEnd w:id="127"/>
      <w:r w:rsidR="005D764C">
        <w:rPr>
          <w:rStyle w:val="CommentReference"/>
        </w:rPr>
        <w:commentReference w:id="127"/>
      </w:r>
      <w:bookmarkEnd w:id="124"/>
      <w:bookmarkEnd w:id="125"/>
    </w:p>
    <w:tbl>
      <w:tblPr>
        <w:tblStyle w:val="TableGrid"/>
        <w:tblW w:w="8630" w:type="dxa"/>
        <w:tblInd w:w="720" w:type="dxa"/>
        <w:tblLook w:val="04A0" w:firstRow="1" w:lastRow="0" w:firstColumn="1" w:lastColumn="0" w:noHBand="0" w:noVBand="1"/>
      </w:tblPr>
      <w:tblGrid>
        <w:gridCol w:w="4296"/>
        <w:gridCol w:w="4334"/>
      </w:tblGrid>
      <w:tr w:rsidR="00E16DC8" w14:paraId="4404EA29" w14:textId="77777777" w:rsidTr="009858C1">
        <w:trPr>
          <w:del w:id="129" w:author="Phan Trung,Long" w:date="2022-05-15T15:44:00Z"/>
        </w:trPr>
        <w:tc>
          <w:tcPr>
            <w:tcW w:w="4296" w:type="dxa"/>
          </w:tcPr>
          <w:p w14:paraId="077034F4" w14:textId="77777777" w:rsidR="00E16DC8" w:rsidRPr="00147A51" w:rsidRDefault="00E16DC8" w:rsidP="009858C1">
            <w:r w:rsidRPr="00147A51">
              <w:t>T</w:t>
            </w:r>
            <w:r>
              <w:t>ác nhân</w:t>
            </w:r>
          </w:p>
        </w:tc>
        <w:tc>
          <w:tcPr>
            <w:tcW w:w="4334" w:type="dxa"/>
          </w:tcPr>
          <w:p w14:paraId="76AC1DEC" w14:textId="77777777" w:rsidR="00E16DC8" w:rsidRPr="0098327C" w:rsidRDefault="00E16DC8" w:rsidP="009858C1">
            <w:r>
              <w:t>Chủ quán</w:t>
            </w:r>
          </w:p>
        </w:tc>
      </w:tr>
      <w:tr w:rsidR="00E16DC8" w:rsidRPr="00D17CEB" w14:paraId="00DF8ACB" w14:textId="77777777" w:rsidTr="009858C1">
        <w:trPr>
          <w:del w:id="130" w:author="Phan Trung,Long" w:date="2022-05-15T15:44:00Z"/>
        </w:trPr>
        <w:tc>
          <w:tcPr>
            <w:tcW w:w="4296" w:type="dxa"/>
          </w:tcPr>
          <w:p w14:paraId="0B97F174" w14:textId="77777777" w:rsidR="00E16DC8" w:rsidRPr="0098327C" w:rsidRDefault="00E16DC8" w:rsidP="009858C1">
            <w:r>
              <w:t xml:space="preserve">Mô tả chung </w:t>
            </w:r>
          </w:p>
        </w:tc>
        <w:tc>
          <w:tcPr>
            <w:tcW w:w="4334" w:type="dxa"/>
          </w:tcPr>
          <w:p w14:paraId="5F16985A" w14:textId="4FD8C716" w:rsidR="00E16DC8" w:rsidRPr="00D17CEB" w:rsidRDefault="00E16DC8" w:rsidP="009858C1">
            <w:r w:rsidRPr="00D17CEB">
              <w:t xml:space="preserve">Là chức năng hiển thị </w:t>
            </w:r>
            <w:r w:rsidR="00D17CEB" w:rsidRPr="00D17CEB">
              <w:t>menu để</w:t>
            </w:r>
            <w:r w:rsidR="00D17CEB">
              <w:t xml:space="preserve"> có thể qu</w:t>
            </w:r>
            <w:r w:rsidR="008F50ED">
              <w:t>ả</w:t>
            </w:r>
            <w:r w:rsidR="00D17CEB">
              <w:t>n lý</w:t>
            </w:r>
          </w:p>
        </w:tc>
      </w:tr>
      <w:tr w:rsidR="00E16DC8" w:rsidRPr="00B757E3" w14:paraId="6D1FF73E" w14:textId="77777777" w:rsidTr="009858C1">
        <w:trPr>
          <w:del w:id="131" w:author="Phan Trung,Long" w:date="2022-05-15T15:44:00Z"/>
        </w:trPr>
        <w:tc>
          <w:tcPr>
            <w:tcW w:w="4296" w:type="dxa"/>
          </w:tcPr>
          <w:p w14:paraId="1ADC35E9" w14:textId="77777777" w:rsidR="00E16DC8" w:rsidRPr="0098327C" w:rsidRDefault="00E16DC8" w:rsidP="009858C1">
            <w:r>
              <w:t>Dòng sự kiện</w:t>
            </w:r>
          </w:p>
        </w:tc>
        <w:tc>
          <w:tcPr>
            <w:tcW w:w="4334" w:type="dxa"/>
          </w:tcPr>
          <w:p w14:paraId="0D0CECE9" w14:textId="77777777" w:rsidR="00E16DC8" w:rsidRDefault="00E16DC8" w:rsidP="009858C1">
            <w:pPr>
              <w:rPr>
                <w:b/>
                <w:bCs/>
              </w:rPr>
            </w:pPr>
            <w:r>
              <w:t>-</w:t>
            </w:r>
            <w:r>
              <w:rPr>
                <w:b/>
                <w:bCs/>
              </w:rPr>
              <w:t>Dòng sự kiện chính:</w:t>
            </w:r>
          </w:p>
          <w:p w14:paraId="43E96DA4" w14:textId="7CD26138" w:rsidR="00E16DC8" w:rsidRPr="00B757E3" w:rsidRDefault="00E16DC8" w:rsidP="009858C1">
            <w:r>
              <w:t xml:space="preserve">Use Case này cho phép actor xem thông tin của </w:t>
            </w:r>
            <w:r w:rsidR="00651DBA">
              <w:t>M</w:t>
            </w:r>
            <w:r w:rsidR="008F50ED">
              <w:t>enu</w:t>
            </w:r>
            <w:r w:rsidR="00651DBA">
              <w:t>.</w:t>
            </w:r>
            <w:r w:rsidR="00311C44">
              <w:t xml:space="preserve"> </w:t>
            </w:r>
            <w:r w:rsidR="006764D1">
              <w:t>Cập nhật, chỉnh sửa tên, giá, công thức của thức uống</w:t>
            </w:r>
          </w:p>
        </w:tc>
      </w:tr>
      <w:tr w:rsidR="00E16DC8" w14:paraId="264D7765" w14:textId="77777777" w:rsidTr="009858C1">
        <w:trPr>
          <w:del w:id="132" w:author="Phan Trung,Long" w:date="2022-05-15T15:44:00Z"/>
        </w:trPr>
        <w:tc>
          <w:tcPr>
            <w:tcW w:w="4296" w:type="dxa"/>
          </w:tcPr>
          <w:p w14:paraId="7E5CF2C4" w14:textId="77777777" w:rsidR="00E16DC8" w:rsidRPr="0098327C" w:rsidRDefault="00E16DC8" w:rsidP="009858C1">
            <w:r>
              <w:t>Yêu cầu đặc biệt</w:t>
            </w:r>
          </w:p>
        </w:tc>
        <w:tc>
          <w:tcPr>
            <w:tcW w:w="4334" w:type="dxa"/>
          </w:tcPr>
          <w:p w14:paraId="4EDA431C" w14:textId="77777777" w:rsidR="00E16DC8" w:rsidRPr="0098327C" w:rsidRDefault="00E16DC8" w:rsidP="009858C1"/>
        </w:tc>
      </w:tr>
      <w:tr w:rsidR="00530C70" w14:paraId="4B98B9D0" w14:textId="77777777" w:rsidTr="009858C1">
        <w:trPr>
          <w:del w:id="133" w:author="Phan Trung,Long" w:date="2022-05-15T15:44:00Z"/>
        </w:trPr>
        <w:tc>
          <w:tcPr>
            <w:tcW w:w="4296" w:type="dxa"/>
          </w:tcPr>
          <w:p w14:paraId="04EA1897" w14:textId="77777777" w:rsidR="00530C70" w:rsidRPr="0098327C" w:rsidRDefault="00530C70" w:rsidP="00530C70">
            <w:r>
              <w:t>Tiền điều kiện</w:t>
            </w:r>
          </w:p>
        </w:tc>
        <w:tc>
          <w:tcPr>
            <w:tcW w:w="4334" w:type="dxa"/>
          </w:tcPr>
          <w:p w14:paraId="23BE037E" w14:textId="1606AEB8" w:rsidR="00530C70" w:rsidRPr="0098327C" w:rsidRDefault="00530C70" w:rsidP="00530C70">
            <w:r>
              <w:t>Người dùng đã đăng nhập vào hệ thống</w:t>
            </w:r>
          </w:p>
        </w:tc>
      </w:tr>
      <w:tr w:rsidR="00530C70" w:rsidRPr="00D17CEB" w14:paraId="646F4D8D" w14:textId="77777777" w:rsidTr="009858C1">
        <w:trPr>
          <w:del w:id="134" w:author="Phan Trung,Long" w:date="2022-05-15T15:44:00Z"/>
        </w:trPr>
        <w:tc>
          <w:tcPr>
            <w:tcW w:w="4296" w:type="dxa"/>
          </w:tcPr>
          <w:p w14:paraId="3D1D2D84" w14:textId="77777777" w:rsidR="00530C70" w:rsidRPr="0098327C" w:rsidRDefault="00530C70" w:rsidP="00530C70">
            <w:r>
              <w:t>Hậu điều kiện</w:t>
            </w:r>
          </w:p>
        </w:tc>
        <w:tc>
          <w:tcPr>
            <w:tcW w:w="4334" w:type="dxa"/>
          </w:tcPr>
          <w:p w14:paraId="2367E956" w14:textId="4D6C9016" w:rsidR="00530C70" w:rsidRPr="00D17CEB" w:rsidRDefault="00D17CEB" w:rsidP="00530C70">
            <w:r w:rsidRPr="00D17CEB">
              <w:t>Có quyền chỉnh sửa t</w:t>
            </w:r>
            <w:r>
              <w:t>ên, giá, công thức của thức uống</w:t>
            </w:r>
            <w:r w:rsidR="00577005">
              <w:t>.</w:t>
            </w:r>
          </w:p>
        </w:tc>
      </w:tr>
    </w:tbl>
    <w:p w14:paraId="72ECF497" w14:textId="77777777" w:rsidR="00E16DC8" w:rsidRPr="00D17CEB" w:rsidRDefault="00E16DC8" w:rsidP="00E6309A">
      <w:pPr>
        <w:ind w:firstLine="720"/>
        <w:rPr>
          <w:b/>
          <w:bCs/>
          <w:sz w:val="24"/>
          <w:szCs w:val="24"/>
        </w:rPr>
      </w:pPr>
    </w:p>
    <w:p w14:paraId="059DC7D0" w14:textId="274ED882" w:rsidR="00E6309A" w:rsidRDefault="00E6309A" w:rsidP="00FC625E">
      <w:pPr>
        <w:pStyle w:val="Heading3"/>
        <w:ind w:left="720" w:hanging="360"/>
        <w:rPr>
          <w:b/>
        </w:rPr>
      </w:pPr>
      <w:bookmarkStart w:id="135" w:name="_Toc95847754"/>
      <w:bookmarkStart w:id="136" w:name="_Toc103168227"/>
      <w:r>
        <w:t xml:space="preserve">Bảng đặc tả Use Case </w:t>
      </w:r>
      <w:r w:rsidRPr="00471381">
        <w:rPr>
          <w:b/>
          <w:bCs/>
        </w:rPr>
        <w:t>Quản Lý Lịch Làm</w:t>
      </w:r>
      <w:bookmarkEnd w:id="135"/>
      <w:bookmarkEnd w:id="136"/>
    </w:p>
    <w:tbl>
      <w:tblPr>
        <w:tblStyle w:val="TableGrid"/>
        <w:tblW w:w="8630" w:type="dxa"/>
        <w:tblInd w:w="720" w:type="dxa"/>
        <w:tblLook w:val="04A0" w:firstRow="1" w:lastRow="0" w:firstColumn="1" w:lastColumn="0" w:noHBand="0" w:noVBand="1"/>
      </w:tblPr>
      <w:tblGrid>
        <w:gridCol w:w="4296"/>
        <w:gridCol w:w="4334"/>
      </w:tblGrid>
      <w:tr w:rsidR="00E16DC8" w14:paraId="2B224EBC" w14:textId="77777777" w:rsidTr="009858C1">
        <w:tc>
          <w:tcPr>
            <w:tcW w:w="4296" w:type="dxa"/>
          </w:tcPr>
          <w:p w14:paraId="39B372C8" w14:textId="77777777" w:rsidR="00E16DC8" w:rsidRPr="00147A51" w:rsidRDefault="00E16DC8" w:rsidP="009858C1">
            <w:r w:rsidRPr="00147A51">
              <w:t>T</w:t>
            </w:r>
            <w:r>
              <w:t>ác nhân</w:t>
            </w:r>
          </w:p>
        </w:tc>
        <w:tc>
          <w:tcPr>
            <w:tcW w:w="4334" w:type="dxa"/>
          </w:tcPr>
          <w:p w14:paraId="34473754" w14:textId="59B6AD13" w:rsidR="00E16DC8" w:rsidRPr="0098327C" w:rsidRDefault="005A1EC9" w:rsidP="009858C1">
            <w:r>
              <w:t>Quản lý</w:t>
            </w:r>
          </w:p>
        </w:tc>
      </w:tr>
      <w:tr w:rsidR="00E16DC8" w:rsidRPr="003105F8" w14:paraId="65D9BEEB" w14:textId="77777777" w:rsidTr="009858C1">
        <w:tc>
          <w:tcPr>
            <w:tcW w:w="4296" w:type="dxa"/>
          </w:tcPr>
          <w:p w14:paraId="5E334522" w14:textId="77777777" w:rsidR="00E16DC8" w:rsidRPr="0098327C" w:rsidRDefault="00E16DC8" w:rsidP="009858C1">
            <w:r>
              <w:t xml:space="preserve">Mô tả chung </w:t>
            </w:r>
          </w:p>
        </w:tc>
        <w:tc>
          <w:tcPr>
            <w:tcW w:w="4334" w:type="dxa"/>
          </w:tcPr>
          <w:p w14:paraId="6FF00416" w14:textId="060AA8FE" w:rsidR="00E16DC8" w:rsidRPr="003105F8" w:rsidRDefault="00E16DC8" w:rsidP="009858C1">
            <w:r w:rsidRPr="003105F8">
              <w:t xml:space="preserve">Là chức năng hiển thị </w:t>
            </w:r>
            <w:r w:rsidR="001071CA">
              <w:t>Lịch làm</w:t>
            </w:r>
            <w:r w:rsidR="000B4727">
              <w:t xml:space="preserve"> đề xem và chỉnh sửa</w:t>
            </w:r>
          </w:p>
        </w:tc>
      </w:tr>
      <w:tr w:rsidR="00E16DC8" w14:paraId="489E6864" w14:textId="77777777" w:rsidTr="009858C1">
        <w:tc>
          <w:tcPr>
            <w:tcW w:w="4296" w:type="dxa"/>
          </w:tcPr>
          <w:p w14:paraId="6D7E322F" w14:textId="77777777" w:rsidR="00E16DC8" w:rsidRPr="0098327C" w:rsidRDefault="00E16DC8" w:rsidP="009858C1">
            <w:r>
              <w:t>Dòng sự kiện</w:t>
            </w:r>
          </w:p>
        </w:tc>
        <w:tc>
          <w:tcPr>
            <w:tcW w:w="4334" w:type="dxa"/>
          </w:tcPr>
          <w:p w14:paraId="1D5815BC" w14:textId="77777777" w:rsidR="00E16DC8" w:rsidRDefault="00E16DC8" w:rsidP="009858C1">
            <w:pPr>
              <w:rPr>
                <w:b/>
                <w:bCs/>
              </w:rPr>
            </w:pPr>
            <w:r>
              <w:t>-</w:t>
            </w:r>
            <w:r>
              <w:rPr>
                <w:b/>
                <w:bCs/>
              </w:rPr>
              <w:t>Dòng sự kiện chính:</w:t>
            </w:r>
          </w:p>
          <w:p w14:paraId="57468D0F" w14:textId="2EA81BDB" w:rsidR="00E16DC8" w:rsidRPr="00654239" w:rsidRDefault="00E16DC8" w:rsidP="009858C1">
            <w:r>
              <w:t xml:space="preserve">Use Case này cho phép actor </w:t>
            </w:r>
            <w:r w:rsidR="00C54149">
              <w:t>xem lịch làm, chỉnh sửa lịch làm</w:t>
            </w:r>
            <w:r w:rsidR="00F06A93">
              <w:t>, tạo lịch làm mới mỗi tuần</w:t>
            </w:r>
          </w:p>
        </w:tc>
      </w:tr>
      <w:tr w:rsidR="00E16DC8" w14:paraId="097D12DE" w14:textId="77777777" w:rsidTr="009858C1">
        <w:tc>
          <w:tcPr>
            <w:tcW w:w="4296" w:type="dxa"/>
          </w:tcPr>
          <w:p w14:paraId="0017AC68" w14:textId="77777777" w:rsidR="00E16DC8" w:rsidRPr="0098327C" w:rsidRDefault="00E16DC8" w:rsidP="009858C1">
            <w:r>
              <w:t>Yêu cầu đặc biệt</w:t>
            </w:r>
          </w:p>
        </w:tc>
        <w:tc>
          <w:tcPr>
            <w:tcW w:w="4334" w:type="dxa"/>
          </w:tcPr>
          <w:p w14:paraId="273DD0B9" w14:textId="77777777" w:rsidR="00E16DC8" w:rsidRPr="0098327C" w:rsidRDefault="00E16DC8" w:rsidP="009858C1"/>
        </w:tc>
      </w:tr>
      <w:tr w:rsidR="00530C70" w14:paraId="598FE723" w14:textId="77777777" w:rsidTr="009858C1">
        <w:tc>
          <w:tcPr>
            <w:tcW w:w="4296" w:type="dxa"/>
          </w:tcPr>
          <w:p w14:paraId="1E497E9B" w14:textId="77777777" w:rsidR="00530C70" w:rsidRPr="0098327C" w:rsidRDefault="00530C70" w:rsidP="00530C70">
            <w:r>
              <w:t>Tiền điều kiện</w:t>
            </w:r>
          </w:p>
        </w:tc>
        <w:tc>
          <w:tcPr>
            <w:tcW w:w="4334" w:type="dxa"/>
          </w:tcPr>
          <w:p w14:paraId="048ABD61" w14:textId="00BCF9C3" w:rsidR="00530C70" w:rsidRPr="0098327C" w:rsidRDefault="00530C70" w:rsidP="00530C70">
            <w:r>
              <w:t>Người dùng đã đăng nhập vào hệ thống</w:t>
            </w:r>
          </w:p>
        </w:tc>
      </w:tr>
      <w:tr w:rsidR="00530C70" w14:paraId="29F2A408" w14:textId="77777777" w:rsidTr="009858C1">
        <w:tc>
          <w:tcPr>
            <w:tcW w:w="4296" w:type="dxa"/>
          </w:tcPr>
          <w:p w14:paraId="00A30CB3" w14:textId="77777777" w:rsidR="00530C70" w:rsidRPr="0098327C" w:rsidRDefault="00530C70" w:rsidP="00530C70">
            <w:r>
              <w:t>Hậu điều kiện</w:t>
            </w:r>
          </w:p>
        </w:tc>
        <w:tc>
          <w:tcPr>
            <w:tcW w:w="4334" w:type="dxa"/>
          </w:tcPr>
          <w:p w14:paraId="0A2AE07C" w14:textId="77777777" w:rsidR="00530C70" w:rsidRPr="0098327C" w:rsidRDefault="00530C70" w:rsidP="00530C70"/>
        </w:tc>
      </w:tr>
    </w:tbl>
    <w:p w14:paraId="34D710FC" w14:textId="77777777" w:rsidR="00E16DC8" w:rsidRPr="00E6309A" w:rsidRDefault="00E16DC8" w:rsidP="00E6309A">
      <w:pPr>
        <w:ind w:firstLine="720"/>
        <w:rPr>
          <w:b/>
          <w:bCs/>
          <w:sz w:val="24"/>
          <w:szCs w:val="24"/>
        </w:rPr>
      </w:pPr>
    </w:p>
    <w:p w14:paraId="11071D01" w14:textId="585C5CDE" w:rsidR="00E6309A" w:rsidRDefault="00E6309A" w:rsidP="00FC625E">
      <w:pPr>
        <w:pStyle w:val="Heading3"/>
        <w:ind w:left="720" w:hanging="360"/>
        <w:rPr>
          <w:b/>
        </w:rPr>
      </w:pPr>
      <w:bookmarkStart w:id="137" w:name="_Toc95847755"/>
      <w:bookmarkStart w:id="138" w:name="_Toc103168228"/>
      <w:commentRangeStart w:id="139"/>
      <w:r>
        <w:t xml:space="preserve">Bảng đặc tả Use Case </w:t>
      </w:r>
      <w:r w:rsidRPr="797952C9">
        <w:rPr>
          <w:b/>
        </w:rPr>
        <w:t>Thống Kê Doanh Thu</w:t>
      </w:r>
      <w:commentRangeEnd w:id="139"/>
      <w:r w:rsidR="00A33481">
        <w:rPr>
          <w:rStyle w:val="CommentReference"/>
        </w:rPr>
        <w:commentReference w:id="139"/>
      </w:r>
      <w:bookmarkEnd w:id="137"/>
      <w:bookmarkEnd w:id="138"/>
    </w:p>
    <w:tbl>
      <w:tblPr>
        <w:tblStyle w:val="TableGrid"/>
        <w:tblW w:w="8630" w:type="dxa"/>
        <w:tblInd w:w="720" w:type="dxa"/>
        <w:tblLook w:val="04A0" w:firstRow="1" w:lastRow="0" w:firstColumn="1" w:lastColumn="0" w:noHBand="0" w:noVBand="1"/>
      </w:tblPr>
      <w:tblGrid>
        <w:gridCol w:w="4296"/>
        <w:gridCol w:w="4334"/>
      </w:tblGrid>
      <w:tr w:rsidR="005A1EC9" w14:paraId="4EBBD8ED" w14:textId="77777777" w:rsidTr="009858C1">
        <w:tc>
          <w:tcPr>
            <w:tcW w:w="4296" w:type="dxa"/>
          </w:tcPr>
          <w:p w14:paraId="0B5C85B4" w14:textId="77777777" w:rsidR="005A1EC9" w:rsidRPr="00147A51" w:rsidRDefault="005A1EC9" w:rsidP="005A1EC9">
            <w:r w:rsidRPr="00147A51">
              <w:t>T</w:t>
            </w:r>
            <w:r>
              <w:t>ác nhân</w:t>
            </w:r>
          </w:p>
        </w:tc>
        <w:tc>
          <w:tcPr>
            <w:tcW w:w="4334" w:type="dxa"/>
          </w:tcPr>
          <w:p w14:paraId="7781EF07" w14:textId="5E1FC225" w:rsidR="005A1EC9" w:rsidRPr="0098327C" w:rsidRDefault="005A1EC9" w:rsidP="005A1EC9">
            <w:r>
              <w:t>Quản lý</w:t>
            </w:r>
          </w:p>
        </w:tc>
      </w:tr>
      <w:tr w:rsidR="00E16DC8" w:rsidRPr="003105F8" w14:paraId="58F24FE1" w14:textId="77777777" w:rsidTr="009858C1">
        <w:tc>
          <w:tcPr>
            <w:tcW w:w="4296" w:type="dxa"/>
          </w:tcPr>
          <w:p w14:paraId="177DDFD4" w14:textId="77777777" w:rsidR="00E16DC8" w:rsidRPr="0098327C" w:rsidRDefault="00E16DC8" w:rsidP="009858C1">
            <w:r>
              <w:t xml:space="preserve">Mô tả chung </w:t>
            </w:r>
          </w:p>
        </w:tc>
        <w:tc>
          <w:tcPr>
            <w:tcW w:w="4334" w:type="dxa"/>
          </w:tcPr>
          <w:p w14:paraId="530098CA" w14:textId="3CAAC1B2" w:rsidR="00E16DC8" w:rsidRPr="003105F8" w:rsidRDefault="00E16DC8" w:rsidP="009858C1">
            <w:r w:rsidRPr="003105F8">
              <w:t xml:space="preserve">Là chức năng hiển thị </w:t>
            </w:r>
            <w:r w:rsidR="00AF4468">
              <w:t xml:space="preserve">bảng thống kê doanh thu và </w:t>
            </w:r>
            <w:r w:rsidR="00F85C86">
              <w:t>đánh đấu</w:t>
            </w:r>
            <w:r w:rsidR="00BE44EE">
              <w:t xml:space="preserve"> doanh thu</w:t>
            </w:r>
            <w:r>
              <w:t xml:space="preserve"> </w:t>
            </w:r>
            <w:r w:rsidR="00021FE1">
              <w:t>đã được thông qua</w:t>
            </w:r>
          </w:p>
        </w:tc>
      </w:tr>
      <w:tr w:rsidR="00E16DC8" w14:paraId="11530113" w14:textId="77777777" w:rsidTr="009858C1">
        <w:tc>
          <w:tcPr>
            <w:tcW w:w="4296" w:type="dxa"/>
          </w:tcPr>
          <w:p w14:paraId="62EF440D" w14:textId="77777777" w:rsidR="00E16DC8" w:rsidRPr="0098327C" w:rsidRDefault="00E16DC8" w:rsidP="009858C1">
            <w:r>
              <w:t>Dòng sự kiện</w:t>
            </w:r>
          </w:p>
        </w:tc>
        <w:tc>
          <w:tcPr>
            <w:tcW w:w="4334" w:type="dxa"/>
          </w:tcPr>
          <w:p w14:paraId="10129459" w14:textId="77777777" w:rsidR="00E16DC8" w:rsidRDefault="00E16DC8" w:rsidP="009858C1">
            <w:pPr>
              <w:rPr>
                <w:b/>
                <w:bCs/>
              </w:rPr>
            </w:pPr>
            <w:r>
              <w:t>-</w:t>
            </w:r>
            <w:r>
              <w:rPr>
                <w:b/>
                <w:bCs/>
              </w:rPr>
              <w:t>Dòng sự kiện chính:</w:t>
            </w:r>
          </w:p>
          <w:p w14:paraId="33D1C3D8" w14:textId="64EC540B" w:rsidR="00E16DC8" w:rsidRPr="00654239" w:rsidRDefault="00E16DC8" w:rsidP="009858C1">
            <w:r>
              <w:t xml:space="preserve">Use Case này cho phép actor xem </w:t>
            </w:r>
            <w:r w:rsidR="00BE44EE">
              <w:t>bảng thống kê doanh thu theo tháng</w:t>
            </w:r>
            <w:r w:rsidR="00F269FD">
              <w:t xml:space="preserve"> và </w:t>
            </w:r>
            <w:r w:rsidR="00BC0E9D">
              <w:t>xác nhận thống kê là chính xác</w:t>
            </w:r>
            <w:r w:rsidR="00390D7C">
              <w:t>.</w:t>
            </w:r>
          </w:p>
        </w:tc>
      </w:tr>
      <w:tr w:rsidR="00E16DC8" w14:paraId="703BB99D" w14:textId="77777777" w:rsidTr="009858C1">
        <w:tc>
          <w:tcPr>
            <w:tcW w:w="4296" w:type="dxa"/>
          </w:tcPr>
          <w:p w14:paraId="385CF3F2" w14:textId="77777777" w:rsidR="00E16DC8" w:rsidRPr="0098327C" w:rsidRDefault="00E16DC8" w:rsidP="009858C1">
            <w:r>
              <w:t>Yêu cầu đặc biệt</w:t>
            </w:r>
          </w:p>
        </w:tc>
        <w:tc>
          <w:tcPr>
            <w:tcW w:w="4334" w:type="dxa"/>
          </w:tcPr>
          <w:p w14:paraId="61074DAC" w14:textId="77777777" w:rsidR="00E16DC8" w:rsidRPr="0098327C" w:rsidRDefault="00E16DC8" w:rsidP="009858C1"/>
        </w:tc>
      </w:tr>
      <w:tr w:rsidR="00530C70" w14:paraId="6806F97B" w14:textId="77777777" w:rsidTr="009858C1">
        <w:tc>
          <w:tcPr>
            <w:tcW w:w="4296" w:type="dxa"/>
          </w:tcPr>
          <w:p w14:paraId="3E4CBF16" w14:textId="77777777" w:rsidR="00530C70" w:rsidRPr="0098327C" w:rsidRDefault="00530C70" w:rsidP="00530C70">
            <w:r>
              <w:t>Tiền điều kiện</w:t>
            </w:r>
          </w:p>
        </w:tc>
        <w:tc>
          <w:tcPr>
            <w:tcW w:w="4334" w:type="dxa"/>
          </w:tcPr>
          <w:p w14:paraId="214B7CFF" w14:textId="58BD8BD9" w:rsidR="00530C70" w:rsidRPr="0098327C" w:rsidRDefault="00530C70" w:rsidP="00530C70">
            <w:r>
              <w:t>Người dùng đã đăng nhập vào hệ thống</w:t>
            </w:r>
          </w:p>
        </w:tc>
      </w:tr>
      <w:tr w:rsidR="00530C70" w14:paraId="18E7CB72" w14:textId="77777777" w:rsidTr="009858C1">
        <w:tc>
          <w:tcPr>
            <w:tcW w:w="4296" w:type="dxa"/>
          </w:tcPr>
          <w:p w14:paraId="6E9DE263" w14:textId="77777777" w:rsidR="00530C70" w:rsidRPr="0098327C" w:rsidRDefault="00530C70" w:rsidP="00530C70">
            <w:r>
              <w:t>Hậu điều kiện</w:t>
            </w:r>
          </w:p>
        </w:tc>
        <w:tc>
          <w:tcPr>
            <w:tcW w:w="4334" w:type="dxa"/>
          </w:tcPr>
          <w:p w14:paraId="3A02CFB9" w14:textId="4EF9AA87" w:rsidR="00530C70" w:rsidRPr="0098327C" w:rsidRDefault="00A433DA" w:rsidP="00530C70">
            <w:r>
              <w:t xml:space="preserve">Có thể dùng chức năng Chỉnh sửa </w:t>
            </w:r>
            <w:r w:rsidR="00390D7C">
              <w:t xml:space="preserve">hóa đơn </w:t>
            </w:r>
            <w:r>
              <w:t>nếu thấy có sai xót</w:t>
            </w:r>
            <w:r w:rsidR="00390D7C">
              <w:t>.</w:t>
            </w:r>
          </w:p>
        </w:tc>
      </w:tr>
    </w:tbl>
    <w:p w14:paraId="6A63A276" w14:textId="77777777" w:rsidR="00E16DC8" w:rsidRPr="00E6309A" w:rsidRDefault="00E16DC8" w:rsidP="00E6309A">
      <w:pPr>
        <w:ind w:firstLine="720"/>
        <w:rPr>
          <w:b/>
          <w:bCs/>
          <w:sz w:val="24"/>
          <w:szCs w:val="24"/>
        </w:rPr>
      </w:pPr>
    </w:p>
    <w:p w14:paraId="1278FB9F" w14:textId="2C87DBC9" w:rsidR="005D0F9A" w:rsidRDefault="005D0F9A" w:rsidP="00FC625E">
      <w:pPr>
        <w:pStyle w:val="Heading3"/>
        <w:ind w:left="720" w:hanging="360"/>
        <w:rPr>
          <w:b/>
          <w:bCs/>
        </w:rPr>
      </w:pPr>
      <w:bookmarkStart w:id="140" w:name="_Toc95847756"/>
      <w:bookmarkStart w:id="141" w:name="_Toc103168229"/>
      <w:r>
        <w:t>Bảng đặc tả Use Case</w:t>
      </w:r>
      <w:r w:rsidR="00723EDE">
        <w:t xml:space="preserve"> </w:t>
      </w:r>
      <w:r w:rsidR="00723EDE" w:rsidRPr="00723EDE">
        <w:rPr>
          <w:b/>
          <w:bCs/>
        </w:rPr>
        <w:t xml:space="preserve">Chỉnh Sửa </w:t>
      </w:r>
      <w:r w:rsidR="007C5D4E">
        <w:rPr>
          <w:b/>
          <w:bCs/>
        </w:rPr>
        <w:t>Hóa Đơn</w:t>
      </w:r>
      <w:r w:rsidR="00723EDE">
        <w:rPr>
          <w:b/>
          <w:bCs/>
        </w:rPr>
        <w:t xml:space="preserve"> </w:t>
      </w:r>
      <w:r w:rsidR="00723EDE" w:rsidRPr="00723EDE">
        <w:t>(extend)</w:t>
      </w:r>
      <w:bookmarkEnd w:id="140"/>
      <w:bookmarkEnd w:id="141"/>
    </w:p>
    <w:tbl>
      <w:tblPr>
        <w:tblStyle w:val="TableGrid"/>
        <w:tblW w:w="8630" w:type="dxa"/>
        <w:tblInd w:w="720" w:type="dxa"/>
        <w:tblLook w:val="04A0" w:firstRow="1" w:lastRow="0" w:firstColumn="1" w:lastColumn="0" w:noHBand="0" w:noVBand="1"/>
      </w:tblPr>
      <w:tblGrid>
        <w:gridCol w:w="4296"/>
        <w:gridCol w:w="4334"/>
      </w:tblGrid>
      <w:tr w:rsidR="00723EDE" w14:paraId="55FF9B90" w14:textId="77777777" w:rsidTr="00A33481">
        <w:tc>
          <w:tcPr>
            <w:tcW w:w="4296" w:type="dxa"/>
          </w:tcPr>
          <w:p w14:paraId="2918628B" w14:textId="77777777" w:rsidR="00723EDE" w:rsidRPr="00147A51" w:rsidRDefault="00723EDE" w:rsidP="00A33481">
            <w:r w:rsidRPr="00147A51">
              <w:t>T</w:t>
            </w:r>
            <w:r>
              <w:t>ác nhân</w:t>
            </w:r>
          </w:p>
        </w:tc>
        <w:tc>
          <w:tcPr>
            <w:tcW w:w="4334" w:type="dxa"/>
          </w:tcPr>
          <w:p w14:paraId="27893694" w14:textId="77777777" w:rsidR="00723EDE" w:rsidRPr="0098327C" w:rsidRDefault="00723EDE" w:rsidP="00A33481">
            <w:r>
              <w:t>Quản lý</w:t>
            </w:r>
          </w:p>
        </w:tc>
      </w:tr>
      <w:tr w:rsidR="00723EDE" w:rsidRPr="003105F8" w14:paraId="465B9475" w14:textId="77777777" w:rsidTr="00A33481">
        <w:tc>
          <w:tcPr>
            <w:tcW w:w="4296" w:type="dxa"/>
          </w:tcPr>
          <w:p w14:paraId="49FFCE4F" w14:textId="77777777" w:rsidR="00723EDE" w:rsidRPr="0098327C" w:rsidRDefault="00723EDE" w:rsidP="00A33481">
            <w:r>
              <w:t xml:space="preserve">Mô tả chung </w:t>
            </w:r>
          </w:p>
        </w:tc>
        <w:tc>
          <w:tcPr>
            <w:tcW w:w="4334" w:type="dxa"/>
          </w:tcPr>
          <w:p w14:paraId="759A9539" w14:textId="038065EA" w:rsidR="00723EDE" w:rsidRPr="003105F8" w:rsidRDefault="00723EDE" w:rsidP="00A33481">
            <w:r w:rsidRPr="003105F8">
              <w:t xml:space="preserve">Là chức năng </w:t>
            </w:r>
            <w:r w:rsidR="000360F4">
              <w:t xml:space="preserve">chỉnh sửa </w:t>
            </w:r>
            <w:r w:rsidR="007C5D4E">
              <w:t>hóa đơn, nếu thấy có sai sót trong bảng báo cáo thống kê</w:t>
            </w:r>
          </w:p>
        </w:tc>
      </w:tr>
      <w:tr w:rsidR="00723EDE" w14:paraId="28E7B4D5" w14:textId="77777777" w:rsidTr="00A33481">
        <w:tc>
          <w:tcPr>
            <w:tcW w:w="4296" w:type="dxa"/>
          </w:tcPr>
          <w:p w14:paraId="425B23F2" w14:textId="77777777" w:rsidR="00723EDE" w:rsidRPr="0098327C" w:rsidRDefault="00723EDE" w:rsidP="00A33481">
            <w:r>
              <w:t>Dòng sự kiện</w:t>
            </w:r>
          </w:p>
        </w:tc>
        <w:tc>
          <w:tcPr>
            <w:tcW w:w="4334" w:type="dxa"/>
          </w:tcPr>
          <w:p w14:paraId="3D7ED3C8" w14:textId="77777777" w:rsidR="00723EDE" w:rsidRDefault="00723EDE" w:rsidP="00A33481">
            <w:pPr>
              <w:rPr>
                <w:b/>
                <w:bCs/>
              </w:rPr>
            </w:pPr>
            <w:r>
              <w:t>-</w:t>
            </w:r>
            <w:r>
              <w:rPr>
                <w:b/>
                <w:bCs/>
              </w:rPr>
              <w:t>Dòng sự kiện chính:</w:t>
            </w:r>
          </w:p>
          <w:p w14:paraId="458F6377" w14:textId="2A47C1C5" w:rsidR="00723EDE" w:rsidRPr="00654239" w:rsidRDefault="00723EDE" w:rsidP="00A33481">
            <w:r>
              <w:t xml:space="preserve">Use Case này cho phép actor xem </w:t>
            </w:r>
            <w:r w:rsidR="007C5D4E">
              <w:t>danh sách hóa đơn xuất nhập hàng trong tháng</w:t>
            </w:r>
            <w:r w:rsidR="00C44E22">
              <w:t>, chỉnh sửa nếu có sai sót</w:t>
            </w:r>
            <w:r w:rsidR="007C5D4E">
              <w:t>.</w:t>
            </w:r>
          </w:p>
        </w:tc>
      </w:tr>
      <w:tr w:rsidR="00723EDE" w14:paraId="5F0141E5" w14:textId="77777777" w:rsidTr="00A33481">
        <w:tc>
          <w:tcPr>
            <w:tcW w:w="4296" w:type="dxa"/>
          </w:tcPr>
          <w:p w14:paraId="5C1118BB" w14:textId="77777777" w:rsidR="00723EDE" w:rsidRPr="0098327C" w:rsidRDefault="00723EDE" w:rsidP="00A33481">
            <w:r>
              <w:t>Yêu cầu đặc biệt</w:t>
            </w:r>
          </w:p>
        </w:tc>
        <w:tc>
          <w:tcPr>
            <w:tcW w:w="4334" w:type="dxa"/>
          </w:tcPr>
          <w:p w14:paraId="16EEB778" w14:textId="77777777" w:rsidR="00723EDE" w:rsidRPr="0098327C" w:rsidRDefault="00723EDE" w:rsidP="00A33481"/>
        </w:tc>
      </w:tr>
      <w:tr w:rsidR="00723EDE" w14:paraId="37B2BE6F" w14:textId="77777777" w:rsidTr="00A33481">
        <w:tc>
          <w:tcPr>
            <w:tcW w:w="4296" w:type="dxa"/>
          </w:tcPr>
          <w:p w14:paraId="4E49DD16" w14:textId="77777777" w:rsidR="00723EDE" w:rsidRPr="0098327C" w:rsidRDefault="00723EDE" w:rsidP="00A33481">
            <w:r>
              <w:t>Tiền điều kiện</w:t>
            </w:r>
          </w:p>
        </w:tc>
        <w:tc>
          <w:tcPr>
            <w:tcW w:w="4334" w:type="dxa"/>
          </w:tcPr>
          <w:p w14:paraId="02B3683E" w14:textId="77777777" w:rsidR="00723EDE" w:rsidRPr="0098327C" w:rsidRDefault="00723EDE" w:rsidP="00A33481">
            <w:r>
              <w:t>Người dùng đã đăng nhập vào hệ thống</w:t>
            </w:r>
          </w:p>
        </w:tc>
      </w:tr>
      <w:tr w:rsidR="00723EDE" w14:paraId="7FB1ED6A" w14:textId="77777777" w:rsidTr="00A33481">
        <w:tc>
          <w:tcPr>
            <w:tcW w:w="4296" w:type="dxa"/>
          </w:tcPr>
          <w:p w14:paraId="5F406CBC" w14:textId="77777777" w:rsidR="00723EDE" w:rsidRPr="0098327C" w:rsidRDefault="00723EDE" w:rsidP="00A33481">
            <w:r>
              <w:t>Hậu điều kiện</w:t>
            </w:r>
          </w:p>
        </w:tc>
        <w:tc>
          <w:tcPr>
            <w:tcW w:w="4334" w:type="dxa"/>
          </w:tcPr>
          <w:p w14:paraId="459852EB" w14:textId="3B604586" w:rsidR="00723EDE" w:rsidRPr="0098327C" w:rsidRDefault="00723EDE" w:rsidP="00A33481"/>
        </w:tc>
      </w:tr>
    </w:tbl>
    <w:p w14:paraId="5348C0C7" w14:textId="77777777" w:rsidR="00723EDE" w:rsidRPr="00723EDE" w:rsidRDefault="00723EDE" w:rsidP="00723EDE"/>
    <w:p w14:paraId="05F6A444" w14:textId="2F6A0CC7" w:rsidR="00E6309A" w:rsidRDefault="00E6309A" w:rsidP="00FC625E">
      <w:pPr>
        <w:pStyle w:val="Heading3"/>
        <w:ind w:left="720" w:hanging="360"/>
        <w:rPr>
          <w:b/>
        </w:rPr>
      </w:pPr>
      <w:bookmarkStart w:id="142" w:name="_Toc95847757"/>
      <w:bookmarkStart w:id="143" w:name="_Toc103168230"/>
      <w:r>
        <w:t xml:space="preserve">Bảng đặc tả Use Case </w:t>
      </w:r>
      <w:r w:rsidRPr="797952C9">
        <w:rPr>
          <w:b/>
        </w:rPr>
        <w:t>Quản Lý Kho</w:t>
      </w:r>
      <w:bookmarkEnd w:id="142"/>
      <w:bookmarkEnd w:id="143"/>
    </w:p>
    <w:tbl>
      <w:tblPr>
        <w:tblStyle w:val="TableGrid"/>
        <w:tblW w:w="8630" w:type="dxa"/>
        <w:tblInd w:w="720" w:type="dxa"/>
        <w:tblLook w:val="04A0" w:firstRow="1" w:lastRow="0" w:firstColumn="1" w:lastColumn="0" w:noHBand="0" w:noVBand="1"/>
      </w:tblPr>
      <w:tblGrid>
        <w:gridCol w:w="4296"/>
        <w:gridCol w:w="4334"/>
      </w:tblGrid>
      <w:tr w:rsidR="005A1EC9" w14:paraId="43132E0D" w14:textId="77777777" w:rsidTr="009858C1">
        <w:tc>
          <w:tcPr>
            <w:tcW w:w="4296" w:type="dxa"/>
          </w:tcPr>
          <w:p w14:paraId="580879EA" w14:textId="77777777" w:rsidR="005A1EC9" w:rsidRPr="00147A51" w:rsidRDefault="005A1EC9" w:rsidP="005A1EC9">
            <w:r w:rsidRPr="00147A51">
              <w:t>T</w:t>
            </w:r>
            <w:r>
              <w:t>ác nhân</w:t>
            </w:r>
          </w:p>
        </w:tc>
        <w:tc>
          <w:tcPr>
            <w:tcW w:w="4334" w:type="dxa"/>
          </w:tcPr>
          <w:p w14:paraId="5839F906" w14:textId="50068A55" w:rsidR="005A1EC9" w:rsidRPr="0098327C" w:rsidRDefault="005A1EC9" w:rsidP="005A1EC9">
            <w:r>
              <w:t>Quản lý</w:t>
            </w:r>
          </w:p>
        </w:tc>
      </w:tr>
      <w:tr w:rsidR="00E16DC8" w:rsidRPr="003105F8" w14:paraId="635F09D7" w14:textId="77777777" w:rsidTr="009858C1">
        <w:tc>
          <w:tcPr>
            <w:tcW w:w="4296" w:type="dxa"/>
          </w:tcPr>
          <w:p w14:paraId="51DA7E84" w14:textId="77777777" w:rsidR="00E16DC8" w:rsidRPr="0098327C" w:rsidRDefault="00E16DC8" w:rsidP="009858C1">
            <w:r>
              <w:t xml:space="preserve">Mô tả chung </w:t>
            </w:r>
          </w:p>
        </w:tc>
        <w:tc>
          <w:tcPr>
            <w:tcW w:w="4334" w:type="dxa"/>
          </w:tcPr>
          <w:p w14:paraId="463466F8" w14:textId="3547D2C6" w:rsidR="00E16DC8" w:rsidRPr="003105F8" w:rsidRDefault="00E16DC8" w:rsidP="009858C1">
            <w:r w:rsidRPr="003105F8">
              <w:t>Là chức năng hiển thị th</w:t>
            </w:r>
            <w:r>
              <w:t xml:space="preserve">ông tin </w:t>
            </w:r>
            <w:r w:rsidR="000C4692">
              <w:t xml:space="preserve">của Khôi, </w:t>
            </w:r>
          </w:p>
        </w:tc>
      </w:tr>
      <w:tr w:rsidR="00E16DC8" w14:paraId="52AE3FF7" w14:textId="77777777" w:rsidTr="009858C1">
        <w:tc>
          <w:tcPr>
            <w:tcW w:w="4296" w:type="dxa"/>
          </w:tcPr>
          <w:p w14:paraId="50095D76" w14:textId="77777777" w:rsidR="00E16DC8" w:rsidRPr="0098327C" w:rsidRDefault="00E16DC8" w:rsidP="009858C1">
            <w:r>
              <w:lastRenderedPageBreak/>
              <w:t>Dòng sự kiện</w:t>
            </w:r>
          </w:p>
        </w:tc>
        <w:tc>
          <w:tcPr>
            <w:tcW w:w="4334" w:type="dxa"/>
          </w:tcPr>
          <w:p w14:paraId="12536856" w14:textId="77777777" w:rsidR="00E16DC8" w:rsidRDefault="00E16DC8" w:rsidP="009858C1">
            <w:pPr>
              <w:rPr>
                <w:b/>
                <w:bCs/>
              </w:rPr>
            </w:pPr>
            <w:r>
              <w:t>-</w:t>
            </w:r>
            <w:r>
              <w:rPr>
                <w:b/>
                <w:bCs/>
              </w:rPr>
              <w:t>Dòng sự kiện chính:</w:t>
            </w:r>
          </w:p>
          <w:p w14:paraId="24D6775F" w14:textId="255AEFE1" w:rsidR="00E16DC8" w:rsidRPr="00654239" w:rsidRDefault="00E16DC8" w:rsidP="009858C1">
            <w:r>
              <w:t>Use Case này cho phép actor xem thông tin của kho như danh sách số lượng nguyên vật liệu, hàng hóa. Xem bảng thống kê những</w:t>
            </w:r>
            <w:r w:rsidR="007A7433">
              <w:t xml:space="preserve"> </w:t>
            </w:r>
            <w:r>
              <w:t>thay đổi</w:t>
            </w:r>
            <w:r w:rsidR="00190C4A">
              <w:t xml:space="preserve">. Chỉnh sửa </w:t>
            </w:r>
            <w:r w:rsidR="004F787F">
              <w:t>s</w:t>
            </w:r>
            <w:r w:rsidR="00EF7BE2">
              <w:t>ố</w:t>
            </w:r>
            <w:r w:rsidR="004F787F">
              <w:t xml:space="preserve"> lượng</w:t>
            </w:r>
            <w:r w:rsidR="00190C4A">
              <w:t xml:space="preserve"> khi sai sót</w:t>
            </w:r>
            <w:r w:rsidR="004D6AC5">
              <w:t>.</w:t>
            </w:r>
          </w:p>
        </w:tc>
      </w:tr>
      <w:tr w:rsidR="00E16DC8" w14:paraId="6B287351" w14:textId="77777777" w:rsidTr="009858C1">
        <w:tc>
          <w:tcPr>
            <w:tcW w:w="4296" w:type="dxa"/>
          </w:tcPr>
          <w:p w14:paraId="01D8D960" w14:textId="77777777" w:rsidR="00E16DC8" w:rsidRPr="0098327C" w:rsidRDefault="00E16DC8" w:rsidP="009858C1">
            <w:r>
              <w:t>Yêu cầu đặc biệt</w:t>
            </w:r>
          </w:p>
        </w:tc>
        <w:tc>
          <w:tcPr>
            <w:tcW w:w="4334" w:type="dxa"/>
          </w:tcPr>
          <w:p w14:paraId="7717E7E7" w14:textId="77777777" w:rsidR="00E16DC8" w:rsidRPr="0098327C" w:rsidRDefault="00E16DC8" w:rsidP="009858C1"/>
        </w:tc>
      </w:tr>
      <w:tr w:rsidR="00530C70" w14:paraId="7EA03C64" w14:textId="77777777" w:rsidTr="009858C1">
        <w:tc>
          <w:tcPr>
            <w:tcW w:w="4296" w:type="dxa"/>
          </w:tcPr>
          <w:p w14:paraId="09DCD8A6" w14:textId="77777777" w:rsidR="00530C70" w:rsidRPr="0098327C" w:rsidRDefault="00530C70" w:rsidP="00530C70">
            <w:r>
              <w:t>Tiền điều kiện</w:t>
            </w:r>
          </w:p>
        </w:tc>
        <w:tc>
          <w:tcPr>
            <w:tcW w:w="4334" w:type="dxa"/>
          </w:tcPr>
          <w:p w14:paraId="78701345" w14:textId="61B61190" w:rsidR="00530C70" w:rsidRPr="0098327C" w:rsidRDefault="00530C70" w:rsidP="00530C70">
            <w:r>
              <w:t>Người dùng đã đăng nhập vào hệ thống</w:t>
            </w:r>
          </w:p>
        </w:tc>
      </w:tr>
      <w:tr w:rsidR="00530C70" w14:paraId="18EF3989" w14:textId="77777777" w:rsidTr="009858C1">
        <w:tc>
          <w:tcPr>
            <w:tcW w:w="4296" w:type="dxa"/>
          </w:tcPr>
          <w:p w14:paraId="6439D21F" w14:textId="77777777" w:rsidR="00530C70" w:rsidRPr="0098327C" w:rsidRDefault="00530C70" w:rsidP="00530C70">
            <w:r>
              <w:t>Hậu điều kiện</w:t>
            </w:r>
          </w:p>
        </w:tc>
        <w:tc>
          <w:tcPr>
            <w:tcW w:w="4334" w:type="dxa"/>
          </w:tcPr>
          <w:p w14:paraId="193ECA9A" w14:textId="77777777" w:rsidR="00530C70" w:rsidRPr="0098327C" w:rsidRDefault="00530C70" w:rsidP="00530C70"/>
        </w:tc>
      </w:tr>
    </w:tbl>
    <w:p w14:paraId="6C7177A9" w14:textId="77777777" w:rsidR="00E16DC8" w:rsidRDefault="00E16DC8" w:rsidP="00E6309A">
      <w:pPr>
        <w:ind w:firstLine="720"/>
        <w:rPr>
          <w:b/>
          <w:bCs/>
          <w:sz w:val="24"/>
          <w:szCs w:val="24"/>
        </w:rPr>
      </w:pPr>
    </w:p>
    <w:p w14:paraId="000E9234" w14:textId="6A63F750" w:rsidR="0041383B" w:rsidRDefault="0041383B" w:rsidP="00FC625E">
      <w:pPr>
        <w:pStyle w:val="Heading3"/>
        <w:ind w:left="720" w:hanging="360"/>
        <w:rPr>
          <w:b/>
          <w:bCs/>
        </w:rPr>
      </w:pPr>
      <w:bookmarkStart w:id="144" w:name="_Toc95847758"/>
      <w:bookmarkStart w:id="145" w:name="_Toc103168231"/>
      <w:r>
        <w:t xml:space="preserve">Bảng đặc tả Use Case </w:t>
      </w:r>
      <w:r w:rsidR="00564F06" w:rsidRPr="00564F06">
        <w:rPr>
          <w:b/>
          <w:bCs/>
        </w:rPr>
        <w:t xml:space="preserve">Cập Nhật </w:t>
      </w:r>
      <w:r w:rsidR="00050816">
        <w:rPr>
          <w:b/>
          <w:bCs/>
        </w:rPr>
        <w:t>Vật Liệu</w:t>
      </w:r>
      <w:bookmarkEnd w:id="144"/>
      <w:bookmarkEnd w:id="145"/>
    </w:p>
    <w:tbl>
      <w:tblPr>
        <w:tblStyle w:val="TableGrid"/>
        <w:tblW w:w="8630" w:type="dxa"/>
        <w:tblInd w:w="720" w:type="dxa"/>
        <w:tblLook w:val="04A0" w:firstRow="1" w:lastRow="0" w:firstColumn="1" w:lastColumn="0" w:noHBand="0" w:noVBand="1"/>
      </w:tblPr>
      <w:tblGrid>
        <w:gridCol w:w="4296"/>
        <w:gridCol w:w="4334"/>
      </w:tblGrid>
      <w:tr w:rsidR="00564F06" w14:paraId="55A4296F" w14:textId="77777777" w:rsidTr="0077262F">
        <w:tc>
          <w:tcPr>
            <w:tcW w:w="4296" w:type="dxa"/>
          </w:tcPr>
          <w:p w14:paraId="3F08D989" w14:textId="77777777" w:rsidR="00564F06" w:rsidRPr="00147A51" w:rsidRDefault="00564F06" w:rsidP="0077262F">
            <w:r w:rsidRPr="00147A51">
              <w:t>T</w:t>
            </w:r>
            <w:r>
              <w:t>ác nhân</w:t>
            </w:r>
          </w:p>
        </w:tc>
        <w:tc>
          <w:tcPr>
            <w:tcW w:w="4334" w:type="dxa"/>
          </w:tcPr>
          <w:p w14:paraId="518E2812" w14:textId="77777777" w:rsidR="00564F06" w:rsidRPr="0098327C" w:rsidRDefault="00564F06" w:rsidP="0077262F">
            <w:r>
              <w:t>Quản lý</w:t>
            </w:r>
          </w:p>
        </w:tc>
      </w:tr>
      <w:tr w:rsidR="00564F06" w:rsidRPr="003105F8" w14:paraId="29047279" w14:textId="77777777" w:rsidTr="0077262F">
        <w:tc>
          <w:tcPr>
            <w:tcW w:w="4296" w:type="dxa"/>
          </w:tcPr>
          <w:p w14:paraId="15D65A93" w14:textId="77777777" w:rsidR="00564F06" w:rsidRPr="0098327C" w:rsidRDefault="00564F06" w:rsidP="0077262F">
            <w:r>
              <w:t xml:space="preserve">Mô tả chung </w:t>
            </w:r>
          </w:p>
        </w:tc>
        <w:tc>
          <w:tcPr>
            <w:tcW w:w="4334" w:type="dxa"/>
          </w:tcPr>
          <w:p w14:paraId="5B5D654F" w14:textId="4FC0EBAB" w:rsidR="00564F06" w:rsidRPr="003105F8" w:rsidRDefault="00564F06" w:rsidP="0077262F">
            <w:r w:rsidRPr="003105F8">
              <w:t xml:space="preserve">Là chức năng </w:t>
            </w:r>
            <w:r>
              <w:t xml:space="preserve">giúp </w:t>
            </w:r>
            <w:r w:rsidR="003E4539">
              <w:t xml:space="preserve">cập nhật </w:t>
            </w:r>
            <w:r w:rsidR="00604FB9">
              <w:t>vật liệu</w:t>
            </w:r>
            <w:r w:rsidR="003E4539">
              <w:t>.</w:t>
            </w:r>
          </w:p>
        </w:tc>
      </w:tr>
      <w:tr w:rsidR="00564F06" w14:paraId="206497C2" w14:textId="77777777" w:rsidTr="0077262F">
        <w:tc>
          <w:tcPr>
            <w:tcW w:w="4296" w:type="dxa"/>
          </w:tcPr>
          <w:p w14:paraId="2AA85F94" w14:textId="77777777" w:rsidR="00564F06" w:rsidRPr="0098327C" w:rsidRDefault="00564F06" w:rsidP="0077262F">
            <w:r>
              <w:t>Dòng sự kiện</w:t>
            </w:r>
          </w:p>
        </w:tc>
        <w:tc>
          <w:tcPr>
            <w:tcW w:w="4334" w:type="dxa"/>
          </w:tcPr>
          <w:p w14:paraId="18677F85" w14:textId="77777777" w:rsidR="00564F06" w:rsidRDefault="00564F06" w:rsidP="0077262F">
            <w:pPr>
              <w:rPr>
                <w:b/>
                <w:bCs/>
              </w:rPr>
            </w:pPr>
            <w:r>
              <w:t>-</w:t>
            </w:r>
            <w:r>
              <w:rPr>
                <w:b/>
                <w:bCs/>
              </w:rPr>
              <w:t>Dòng sự kiện chính:</w:t>
            </w:r>
          </w:p>
          <w:p w14:paraId="5593C11F" w14:textId="4F97CFC8" w:rsidR="00564F06" w:rsidRPr="00654239" w:rsidRDefault="00564F06" w:rsidP="0077262F">
            <w:r>
              <w:t xml:space="preserve">Use Case này cho phép actor </w:t>
            </w:r>
            <w:r w:rsidR="00604FB9">
              <w:t>chọn vật liệu, nhấn chỉnh sửa, điền thông tin mới và nhấn lưu.</w:t>
            </w:r>
          </w:p>
        </w:tc>
      </w:tr>
      <w:tr w:rsidR="00564F06" w14:paraId="343C6C59" w14:textId="77777777" w:rsidTr="0077262F">
        <w:tc>
          <w:tcPr>
            <w:tcW w:w="4296" w:type="dxa"/>
          </w:tcPr>
          <w:p w14:paraId="4E1EAA9E" w14:textId="77777777" w:rsidR="00564F06" w:rsidRPr="0098327C" w:rsidRDefault="00564F06" w:rsidP="0077262F">
            <w:r>
              <w:t>Yêu cầu đặc biệt</w:t>
            </w:r>
          </w:p>
        </w:tc>
        <w:tc>
          <w:tcPr>
            <w:tcW w:w="4334" w:type="dxa"/>
          </w:tcPr>
          <w:p w14:paraId="098451A2" w14:textId="77777777" w:rsidR="00564F06" w:rsidRPr="0098327C" w:rsidRDefault="00564F06" w:rsidP="0077262F"/>
        </w:tc>
      </w:tr>
      <w:tr w:rsidR="00564F06" w14:paraId="0349DDD5" w14:textId="77777777" w:rsidTr="0077262F">
        <w:tc>
          <w:tcPr>
            <w:tcW w:w="4296" w:type="dxa"/>
          </w:tcPr>
          <w:p w14:paraId="0D156A87" w14:textId="77777777" w:rsidR="00564F06" w:rsidRPr="0098327C" w:rsidRDefault="00564F06" w:rsidP="0077262F">
            <w:r>
              <w:t>Tiền điều kiện</w:t>
            </w:r>
          </w:p>
        </w:tc>
        <w:tc>
          <w:tcPr>
            <w:tcW w:w="4334" w:type="dxa"/>
          </w:tcPr>
          <w:p w14:paraId="09A46881" w14:textId="77777777" w:rsidR="00564F06" w:rsidRPr="0098327C" w:rsidRDefault="00564F06" w:rsidP="0077262F">
            <w:r>
              <w:t>Người dùng đã đăng nhập vào hệ thống</w:t>
            </w:r>
          </w:p>
        </w:tc>
      </w:tr>
      <w:tr w:rsidR="00564F06" w14:paraId="2EBFC0CD" w14:textId="77777777" w:rsidTr="0077262F">
        <w:tc>
          <w:tcPr>
            <w:tcW w:w="4296" w:type="dxa"/>
          </w:tcPr>
          <w:p w14:paraId="43CFD400" w14:textId="77777777" w:rsidR="00564F06" w:rsidRPr="0098327C" w:rsidRDefault="00564F06" w:rsidP="0077262F">
            <w:r>
              <w:t>Hậu điều kiện</w:t>
            </w:r>
          </w:p>
        </w:tc>
        <w:tc>
          <w:tcPr>
            <w:tcW w:w="4334" w:type="dxa"/>
          </w:tcPr>
          <w:p w14:paraId="1704D082" w14:textId="77777777" w:rsidR="00564F06" w:rsidRPr="0098327C" w:rsidRDefault="00564F06" w:rsidP="0077262F"/>
        </w:tc>
      </w:tr>
    </w:tbl>
    <w:p w14:paraId="7CF48DE2" w14:textId="77777777" w:rsidR="00564F06" w:rsidRPr="00564F06" w:rsidRDefault="00564F06" w:rsidP="00564F06"/>
    <w:p w14:paraId="57B1EECA" w14:textId="6306343A" w:rsidR="00E6309A" w:rsidRDefault="4E6E27E7" w:rsidP="00FC625E">
      <w:pPr>
        <w:pStyle w:val="Heading3"/>
        <w:ind w:left="720" w:hanging="360"/>
        <w:rPr>
          <w:b/>
        </w:rPr>
      </w:pPr>
      <w:bookmarkStart w:id="146" w:name="_Toc95847759"/>
      <w:bookmarkStart w:id="147" w:name="_Toc103168232"/>
      <w:commentRangeStart w:id="148"/>
      <w:commentRangeStart w:id="149"/>
      <w:commentRangeStart w:id="150"/>
      <w:commentRangeStart w:id="151"/>
      <w:r>
        <w:t xml:space="preserve">Bảng đặc tả Use Case </w:t>
      </w:r>
      <w:r w:rsidRPr="4E6E27E7">
        <w:rPr>
          <w:b/>
          <w:bCs/>
        </w:rPr>
        <w:t>Tiếp nhận đơn hàng</w:t>
      </w:r>
      <w:commentRangeEnd w:id="148"/>
      <w:r w:rsidR="00E6309A">
        <w:rPr>
          <w:rStyle w:val="CommentReference"/>
        </w:rPr>
        <w:commentReference w:id="148"/>
      </w:r>
      <w:commentRangeEnd w:id="149"/>
      <w:r w:rsidR="00E6309A">
        <w:rPr>
          <w:rStyle w:val="CommentReference"/>
        </w:rPr>
        <w:commentReference w:id="149"/>
      </w:r>
      <w:commentRangeEnd w:id="150"/>
      <w:r w:rsidR="00E6309A">
        <w:rPr>
          <w:rStyle w:val="CommentReference"/>
        </w:rPr>
        <w:commentReference w:id="150"/>
      </w:r>
      <w:commentRangeEnd w:id="151"/>
      <w:r w:rsidR="00E6309A">
        <w:rPr>
          <w:rStyle w:val="CommentReference"/>
        </w:rPr>
        <w:commentReference w:id="151"/>
      </w:r>
      <w:bookmarkEnd w:id="146"/>
      <w:bookmarkEnd w:id="147"/>
    </w:p>
    <w:tbl>
      <w:tblPr>
        <w:tblStyle w:val="TableGrid"/>
        <w:tblW w:w="8630" w:type="dxa"/>
        <w:tblInd w:w="720" w:type="dxa"/>
        <w:tblLook w:val="04A0" w:firstRow="1" w:lastRow="0" w:firstColumn="1" w:lastColumn="0" w:noHBand="0" w:noVBand="1"/>
      </w:tblPr>
      <w:tblGrid>
        <w:gridCol w:w="4296"/>
        <w:gridCol w:w="4334"/>
      </w:tblGrid>
      <w:tr w:rsidR="00E16DC8" w14:paraId="6C03A309" w14:textId="77777777" w:rsidTr="009858C1">
        <w:tc>
          <w:tcPr>
            <w:tcW w:w="4296" w:type="dxa"/>
          </w:tcPr>
          <w:p w14:paraId="46656574" w14:textId="77777777" w:rsidR="00E16DC8" w:rsidRPr="00147A51" w:rsidRDefault="00E16DC8" w:rsidP="009858C1">
            <w:r w:rsidRPr="00147A51">
              <w:t>T</w:t>
            </w:r>
            <w:r>
              <w:t>ác nhân</w:t>
            </w:r>
          </w:p>
        </w:tc>
        <w:tc>
          <w:tcPr>
            <w:tcW w:w="4334" w:type="dxa"/>
          </w:tcPr>
          <w:p w14:paraId="3AF1DEF8" w14:textId="6EDE4A0B" w:rsidR="00E16DC8" w:rsidRPr="0098327C" w:rsidRDefault="00B920AB" w:rsidP="009858C1">
            <w:r>
              <w:t>Nhân Viên Thu Ngân</w:t>
            </w:r>
          </w:p>
        </w:tc>
      </w:tr>
      <w:tr w:rsidR="00E16DC8" w:rsidRPr="00821BBD" w14:paraId="6398325A" w14:textId="77777777" w:rsidTr="009858C1">
        <w:tc>
          <w:tcPr>
            <w:tcW w:w="4296" w:type="dxa"/>
          </w:tcPr>
          <w:p w14:paraId="62929364" w14:textId="77777777" w:rsidR="00E16DC8" w:rsidRPr="0098327C" w:rsidRDefault="00E16DC8" w:rsidP="009858C1">
            <w:r>
              <w:t xml:space="preserve">Mô tả chung </w:t>
            </w:r>
          </w:p>
        </w:tc>
        <w:tc>
          <w:tcPr>
            <w:tcW w:w="4334" w:type="dxa"/>
          </w:tcPr>
          <w:p w14:paraId="2C2D5EBD" w14:textId="2C4B1BBE" w:rsidR="00E16DC8" w:rsidRPr="00821BBD" w:rsidRDefault="00E16DC8" w:rsidP="009858C1">
            <w:r w:rsidRPr="00821BBD">
              <w:t xml:space="preserve">Là chức năng </w:t>
            </w:r>
            <w:r w:rsidR="00A22976" w:rsidRPr="00821BBD">
              <w:t xml:space="preserve">chọn món và </w:t>
            </w:r>
            <w:r w:rsidR="00821BBD" w:rsidRPr="00821BBD">
              <w:t>t</w:t>
            </w:r>
            <w:r w:rsidR="00821BBD">
              <w:t>ự động tính tiền cho khách</w:t>
            </w:r>
          </w:p>
        </w:tc>
      </w:tr>
      <w:tr w:rsidR="00E16DC8" w14:paraId="2D583FE6" w14:textId="77777777" w:rsidTr="009858C1">
        <w:tc>
          <w:tcPr>
            <w:tcW w:w="4296" w:type="dxa"/>
          </w:tcPr>
          <w:p w14:paraId="60D0A1A7" w14:textId="77777777" w:rsidR="00E16DC8" w:rsidRPr="0098327C" w:rsidRDefault="00E16DC8" w:rsidP="009858C1">
            <w:r>
              <w:t>Dòng sự kiện</w:t>
            </w:r>
          </w:p>
        </w:tc>
        <w:tc>
          <w:tcPr>
            <w:tcW w:w="4334" w:type="dxa"/>
          </w:tcPr>
          <w:p w14:paraId="3ED66048" w14:textId="77777777" w:rsidR="00E16DC8" w:rsidRDefault="00E16DC8" w:rsidP="009858C1">
            <w:pPr>
              <w:rPr>
                <w:b/>
                <w:bCs/>
              </w:rPr>
            </w:pPr>
            <w:r>
              <w:t>-</w:t>
            </w:r>
            <w:r>
              <w:rPr>
                <w:b/>
                <w:bCs/>
              </w:rPr>
              <w:t>Dòng sự kiện chính:</w:t>
            </w:r>
          </w:p>
          <w:p w14:paraId="4138711D" w14:textId="6088F70A" w:rsidR="00E16DC8" w:rsidRPr="00654239" w:rsidRDefault="00E16DC8" w:rsidP="009858C1">
            <w:r>
              <w:t xml:space="preserve">Use Case này cho phép actor </w:t>
            </w:r>
            <w:r w:rsidR="00821BBD">
              <w:t>chọn các món trên Menu</w:t>
            </w:r>
            <w:r w:rsidR="00C160ED">
              <w:t xml:space="preserve"> theo yêu cầu của khách hàng, tổng thành tiền tự động được tính</w:t>
            </w:r>
            <w:r w:rsidR="002066FB">
              <w:t>, nhập số tiền nhận được từ khách và hệ thống tự động tính tiền thừa,</w:t>
            </w:r>
            <w:r w:rsidR="00E12C1E">
              <w:t xml:space="preserve"> bấm xuất hóa đơn để hoàn thành</w:t>
            </w:r>
          </w:p>
        </w:tc>
      </w:tr>
      <w:tr w:rsidR="00E16DC8" w14:paraId="7D9FA9E4" w14:textId="77777777" w:rsidTr="009858C1">
        <w:tc>
          <w:tcPr>
            <w:tcW w:w="4296" w:type="dxa"/>
          </w:tcPr>
          <w:p w14:paraId="2D9836A5" w14:textId="77777777" w:rsidR="00E16DC8" w:rsidRPr="0098327C" w:rsidRDefault="00E16DC8" w:rsidP="009858C1">
            <w:r>
              <w:t>Yêu cầu đặc biệt</w:t>
            </w:r>
          </w:p>
        </w:tc>
        <w:tc>
          <w:tcPr>
            <w:tcW w:w="4334" w:type="dxa"/>
          </w:tcPr>
          <w:p w14:paraId="4375147C" w14:textId="5E06346C" w:rsidR="00E16DC8" w:rsidRPr="0098327C" w:rsidRDefault="00F14818" w:rsidP="009858C1">
            <w:r>
              <w:t>Phải có khách hàng</w:t>
            </w:r>
            <w:r w:rsidR="0022744D">
              <w:t>.</w:t>
            </w:r>
          </w:p>
        </w:tc>
      </w:tr>
      <w:tr w:rsidR="00530C70" w14:paraId="17663985" w14:textId="77777777" w:rsidTr="009858C1">
        <w:tc>
          <w:tcPr>
            <w:tcW w:w="4296" w:type="dxa"/>
          </w:tcPr>
          <w:p w14:paraId="71458FA7" w14:textId="77777777" w:rsidR="00530C70" w:rsidRPr="0098327C" w:rsidRDefault="00530C70" w:rsidP="00530C70">
            <w:r>
              <w:t>Tiền điều kiện</w:t>
            </w:r>
          </w:p>
        </w:tc>
        <w:tc>
          <w:tcPr>
            <w:tcW w:w="4334" w:type="dxa"/>
          </w:tcPr>
          <w:p w14:paraId="14A4F561" w14:textId="5BD832A8" w:rsidR="00530C70" w:rsidRPr="0098327C" w:rsidRDefault="00530C70" w:rsidP="00530C70">
            <w:r>
              <w:t>Người dùng đã đăng nhập vào hệ thống</w:t>
            </w:r>
            <w:r w:rsidR="006A4F9C">
              <w:t>.</w:t>
            </w:r>
          </w:p>
        </w:tc>
      </w:tr>
      <w:tr w:rsidR="00530C70" w14:paraId="6486DCD1" w14:textId="77777777" w:rsidTr="009858C1">
        <w:tc>
          <w:tcPr>
            <w:tcW w:w="4296" w:type="dxa"/>
          </w:tcPr>
          <w:p w14:paraId="47B96E65" w14:textId="77777777" w:rsidR="00530C70" w:rsidRPr="0098327C" w:rsidRDefault="00530C70" w:rsidP="00530C70">
            <w:r>
              <w:t>Hậu điều kiện</w:t>
            </w:r>
          </w:p>
        </w:tc>
        <w:tc>
          <w:tcPr>
            <w:tcW w:w="4334" w:type="dxa"/>
          </w:tcPr>
          <w:p w14:paraId="2FCCF2AE" w14:textId="77777777" w:rsidR="00530C70" w:rsidRPr="0098327C" w:rsidRDefault="00530C70" w:rsidP="00530C70"/>
        </w:tc>
      </w:tr>
    </w:tbl>
    <w:p w14:paraId="5179BD70" w14:textId="77777777" w:rsidR="00E16DC8" w:rsidRPr="00E6309A" w:rsidRDefault="00E16DC8" w:rsidP="00E6309A">
      <w:pPr>
        <w:ind w:firstLine="720"/>
        <w:rPr>
          <w:b/>
          <w:bCs/>
          <w:sz w:val="24"/>
          <w:szCs w:val="24"/>
        </w:rPr>
      </w:pPr>
    </w:p>
    <w:p w14:paraId="7545B3CA" w14:textId="3B686874" w:rsidR="004834F9" w:rsidRPr="004834F9" w:rsidRDefault="00E6309A" w:rsidP="00FC625E">
      <w:pPr>
        <w:pStyle w:val="Heading3"/>
        <w:ind w:left="720" w:hanging="360"/>
        <w:rPr>
          <w:b/>
        </w:rPr>
      </w:pPr>
      <w:bookmarkStart w:id="152" w:name="_Toc95847760"/>
      <w:bookmarkStart w:id="153" w:name="_Toc103168233"/>
      <w:r>
        <w:t xml:space="preserve">Bảng đặc tả Use Case </w:t>
      </w:r>
      <w:r w:rsidRPr="797952C9">
        <w:rPr>
          <w:b/>
        </w:rPr>
        <w:t>Thống kê doanh thu trong ngày</w:t>
      </w:r>
      <w:bookmarkEnd w:id="152"/>
      <w:bookmarkEnd w:id="153"/>
    </w:p>
    <w:tbl>
      <w:tblPr>
        <w:tblStyle w:val="TableGrid"/>
        <w:tblW w:w="8614" w:type="dxa"/>
        <w:tblInd w:w="720" w:type="dxa"/>
        <w:tblLook w:val="04A0" w:firstRow="1" w:lastRow="0" w:firstColumn="1" w:lastColumn="0" w:noHBand="0" w:noVBand="1"/>
      </w:tblPr>
      <w:tblGrid>
        <w:gridCol w:w="4257"/>
        <w:gridCol w:w="4357"/>
      </w:tblGrid>
      <w:tr w:rsidR="00B31895" w14:paraId="6FD4B9A4" w14:textId="77777777" w:rsidTr="00930370">
        <w:trPr>
          <w:trHeight w:val="267"/>
        </w:trPr>
        <w:tc>
          <w:tcPr>
            <w:tcW w:w="4257" w:type="dxa"/>
          </w:tcPr>
          <w:p w14:paraId="465CFBDC" w14:textId="77777777" w:rsidR="00B31895" w:rsidRPr="00147A51" w:rsidRDefault="00B31895" w:rsidP="009858C1">
            <w:r w:rsidRPr="00147A51">
              <w:t>T</w:t>
            </w:r>
            <w:r>
              <w:t>ác nhân</w:t>
            </w:r>
          </w:p>
        </w:tc>
        <w:tc>
          <w:tcPr>
            <w:tcW w:w="4357" w:type="dxa"/>
          </w:tcPr>
          <w:p w14:paraId="7836F7FE" w14:textId="130EC590" w:rsidR="00B31895" w:rsidRPr="0098327C" w:rsidRDefault="00B31895" w:rsidP="009858C1">
            <w:r>
              <w:t>Nhân viên thu ngân</w:t>
            </w:r>
          </w:p>
        </w:tc>
      </w:tr>
      <w:tr w:rsidR="00B31895" w:rsidRPr="003105F8" w14:paraId="0F313E7D" w14:textId="77777777" w:rsidTr="00930370">
        <w:trPr>
          <w:trHeight w:val="1052"/>
        </w:trPr>
        <w:tc>
          <w:tcPr>
            <w:tcW w:w="4257" w:type="dxa"/>
          </w:tcPr>
          <w:p w14:paraId="4EE2B7D9" w14:textId="77777777" w:rsidR="00B31895" w:rsidRPr="0098327C" w:rsidRDefault="00B31895" w:rsidP="00B31895">
            <w:r>
              <w:t xml:space="preserve">Mô tả chung </w:t>
            </w:r>
          </w:p>
        </w:tc>
        <w:tc>
          <w:tcPr>
            <w:tcW w:w="4357" w:type="dxa"/>
          </w:tcPr>
          <w:p w14:paraId="6AB3CFA1" w14:textId="236BF196" w:rsidR="00B31895" w:rsidRPr="003105F8" w:rsidRDefault="00B31895" w:rsidP="00B31895">
            <w:r w:rsidRPr="003105F8">
              <w:t xml:space="preserve">Là chức năng hiển thị </w:t>
            </w:r>
            <w:r>
              <w:t>bảng thống kê doanh thu và đánh đấu doanh thu đã được thông qua</w:t>
            </w:r>
          </w:p>
        </w:tc>
      </w:tr>
      <w:tr w:rsidR="00B31895" w14:paraId="731D8384" w14:textId="77777777" w:rsidTr="00FB4C5F">
        <w:trPr>
          <w:trHeight w:val="1124"/>
        </w:trPr>
        <w:tc>
          <w:tcPr>
            <w:tcW w:w="4257" w:type="dxa"/>
          </w:tcPr>
          <w:p w14:paraId="6F370392" w14:textId="77777777" w:rsidR="00B31895" w:rsidRPr="0098327C" w:rsidRDefault="00B31895" w:rsidP="009858C1">
            <w:r>
              <w:t>Dòng sự kiện</w:t>
            </w:r>
          </w:p>
        </w:tc>
        <w:tc>
          <w:tcPr>
            <w:tcW w:w="4357" w:type="dxa"/>
          </w:tcPr>
          <w:p w14:paraId="2C90E0CA" w14:textId="77777777" w:rsidR="00B31895" w:rsidRDefault="00B31895" w:rsidP="009858C1">
            <w:pPr>
              <w:rPr>
                <w:b/>
                <w:bCs/>
              </w:rPr>
            </w:pPr>
            <w:r>
              <w:t>-</w:t>
            </w:r>
            <w:r>
              <w:rPr>
                <w:b/>
                <w:bCs/>
              </w:rPr>
              <w:t>Dòng sự kiện chính:</w:t>
            </w:r>
          </w:p>
          <w:p w14:paraId="4D0C7CD3" w14:textId="2BC54BE6" w:rsidR="00B31895" w:rsidRPr="00654239" w:rsidRDefault="00B31895" w:rsidP="009858C1">
            <w:r>
              <w:t xml:space="preserve">Use Case này cho phép actor xem </w:t>
            </w:r>
            <w:r w:rsidR="00E75385">
              <w:t>thống kê doanh thu</w:t>
            </w:r>
            <w:r w:rsidR="00E13BD8">
              <w:t xml:space="preserve">. Đánh dấu thông kê là chính xác. </w:t>
            </w:r>
            <w:r w:rsidR="00E75385">
              <w:t>Kết ca.</w:t>
            </w:r>
          </w:p>
        </w:tc>
      </w:tr>
      <w:tr w:rsidR="00B31895" w14:paraId="16400F4C" w14:textId="77777777" w:rsidTr="00930370">
        <w:trPr>
          <w:trHeight w:val="267"/>
        </w:trPr>
        <w:tc>
          <w:tcPr>
            <w:tcW w:w="4257" w:type="dxa"/>
          </w:tcPr>
          <w:p w14:paraId="4E4B4920" w14:textId="77777777" w:rsidR="00B31895" w:rsidRPr="0098327C" w:rsidRDefault="00B31895" w:rsidP="009858C1">
            <w:r>
              <w:lastRenderedPageBreak/>
              <w:t>Yêu cầu đặc biệt</w:t>
            </w:r>
          </w:p>
        </w:tc>
        <w:tc>
          <w:tcPr>
            <w:tcW w:w="4357" w:type="dxa"/>
          </w:tcPr>
          <w:p w14:paraId="3941394D" w14:textId="77777777" w:rsidR="00B31895" w:rsidRPr="0098327C" w:rsidRDefault="00B31895" w:rsidP="009858C1"/>
        </w:tc>
      </w:tr>
      <w:tr w:rsidR="00B31895" w14:paraId="69646DE9" w14:textId="77777777" w:rsidTr="00FB4C5F">
        <w:trPr>
          <w:trHeight w:val="341"/>
        </w:trPr>
        <w:tc>
          <w:tcPr>
            <w:tcW w:w="4257" w:type="dxa"/>
          </w:tcPr>
          <w:p w14:paraId="3297A5A9" w14:textId="77777777" w:rsidR="00B31895" w:rsidRPr="0098327C" w:rsidRDefault="00B31895" w:rsidP="00530C70">
            <w:r>
              <w:t>Tiền điều kiện</w:t>
            </w:r>
          </w:p>
        </w:tc>
        <w:tc>
          <w:tcPr>
            <w:tcW w:w="4357" w:type="dxa"/>
          </w:tcPr>
          <w:p w14:paraId="7EBB1012" w14:textId="41FCFF9A" w:rsidR="00B31895" w:rsidRPr="0098327C" w:rsidRDefault="00B31895" w:rsidP="00530C70">
            <w:r>
              <w:t>Người dùng đã đăng nhập vào hệ thống</w:t>
            </w:r>
            <w:r w:rsidR="00FB4C5F">
              <w:t>.</w:t>
            </w:r>
          </w:p>
        </w:tc>
      </w:tr>
      <w:tr w:rsidR="00B31895" w:rsidRPr="00604BC8" w14:paraId="6F498AD5" w14:textId="77777777" w:rsidTr="00FB4C5F">
        <w:trPr>
          <w:trHeight w:val="269"/>
        </w:trPr>
        <w:tc>
          <w:tcPr>
            <w:tcW w:w="4257" w:type="dxa"/>
          </w:tcPr>
          <w:p w14:paraId="4CD968B9" w14:textId="77777777" w:rsidR="00B31895" w:rsidRPr="0098327C" w:rsidRDefault="00B31895" w:rsidP="00530C70">
            <w:r>
              <w:t>Hậu điều kiện</w:t>
            </w:r>
          </w:p>
        </w:tc>
        <w:tc>
          <w:tcPr>
            <w:tcW w:w="4357" w:type="dxa"/>
          </w:tcPr>
          <w:p w14:paraId="4B935C52" w14:textId="22E6F17C" w:rsidR="00B31895" w:rsidRPr="00604BC8" w:rsidRDefault="00B31895" w:rsidP="00530C70">
            <w:r w:rsidRPr="00604BC8">
              <w:t xml:space="preserve">Có quyền Chỉnh sửa </w:t>
            </w:r>
            <w:r>
              <w:t>thu chi trong ngày</w:t>
            </w:r>
          </w:p>
        </w:tc>
      </w:tr>
    </w:tbl>
    <w:p w14:paraId="4FD6856E" w14:textId="676F41FD" w:rsidR="00AD3991" w:rsidRDefault="00AD3991" w:rsidP="00FC625E">
      <w:pPr>
        <w:pStyle w:val="Heading3"/>
        <w:ind w:left="720" w:hanging="360"/>
        <w:rPr>
          <w:b/>
          <w:bCs/>
        </w:rPr>
      </w:pPr>
      <w:bookmarkStart w:id="154" w:name="_Toc95847761"/>
      <w:bookmarkStart w:id="155" w:name="_Toc103168234"/>
      <w:r>
        <w:t>Bảng đặc tả Use Case</w:t>
      </w:r>
      <w:r w:rsidR="00924B40">
        <w:t xml:space="preserve"> </w:t>
      </w:r>
      <w:r w:rsidR="008C5081" w:rsidRPr="00CD3ED3">
        <w:rPr>
          <w:b/>
          <w:bCs/>
        </w:rPr>
        <w:t xml:space="preserve">Chỉnh Sửa </w:t>
      </w:r>
      <w:r w:rsidR="007A5BAC">
        <w:rPr>
          <w:b/>
          <w:bCs/>
        </w:rPr>
        <w:t>Hóa Đơn Trong Ngày</w:t>
      </w:r>
      <w:r w:rsidR="00F06A12">
        <w:rPr>
          <w:b/>
          <w:bCs/>
        </w:rPr>
        <w:t xml:space="preserve"> </w:t>
      </w:r>
      <w:r w:rsidR="00F06A12" w:rsidRPr="00F06A12">
        <w:t>(extend)</w:t>
      </w:r>
      <w:bookmarkEnd w:id="154"/>
      <w:bookmarkEnd w:id="155"/>
    </w:p>
    <w:tbl>
      <w:tblPr>
        <w:tblStyle w:val="TableGrid"/>
        <w:tblW w:w="8629" w:type="dxa"/>
        <w:tblInd w:w="720" w:type="dxa"/>
        <w:tblLook w:val="04A0" w:firstRow="1" w:lastRow="0" w:firstColumn="1" w:lastColumn="0" w:noHBand="0" w:noVBand="1"/>
      </w:tblPr>
      <w:tblGrid>
        <w:gridCol w:w="4264"/>
        <w:gridCol w:w="4365"/>
      </w:tblGrid>
      <w:tr w:rsidR="00B31895" w14:paraId="4D27FCE9" w14:textId="77777777" w:rsidTr="00930370">
        <w:trPr>
          <w:trHeight w:val="278"/>
        </w:trPr>
        <w:tc>
          <w:tcPr>
            <w:tcW w:w="4264" w:type="dxa"/>
          </w:tcPr>
          <w:p w14:paraId="3E5BD8A6" w14:textId="77777777" w:rsidR="00B31895" w:rsidRPr="00147A51" w:rsidRDefault="00B31895" w:rsidP="0077262F">
            <w:r w:rsidRPr="00147A51">
              <w:t>T</w:t>
            </w:r>
            <w:r>
              <w:t>ác nhân</w:t>
            </w:r>
          </w:p>
        </w:tc>
        <w:tc>
          <w:tcPr>
            <w:tcW w:w="4365" w:type="dxa"/>
          </w:tcPr>
          <w:p w14:paraId="7E959FFF" w14:textId="77777777" w:rsidR="00B31895" w:rsidRPr="0098327C" w:rsidRDefault="00B31895" w:rsidP="0077262F">
            <w:r>
              <w:t>Nhân viên thu ngân</w:t>
            </w:r>
          </w:p>
        </w:tc>
      </w:tr>
      <w:tr w:rsidR="00B31895" w:rsidRPr="003105F8" w14:paraId="119F465B" w14:textId="77777777" w:rsidTr="00930370">
        <w:trPr>
          <w:trHeight w:val="548"/>
        </w:trPr>
        <w:tc>
          <w:tcPr>
            <w:tcW w:w="4264" w:type="dxa"/>
          </w:tcPr>
          <w:p w14:paraId="121E597A" w14:textId="77777777" w:rsidR="00B31895" w:rsidRPr="0098327C" w:rsidRDefault="00B31895" w:rsidP="0077262F">
            <w:r>
              <w:t xml:space="preserve">Mô tả chung </w:t>
            </w:r>
          </w:p>
        </w:tc>
        <w:tc>
          <w:tcPr>
            <w:tcW w:w="4365" w:type="dxa"/>
          </w:tcPr>
          <w:p w14:paraId="1A92ED1E" w14:textId="0CE287BA" w:rsidR="00B31895" w:rsidRPr="003105F8" w:rsidRDefault="00B31895" w:rsidP="0077262F">
            <w:r w:rsidRPr="003105F8">
              <w:t xml:space="preserve">Là chức năng </w:t>
            </w:r>
            <w:r w:rsidR="00F06A12">
              <w:t xml:space="preserve">cho phép chỉnh sữa </w:t>
            </w:r>
            <w:r w:rsidR="00EE6632">
              <w:t>những hóa đơn</w:t>
            </w:r>
            <w:r w:rsidR="00F06A12">
              <w:t xml:space="preserve"> bị sai trong ngày.</w:t>
            </w:r>
            <w:r>
              <w:t xml:space="preserve"> </w:t>
            </w:r>
          </w:p>
        </w:tc>
      </w:tr>
      <w:tr w:rsidR="00B31895" w14:paraId="51ABBA26" w14:textId="77777777" w:rsidTr="00F60864">
        <w:trPr>
          <w:trHeight w:val="926"/>
        </w:trPr>
        <w:tc>
          <w:tcPr>
            <w:tcW w:w="4264" w:type="dxa"/>
          </w:tcPr>
          <w:p w14:paraId="265ADC37" w14:textId="77777777" w:rsidR="00B31895" w:rsidRPr="0098327C" w:rsidRDefault="00B31895" w:rsidP="0077262F">
            <w:r>
              <w:t>Dòng sự kiện</w:t>
            </w:r>
          </w:p>
        </w:tc>
        <w:tc>
          <w:tcPr>
            <w:tcW w:w="4365" w:type="dxa"/>
          </w:tcPr>
          <w:p w14:paraId="6453B6E3" w14:textId="77777777" w:rsidR="00B31895" w:rsidRDefault="00B31895" w:rsidP="0077262F">
            <w:pPr>
              <w:rPr>
                <w:b/>
                <w:bCs/>
              </w:rPr>
            </w:pPr>
            <w:r>
              <w:t>-</w:t>
            </w:r>
            <w:r>
              <w:rPr>
                <w:b/>
                <w:bCs/>
              </w:rPr>
              <w:t>Dòng sự kiện chính:</w:t>
            </w:r>
          </w:p>
          <w:p w14:paraId="7A9C1A59" w14:textId="6D4FD6DF" w:rsidR="00B31895" w:rsidRPr="00654239" w:rsidRDefault="00B31895" w:rsidP="0077262F">
            <w:r>
              <w:t xml:space="preserve">Use Case này cho phép actor </w:t>
            </w:r>
            <w:r w:rsidR="00F06A12">
              <w:t xml:space="preserve">chỉnh sửa </w:t>
            </w:r>
            <w:r w:rsidR="0072328A">
              <w:t>các hóa đơn thu chi bị sai số</w:t>
            </w:r>
            <w:r w:rsidR="00F60864">
              <w:t>.</w:t>
            </w:r>
          </w:p>
        </w:tc>
      </w:tr>
      <w:tr w:rsidR="00B31895" w14:paraId="238CEEE7" w14:textId="77777777" w:rsidTr="00930370">
        <w:trPr>
          <w:trHeight w:val="270"/>
        </w:trPr>
        <w:tc>
          <w:tcPr>
            <w:tcW w:w="4264" w:type="dxa"/>
          </w:tcPr>
          <w:p w14:paraId="44111A59" w14:textId="77777777" w:rsidR="00B31895" w:rsidRPr="0098327C" w:rsidRDefault="00B31895" w:rsidP="0077262F">
            <w:r>
              <w:t>Yêu cầu đặc biệt</w:t>
            </w:r>
          </w:p>
        </w:tc>
        <w:tc>
          <w:tcPr>
            <w:tcW w:w="4365" w:type="dxa"/>
          </w:tcPr>
          <w:p w14:paraId="4D28713C" w14:textId="77777777" w:rsidR="00B31895" w:rsidRPr="0098327C" w:rsidRDefault="00B31895" w:rsidP="0077262F"/>
        </w:tc>
      </w:tr>
      <w:tr w:rsidR="00B31895" w14:paraId="10518E12" w14:textId="77777777" w:rsidTr="00F60864">
        <w:trPr>
          <w:trHeight w:val="350"/>
        </w:trPr>
        <w:tc>
          <w:tcPr>
            <w:tcW w:w="4264" w:type="dxa"/>
          </w:tcPr>
          <w:p w14:paraId="70B5E12B" w14:textId="77777777" w:rsidR="00B31895" w:rsidRPr="0098327C" w:rsidRDefault="00B31895" w:rsidP="0077262F">
            <w:r>
              <w:t>Tiền điều kiện</w:t>
            </w:r>
          </w:p>
        </w:tc>
        <w:tc>
          <w:tcPr>
            <w:tcW w:w="4365" w:type="dxa"/>
          </w:tcPr>
          <w:p w14:paraId="74BCF6B6" w14:textId="77777777" w:rsidR="00B31895" w:rsidRPr="0098327C" w:rsidRDefault="00B31895" w:rsidP="0077262F">
            <w:r>
              <w:t>Người dùng đã đăng nhập vào hệ thống</w:t>
            </w:r>
          </w:p>
        </w:tc>
      </w:tr>
      <w:tr w:rsidR="00B31895" w14:paraId="05573776" w14:textId="77777777" w:rsidTr="00930370">
        <w:trPr>
          <w:trHeight w:val="278"/>
        </w:trPr>
        <w:tc>
          <w:tcPr>
            <w:tcW w:w="4264" w:type="dxa"/>
          </w:tcPr>
          <w:p w14:paraId="23C3F606" w14:textId="77777777" w:rsidR="00B31895" w:rsidRPr="0098327C" w:rsidRDefault="00B31895" w:rsidP="0077262F">
            <w:r>
              <w:t>Hậu điều kiện</w:t>
            </w:r>
          </w:p>
        </w:tc>
        <w:tc>
          <w:tcPr>
            <w:tcW w:w="4365" w:type="dxa"/>
          </w:tcPr>
          <w:p w14:paraId="40BF48C3" w14:textId="77777777" w:rsidR="00B31895" w:rsidRPr="0098327C" w:rsidRDefault="00B31895" w:rsidP="0077262F"/>
        </w:tc>
      </w:tr>
    </w:tbl>
    <w:p w14:paraId="13DB11F0" w14:textId="77777777" w:rsidR="00CD3ED3" w:rsidRPr="00CD3ED3" w:rsidRDefault="00CD3ED3" w:rsidP="00CD3ED3"/>
    <w:p w14:paraId="31C7B9AE" w14:textId="54BF741E" w:rsidR="00DB6CAB" w:rsidRDefault="006C63EA" w:rsidP="00FC625E">
      <w:pPr>
        <w:pStyle w:val="Heading3"/>
        <w:ind w:left="720" w:hanging="360"/>
        <w:rPr>
          <w:b/>
          <w:bCs/>
        </w:rPr>
      </w:pPr>
      <w:bookmarkStart w:id="156" w:name="_Toc95847762"/>
      <w:bookmarkStart w:id="157" w:name="_Toc103168235"/>
      <w:r>
        <w:t xml:space="preserve">Bảng đặc tả Use Case </w:t>
      </w:r>
      <w:r w:rsidR="007D2B97" w:rsidRPr="007D2B97">
        <w:rPr>
          <w:b/>
          <w:bCs/>
        </w:rPr>
        <w:t>Kiểm Soát Lượng Tồn Hàng</w:t>
      </w:r>
      <w:r w:rsidR="00AD3991">
        <w:rPr>
          <w:b/>
          <w:bCs/>
        </w:rPr>
        <w:t xml:space="preserve"> Tại Quày</w:t>
      </w:r>
      <w:bookmarkEnd w:id="156"/>
      <w:bookmarkEnd w:id="157"/>
    </w:p>
    <w:tbl>
      <w:tblPr>
        <w:tblStyle w:val="TableGrid"/>
        <w:tblW w:w="8652" w:type="dxa"/>
        <w:tblInd w:w="720" w:type="dxa"/>
        <w:tblLook w:val="04A0" w:firstRow="1" w:lastRow="0" w:firstColumn="1" w:lastColumn="0" w:noHBand="0" w:noVBand="1"/>
      </w:tblPr>
      <w:tblGrid>
        <w:gridCol w:w="4276"/>
        <w:gridCol w:w="4376"/>
      </w:tblGrid>
      <w:tr w:rsidR="00B31895" w14:paraId="77F87A1D" w14:textId="77777777" w:rsidTr="00B31895">
        <w:trPr>
          <w:trHeight w:val="277"/>
        </w:trPr>
        <w:tc>
          <w:tcPr>
            <w:tcW w:w="4276" w:type="dxa"/>
          </w:tcPr>
          <w:p w14:paraId="243384D9" w14:textId="77777777" w:rsidR="00B31895" w:rsidRPr="00147A51" w:rsidRDefault="00B31895" w:rsidP="0077262F">
            <w:r w:rsidRPr="00147A51">
              <w:t>T</w:t>
            </w:r>
            <w:r>
              <w:t>ác nhân</w:t>
            </w:r>
          </w:p>
        </w:tc>
        <w:tc>
          <w:tcPr>
            <w:tcW w:w="4376" w:type="dxa"/>
          </w:tcPr>
          <w:p w14:paraId="2534DC69" w14:textId="0938213C" w:rsidR="00B31895" w:rsidRPr="0098327C" w:rsidRDefault="00B31895" w:rsidP="0077262F">
            <w:r>
              <w:t>Nhân viên pha chế</w:t>
            </w:r>
          </w:p>
        </w:tc>
      </w:tr>
      <w:tr w:rsidR="00B31895" w:rsidRPr="009D2ED2" w14:paraId="2250E595" w14:textId="77777777" w:rsidTr="00B31895">
        <w:trPr>
          <w:trHeight w:val="277"/>
        </w:trPr>
        <w:tc>
          <w:tcPr>
            <w:tcW w:w="4276" w:type="dxa"/>
          </w:tcPr>
          <w:p w14:paraId="12719FCD" w14:textId="77777777" w:rsidR="00B31895" w:rsidRPr="0098327C" w:rsidRDefault="00B31895" w:rsidP="0077262F">
            <w:r>
              <w:t xml:space="preserve">Mô tả chung </w:t>
            </w:r>
          </w:p>
        </w:tc>
        <w:tc>
          <w:tcPr>
            <w:tcW w:w="4376" w:type="dxa"/>
          </w:tcPr>
          <w:p w14:paraId="6BFEA01A" w14:textId="6A4A7500" w:rsidR="00B31895" w:rsidRPr="009D2ED2" w:rsidRDefault="00B31895" w:rsidP="0077262F">
            <w:r w:rsidRPr="009D2ED2">
              <w:t xml:space="preserve">Là chức năng </w:t>
            </w:r>
            <w:r w:rsidR="009D2ED2" w:rsidRPr="009D2ED2">
              <w:t>làm thông k</w:t>
            </w:r>
            <w:r w:rsidR="009D2ED2">
              <w:t xml:space="preserve">ê về lượng hàng và những thay đổi </w:t>
            </w:r>
            <w:r w:rsidR="00F06A12">
              <w:t>trong số lượng</w:t>
            </w:r>
            <w:r w:rsidR="00F60864">
              <w:t>.</w:t>
            </w:r>
          </w:p>
        </w:tc>
      </w:tr>
      <w:tr w:rsidR="00B31895" w14:paraId="1B011319" w14:textId="77777777" w:rsidTr="00EF7D99">
        <w:trPr>
          <w:trHeight w:val="1421"/>
        </w:trPr>
        <w:tc>
          <w:tcPr>
            <w:tcW w:w="4276" w:type="dxa"/>
          </w:tcPr>
          <w:p w14:paraId="14843A68" w14:textId="77777777" w:rsidR="00B31895" w:rsidRPr="0098327C" w:rsidRDefault="00B31895" w:rsidP="0077262F">
            <w:r>
              <w:t>Dòng sự kiện</w:t>
            </w:r>
          </w:p>
        </w:tc>
        <w:tc>
          <w:tcPr>
            <w:tcW w:w="4376" w:type="dxa"/>
          </w:tcPr>
          <w:p w14:paraId="28AE5AF3" w14:textId="77777777" w:rsidR="00B31895" w:rsidRDefault="00B31895" w:rsidP="0077262F">
            <w:pPr>
              <w:rPr>
                <w:b/>
                <w:bCs/>
              </w:rPr>
            </w:pPr>
            <w:r>
              <w:t>-</w:t>
            </w:r>
            <w:r>
              <w:rPr>
                <w:b/>
                <w:bCs/>
              </w:rPr>
              <w:t>Dòng sự kiện chính:</w:t>
            </w:r>
          </w:p>
          <w:p w14:paraId="43E3F37E" w14:textId="08352745" w:rsidR="00B31895" w:rsidRPr="00654239" w:rsidRDefault="00B31895" w:rsidP="0077262F">
            <w:r>
              <w:t>Use Case này cho phép actor xem thông tin của kho</w:t>
            </w:r>
            <w:r w:rsidR="00036BAB">
              <w:t xml:space="preserve"> phụ tại quầy</w:t>
            </w:r>
            <w:r>
              <w:t xml:space="preserve"> như danh sách số lượng nguyên vật liệu, hàng hóa. Xem </w:t>
            </w:r>
            <w:r w:rsidR="0034761C">
              <w:t xml:space="preserve">và cập nhật </w:t>
            </w:r>
            <w:r>
              <w:t>bảng thống kê những thay đổi</w:t>
            </w:r>
            <w:r w:rsidR="00EF7D99">
              <w:t>.</w:t>
            </w:r>
          </w:p>
        </w:tc>
      </w:tr>
      <w:tr w:rsidR="00B31895" w14:paraId="208DB10E" w14:textId="77777777" w:rsidTr="00B31895">
        <w:trPr>
          <w:trHeight w:val="277"/>
        </w:trPr>
        <w:tc>
          <w:tcPr>
            <w:tcW w:w="4276" w:type="dxa"/>
          </w:tcPr>
          <w:p w14:paraId="13467642" w14:textId="77777777" w:rsidR="00B31895" w:rsidRPr="0098327C" w:rsidRDefault="00B31895" w:rsidP="0077262F">
            <w:r>
              <w:t>Yêu cầu đặc biệt</w:t>
            </w:r>
          </w:p>
        </w:tc>
        <w:tc>
          <w:tcPr>
            <w:tcW w:w="4376" w:type="dxa"/>
          </w:tcPr>
          <w:p w14:paraId="0038DD48" w14:textId="77777777" w:rsidR="00B31895" w:rsidRPr="0098327C" w:rsidRDefault="00B31895" w:rsidP="0077262F"/>
        </w:tc>
      </w:tr>
      <w:tr w:rsidR="00B31895" w14:paraId="541EA790" w14:textId="77777777" w:rsidTr="00EF7D99">
        <w:trPr>
          <w:trHeight w:val="377"/>
        </w:trPr>
        <w:tc>
          <w:tcPr>
            <w:tcW w:w="4276" w:type="dxa"/>
          </w:tcPr>
          <w:p w14:paraId="76CE2BC5" w14:textId="77777777" w:rsidR="00B31895" w:rsidRPr="0098327C" w:rsidRDefault="00B31895" w:rsidP="0077262F">
            <w:r>
              <w:t>Tiền điều kiện</w:t>
            </w:r>
          </w:p>
        </w:tc>
        <w:tc>
          <w:tcPr>
            <w:tcW w:w="4376" w:type="dxa"/>
          </w:tcPr>
          <w:p w14:paraId="57F4599C" w14:textId="20845991" w:rsidR="00B31895" w:rsidRPr="0098327C" w:rsidRDefault="00B31895" w:rsidP="0077262F">
            <w:r>
              <w:t>Người dùng đã đăng nhập vào hệ thống</w:t>
            </w:r>
            <w:r w:rsidR="00EF7D99">
              <w:t>.</w:t>
            </w:r>
          </w:p>
        </w:tc>
      </w:tr>
      <w:tr w:rsidR="00B31895" w14:paraId="62933B18" w14:textId="77777777" w:rsidTr="00B31895">
        <w:trPr>
          <w:trHeight w:val="277"/>
        </w:trPr>
        <w:tc>
          <w:tcPr>
            <w:tcW w:w="4276" w:type="dxa"/>
          </w:tcPr>
          <w:p w14:paraId="370F1CC0" w14:textId="77777777" w:rsidR="00B31895" w:rsidRPr="0098327C" w:rsidRDefault="00B31895" w:rsidP="0077262F">
            <w:r>
              <w:t>Hậu điều kiện</w:t>
            </w:r>
          </w:p>
        </w:tc>
        <w:tc>
          <w:tcPr>
            <w:tcW w:w="4376" w:type="dxa"/>
          </w:tcPr>
          <w:p w14:paraId="6A8DF23F" w14:textId="77777777" w:rsidR="00B31895" w:rsidRPr="0098327C" w:rsidRDefault="00B31895" w:rsidP="0077262F"/>
        </w:tc>
      </w:tr>
    </w:tbl>
    <w:p w14:paraId="2CFDEB2A" w14:textId="77777777" w:rsidR="00AD3991" w:rsidRPr="00AD3991" w:rsidRDefault="00AD3991" w:rsidP="00AD3991"/>
    <w:p w14:paraId="0D245852" w14:textId="17127EAC" w:rsidR="00E16DC8" w:rsidRDefault="008C04F5" w:rsidP="00BC1937">
      <w:pPr>
        <w:pStyle w:val="Heading2"/>
        <w:numPr>
          <w:ilvl w:val="0"/>
          <w:numId w:val="7"/>
        </w:numPr>
      </w:pPr>
      <w:bookmarkStart w:id="158" w:name="_Toc95847763"/>
      <w:bookmarkStart w:id="159" w:name="_Toc103168236"/>
      <w:r>
        <w:t>Biểu đồ Lớp</w:t>
      </w:r>
      <w:bookmarkEnd w:id="158"/>
      <w:bookmarkEnd w:id="159"/>
    </w:p>
    <w:p w14:paraId="3B9255D7" w14:textId="20C251DD" w:rsidR="009F3FB7" w:rsidRDefault="00420E00" w:rsidP="00245A9B">
      <w:pPr>
        <w:pStyle w:val="Heading3"/>
      </w:pPr>
      <w:bookmarkStart w:id="160" w:name="_Toc95847764"/>
      <w:bookmarkStart w:id="161" w:name="_Toc103168237"/>
      <w:r>
        <w:t xml:space="preserve">Xác định </w:t>
      </w:r>
      <w:r w:rsidR="00F0597F">
        <w:t xml:space="preserve">các </w:t>
      </w:r>
      <w:r w:rsidR="00F0597F" w:rsidRPr="00FC625E">
        <w:t>lớp ứng viên</w:t>
      </w:r>
      <w:bookmarkEnd w:id="160"/>
      <w:bookmarkEnd w:id="161"/>
    </w:p>
    <w:p w14:paraId="14D1A579" w14:textId="048DC68B" w:rsidR="00A74779" w:rsidRDefault="00A74779" w:rsidP="00A74779">
      <w:pPr>
        <w:pStyle w:val="ListParagraph"/>
        <w:numPr>
          <w:ilvl w:val="0"/>
          <w:numId w:val="23"/>
        </w:numPr>
        <w:spacing w:before="100" w:beforeAutospacing="1" w:after="100" w:afterAutospacing="1" w:line="240" w:lineRule="auto"/>
        <w:rPr>
          <w:rFonts w:eastAsia="Times New Roman"/>
          <w:sz w:val="24"/>
          <w:szCs w:val="24"/>
        </w:rPr>
      </w:pPr>
      <w:r w:rsidRPr="27FC8EFB">
        <w:rPr>
          <w:rFonts w:eastAsia="Times New Roman"/>
          <w:sz w:val="24"/>
          <w:szCs w:val="24"/>
        </w:rPr>
        <w:t>T</w:t>
      </w:r>
      <w:r w:rsidR="00EF7D99" w:rsidRPr="27FC8EFB">
        <w:rPr>
          <w:rFonts w:eastAsia="Times New Roman"/>
          <w:sz w:val="24"/>
          <w:szCs w:val="24"/>
        </w:rPr>
        <w:t>a</w:t>
      </w:r>
      <w:r w:rsidRPr="27FC8EFB">
        <w:rPr>
          <w:rFonts w:eastAsia="Times New Roman"/>
          <w:sz w:val="24"/>
          <w:szCs w:val="24"/>
        </w:rPr>
        <w:t>iKho</w:t>
      </w:r>
      <w:r w:rsidR="00EF7D99" w:rsidRPr="27FC8EFB">
        <w:rPr>
          <w:rFonts w:eastAsia="Times New Roman"/>
          <w:sz w:val="24"/>
          <w:szCs w:val="24"/>
        </w:rPr>
        <w:t>a</w:t>
      </w:r>
      <w:r w:rsidRPr="27FC8EFB">
        <w:rPr>
          <w:rFonts w:eastAsia="Times New Roman"/>
          <w:sz w:val="24"/>
          <w:szCs w:val="24"/>
        </w:rPr>
        <w:t>n</w:t>
      </w:r>
    </w:p>
    <w:p w14:paraId="37C365F5" w14:textId="04662965" w:rsidR="00F67CD5" w:rsidRPr="00A74779" w:rsidRDefault="00F67CD5" w:rsidP="00A74779">
      <w:pPr>
        <w:pStyle w:val="ListParagraph"/>
        <w:numPr>
          <w:ilvl w:val="0"/>
          <w:numId w:val="23"/>
        </w:numPr>
        <w:spacing w:before="100" w:beforeAutospacing="1" w:after="100" w:afterAutospacing="1" w:line="240" w:lineRule="auto"/>
        <w:rPr>
          <w:rFonts w:eastAsia="Times New Roman"/>
          <w:sz w:val="24"/>
          <w:szCs w:val="24"/>
        </w:rPr>
      </w:pPr>
      <w:r w:rsidRPr="27FC8EFB">
        <w:rPr>
          <w:rFonts w:eastAsia="Times New Roman"/>
          <w:sz w:val="24"/>
          <w:szCs w:val="24"/>
        </w:rPr>
        <w:t>Ch</w:t>
      </w:r>
      <w:r w:rsidR="00A74779" w:rsidRPr="27FC8EFB">
        <w:rPr>
          <w:rFonts w:eastAsia="Times New Roman"/>
          <w:sz w:val="24"/>
          <w:szCs w:val="24"/>
        </w:rPr>
        <w:t>u</w:t>
      </w:r>
      <w:r w:rsidRPr="27FC8EFB">
        <w:rPr>
          <w:rFonts w:eastAsia="Times New Roman"/>
          <w:sz w:val="24"/>
          <w:szCs w:val="24"/>
        </w:rPr>
        <w:t>Qu</w:t>
      </w:r>
      <w:r w:rsidR="00A74779" w:rsidRPr="27FC8EFB">
        <w:rPr>
          <w:rFonts w:eastAsia="Times New Roman"/>
          <w:sz w:val="24"/>
          <w:szCs w:val="24"/>
        </w:rPr>
        <w:t>a</w:t>
      </w:r>
      <w:r w:rsidRPr="27FC8EFB">
        <w:rPr>
          <w:rFonts w:eastAsia="Times New Roman"/>
          <w:sz w:val="24"/>
          <w:szCs w:val="24"/>
        </w:rPr>
        <w:t>n</w:t>
      </w:r>
    </w:p>
    <w:p w14:paraId="5E2B4AFC" w14:textId="3EE9F317" w:rsidR="00F67CD5" w:rsidRPr="00A74779" w:rsidRDefault="00F67CD5" w:rsidP="00A74779">
      <w:pPr>
        <w:pStyle w:val="ListParagraph"/>
        <w:numPr>
          <w:ilvl w:val="0"/>
          <w:numId w:val="23"/>
        </w:numPr>
        <w:spacing w:before="100" w:beforeAutospacing="1" w:after="100" w:afterAutospacing="1" w:line="240" w:lineRule="auto"/>
        <w:rPr>
          <w:rFonts w:eastAsia="Times New Roman"/>
          <w:sz w:val="24"/>
          <w:szCs w:val="24"/>
        </w:rPr>
      </w:pPr>
      <w:r w:rsidRPr="27FC8EFB">
        <w:rPr>
          <w:rFonts w:eastAsia="Times New Roman"/>
          <w:sz w:val="24"/>
          <w:szCs w:val="24"/>
        </w:rPr>
        <w:t>Nhân Viên</w:t>
      </w:r>
    </w:p>
    <w:p w14:paraId="3DE87D5D" w14:textId="6E71AFB2" w:rsidR="00F67CD5" w:rsidRPr="00A74779" w:rsidRDefault="00F67CD5" w:rsidP="00A74779">
      <w:pPr>
        <w:pStyle w:val="ListParagraph"/>
        <w:numPr>
          <w:ilvl w:val="0"/>
          <w:numId w:val="23"/>
        </w:numPr>
        <w:spacing w:before="100" w:beforeAutospacing="1" w:after="100" w:afterAutospacing="1" w:line="240" w:lineRule="auto"/>
        <w:rPr>
          <w:rFonts w:eastAsia="Times New Roman"/>
          <w:sz w:val="24"/>
          <w:szCs w:val="24"/>
        </w:rPr>
      </w:pPr>
      <w:r w:rsidRPr="27FC8EFB">
        <w:rPr>
          <w:rFonts w:eastAsia="Times New Roman"/>
          <w:sz w:val="24"/>
          <w:szCs w:val="24"/>
        </w:rPr>
        <w:t>Quản Lý</w:t>
      </w:r>
    </w:p>
    <w:p w14:paraId="1B1E2E22" w14:textId="7EC5D284" w:rsidR="00F67CD5" w:rsidRPr="00A74779" w:rsidRDefault="00C12AC9" w:rsidP="00A74779">
      <w:pPr>
        <w:pStyle w:val="ListParagraph"/>
        <w:numPr>
          <w:ilvl w:val="0"/>
          <w:numId w:val="23"/>
        </w:numPr>
        <w:spacing w:before="100" w:beforeAutospacing="1" w:after="100" w:afterAutospacing="1" w:line="240" w:lineRule="auto"/>
        <w:rPr>
          <w:rFonts w:eastAsia="Times New Roman"/>
          <w:sz w:val="24"/>
          <w:szCs w:val="24"/>
        </w:rPr>
      </w:pPr>
      <w:r w:rsidRPr="27FC8EFB">
        <w:rPr>
          <w:rFonts w:eastAsia="Times New Roman"/>
          <w:sz w:val="24"/>
          <w:szCs w:val="24"/>
        </w:rPr>
        <w:t xml:space="preserve">Nhân Viên </w:t>
      </w:r>
      <w:r w:rsidR="00F67CD5" w:rsidRPr="27FC8EFB">
        <w:rPr>
          <w:rFonts w:eastAsia="Times New Roman"/>
          <w:sz w:val="24"/>
          <w:szCs w:val="24"/>
        </w:rPr>
        <w:t>B</w:t>
      </w:r>
      <w:r w:rsidR="00C46753" w:rsidRPr="27FC8EFB">
        <w:rPr>
          <w:rFonts w:eastAsia="Times New Roman"/>
          <w:sz w:val="24"/>
          <w:szCs w:val="24"/>
        </w:rPr>
        <w:t>à</w:t>
      </w:r>
      <w:r w:rsidR="00F67CD5" w:rsidRPr="27FC8EFB">
        <w:rPr>
          <w:rFonts w:eastAsia="Times New Roman"/>
          <w:sz w:val="24"/>
          <w:szCs w:val="24"/>
        </w:rPr>
        <w:t>n H</w:t>
      </w:r>
      <w:r w:rsidR="00C46753" w:rsidRPr="27FC8EFB">
        <w:rPr>
          <w:rFonts w:eastAsia="Times New Roman"/>
          <w:sz w:val="24"/>
          <w:szCs w:val="24"/>
        </w:rPr>
        <w:t>à</w:t>
      </w:r>
      <w:r w:rsidR="00F67CD5" w:rsidRPr="27FC8EFB">
        <w:rPr>
          <w:rFonts w:eastAsia="Times New Roman"/>
          <w:sz w:val="24"/>
          <w:szCs w:val="24"/>
        </w:rPr>
        <w:t>ng</w:t>
      </w:r>
    </w:p>
    <w:p w14:paraId="07E950A1" w14:textId="214BEB2B" w:rsidR="00B27345" w:rsidRPr="00A74779" w:rsidRDefault="00C12AC9" w:rsidP="00A74779">
      <w:pPr>
        <w:pStyle w:val="ListParagraph"/>
        <w:numPr>
          <w:ilvl w:val="0"/>
          <w:numId w:val="23"/>
        </w:numPr>
        <w:spacing w:before="100" w:beforeAutospacing="1" w:after="100" w:afterAutospacing="1" w:line="240" w:lineRule="auto"/>
        <w:rPr>
          <w:rFonts w:eastAsia="Times New Roman"/>
          <w:sz w:val="24"/>
          <w:szCs w:val="24"/>
          <w:lang w:val="fr-FR"/>
        </w:rPr>
      </w:pPr>
      <w:r w:rsidRPr="27FC8EFB">
        <w:rPr>
          <w:rFonts w:eastAsia="Times New Roman"/>
          <w:sz w:val="24"/>
          <w:szCs w:val="24"/>
        </w:rPr>
        <w:t xml:space="preserve">Nhân Viên </w:t>
      </w:r>
      <w:r w:rsidR="00F67CD5" w:rsidRPr="27FC8EFB">
        <w:rPr>
          <w:rFonts w:eastAsia="Times New Roman"/>
          <w:sz w:val="24"/>
          <w:szCs w:val="24"/>
        </w:rPr>
        <w:t>Pha Ch</w:t>
      </w:r>
      <w:r w:rsidRPr="27FC8EFB">
        <w:rPr>
          <w:rFonts w:eastAsia="Times New Roman"/>
          <w:sz w:val="24"/>
          <w:szCs w:val="24"/>
        </w:rPr>
        <w:t>ế</w:t>
      </w:r>
    </w:p>
    <w:p w14:paraId="75E6449E" w14:textId="38704C7F" w:rsidR="00B23F6D" w:rsidRPr="00A74779" w:rsidRDefault="4E6E27E7" w:rsidP="4E6E27E7">
      <w:pPr>
        <w:pStyle w:val="ListParagraph"/>
        <w:numPr>
          <w:ilvl w:val="0"/>
          <w:numId w:val="23"/>
        </w:numPr>
        <w:spacing w:before="100" w:beforeAutospacing="1" w:after="100" w:afterAutospacing="1" w:line="240" w:lineRule="auto"/>
        <w:rPr>
          <w:rFonts w:eastAsia="Times New Roman"/>
          <w:sz w:val="24"/>
          <w:szCs w:val="24"/>
        </w:rPr>
      </w:pPr>
      <w:commentRangeStart w:id="162"/>
      <w:r w:rsidRPr="4E6E27E7">
        <w:rPr>
          <w:rFonts w:eastAsia="Times New Roman"/>
          <w:sz w:val="24"/>
          <w:szCs w:val="24"/>
        </w:rPr>
        <w:t>Menu</w:t>
      </w:r>
      <w:commentRangeEnd w:id="162"/>
      <w:r w:rsidR="00B23F6D">
        <w:rPr>
          <w:rStyle w:val="CommentReference"/>
        </w:rPr>
        <w:commentReference w:id="162"/>
      </w:r>
    </w:p>
    <w:p w14:paraId="00AA6922" w14:textId="2CD13307" w:rsidR="00F67CD5" w:rsidRPr="00A74779" w:rsidRDefault="00F67CD5" w:rsidP="00A74779">
      <w:pPr>
        <w:pStyle w:val="ListParagraph"/>
        <w:numPr>
          <w:ilvl w:val="0"/>
          <w:numId w:val="23"/>
        </w:numPr>
        <w:spacing w:before="100" w:beforeAutospacing="1" w:after="100" w:afterAutospacing="1" w:line="240" w:lineRule="auto"/>
        <w:rPr>
          <w:rFonts w:eastAsia="Times New Roman"/>
          <w:sz w:val="24"/>
          <w:szCs w:val="24"/>
        </w:rPr>
      </w:pPr>
      <w:r w:rsidRPr="27FC8EFB">
        <w:rPr>
          <w:rFonts w:eastAsia="Times New Roman"/>
          <w:sz w:val="24"/>
          <w:szCs w:val="24"/>
        </w:rPr>
        <w:t>H</w:t>
      </w:r>
      <w:r w:rsidR="00C12AC9" w:rsidRPr="27FC8EFB">
        <w:rPr>
          <w:rFonts w:eastAsia="Times New Roman"/>
          <w:sz w:val="24"/>
          <w:szCs w:val="24"/>
        </w:rPr>
        <w:t>óa</w:t>
      </w:r>
      <w:r w:rsidRPr="27FC8EFB">
        <w:rPr>
          <w:rFonts w:eastAsia="Times New Roman"/>
          <w:sz w:val="24"/>
          <w:szCs w:val="24"/>
        </w:rPr>
        <w:t xml:space="preserve"> </w:t>
      </w:r>
      <w:r w:rsidR="00C12AC9" w:rsidRPr="27FC8EFB">
        <w:rPr>
          <w:rFonts w:eastAsia="Times New Roman"/>
          <w:sz w:val="24"/>
          <w:szCs w:val="24"/>
        </w:rPr>
        <w:t>Đơ</w:t>
      </w:r>
      <w:r w:rsidRPr="27FC8EFB">
        <w:rPr>
          <w:rFonts w:eastAsia="Times New Roman"/>
          <w:sz w:val="24"/>
          <w:szCs w:val="24"/>
        </w:rPr>
        <w:t>n</w:t>
      </w:r>
    </w:p>
    <w:p w14:paraId="40BDAAB3" w14:textId="2042903D" w:rsidR="00F67CD5" w:rsidRPr="00A74779" w:rsidRDefault="00F67CD5" w:rsidP="00A74779">
      <w:pPr>
        <w:pStyle w:val="ListParagraph"/>
        <w:numPr>
          <w:ilvl w:val="0"/>
          <w:numId w:val="23"/>
        </w:numPr>
        <w:spacing w:before="100" w:beforeAutospacing="1" w:after="100" w:afterAutospacing="1" w:line="240" w:lineRule="auto"/>
        <w:rPr>
          <w:rFonts w:eastAsia="Times New Roman"/>
          <w:sz w:val="24"/>
          <w:szCs w:val="24"/>
        </w:rPr>
      </w:pPr>
      <w:r w:rsidRPr="27FC8EFB">
        <w:rPr>
          <w:rFonts w:eastAsia="Times New Roman"/>
          <w:sz w:val="24"/>
          <w:szCs w:val="24"/>
        </w:rPr>
        <w:t>S</w:t>
      </w:r>
      <w:r w:rsidR="00C12AC9" w:rsidRPr="27FC8EFB">
        <w:rPr>
          <w:rFonts w:eastAsia="Times New Roman"/>
          <w:sz w:val="24"/>
          <w:szCs w:val="24"/>
        </w:rPr>
        <w:t>ả</w:t>
      </w:r>
      <w:r w:rsidRPr="27FC8EFB">
        <w:rPr>
          <w:rFonts w:eastAsia="Times New Roman"/>
          <w:sz w:val="24"/>
          <w:szCs w:val="24"/>
        </w:rPr>
        <w:t>n Ph</w:t>
      </w:r>
      <w:r w:rsidR="00C12AC9" w:rsidRPr="27FC8EFB">
        <w:rPr>
          <w:rFonts w:eastAsia="Times New Roman"/>
          <w:sz w:val="24"/>
          <w:szCs w:val="24"/>
        </w:rPr>
        <w:t>ẩ</w:t>
      </w:r>
      <w:r w:rsidRPr="27FC8EFB">
        <w:rPr>
          <w:rFonts w:eastAsia="Times New Roman"/>
          <w:sz w:val="24"/>
          <w:szCs w:val="24"/>
        </w:rPr>
        <w:t>m</w:t>
      </w:r>
    </w:p>
    <w:p w14:paraId="0B5A1592" w14:textId="1E66EF39" w:rsidR="00F67CD5" w:rsidRPr="00A74779" w:rsidRDefault="00F67CD5" w:rsidP="00A74779">
      <w:pPr>
        <w:pStyle w:val="ListParagraph"/>
        <w:numPr>
          <w:ilvl w:val="0"/>
          <w:numId w:val="23"/>
        </w:numPr>
        <w:spacing w:before="100" w:beforeAutospacing="1" w:after="100" w:afterAutospacing="1" w:line="240" w:lineRule="auto"/>
        <w:rPr>
          <w:rFonts w:eastAsia="Times New Roman"/>
          <w:sz w:val="24"/>
          <w:szCs w:val="24"/>
        </w:rPr>
      </w:pPr>
      <w:r w:rsidRPr="27FC8EFB">
        <w:rPr>
          <w:rFonts w:eastAsia="Times New Roman"/>
          <w:sz w:val="24"/>
          <w:szCs w:val="24"/>
        </w:rPr>
        <w:t>Kh</w:t>
      </w:r>
      <w:r w:rsidR="00265B13" w:rsidRPr="27FC8EFB">
        <w:rPr>
          <w:rFonts w:eastAsia="Times New Roman"/>
          <w:sz w:val="24"/>
          <w:szCs w:val="24"/>
        </w:rPr>
        <w:t>á</w:t>
      </w:r>
      <w:r w:rsidRPr="27FC8EFB">
        <w:rPr>
          <w:rFonts w:eastAsia="Times New Roman"/>
          <w:sz w:val="24"/>
          <w:szCs w:val="24"/>
        </w:rPr>
        <w:t>ch H</w:t>
      </w:r>
      <w:r w:rsidR="00265B13" w:rsidRPr="27FC8EFB">
        <w:rPr>
          <w:rFonts w:eastAsia="Times New Roman"/>
          <w:sz w:val="24"/>
          <w:szCs w:val="24"/>
        </w:rPr>
        <w:t>à</w:t>
      </w:r>
      <w:r w:rsidRPr="27FC8EFB">
        <w:rPr>
          <w:rFonts w:eastAsia="Times New Roman"/>
          <w:sz w:val="24"/>
          <w:szCs w:val="24"/>
        </w:rPr>
        <w:t>ng</w:t>
      </w:r>
    </w:p>
    <w:p w14:paraId="2E4E615A" w14:textId="422C6312" w:rsidR="00F67CD5" w:rsidRPr="00A74779" w:rsidRDefault="00F67CD5" w:rsidP="00A74779">
      <w:pPr>
        <w:pStyle w:val="ListParagraph"/>
        <w:numPr>
          <w:ilvl w:val="0"/>
          <w:numId w:val="23"/>
        </w:numPr>
        <w:spacing w:before="100" w:beforeAutospacing="1" w:after="100" w:afterAutospacing="1" w:line="240" w:lineRule="auto"/>
        <w:rPr>
          <w:rFonts w:eastAsia="Times New Roman"/>
          <w:sz w:val="24"/>
          <w:szCs w:val="24"/>
        </w:rPr>
      </w:pPr>
      <w:r w:rsidRPr="27FC8EFB">
        <w:rPr>
          <w:rFonts w:eastAsia="Times New Roman"/>
          <w:sz w:val="24"/>
          <w:szCs w:val="24"/>
        </w:rPr>
        <w:t>Kho Hàng</w:t>
      </w:r>
    </w:p>
    <w:p w14:paraId="722B1CA2" w14:textId="26270660" w:rsidR="00F67CD5" w:rsidRPr="00A74779" w:rsidRDefault="00F67CD5" w:rsidP="00A74779">
      <w:pPr>
        <w:pStyle w:val="ListParagraph"/>
        <w:numPr>
          <w:ilvl w:val="0"/>
          <w:numId w:val="23"/>
        </w:numPr>
        <w:spacing w:before="100" w:beforeAutospacing="1" w:after="100" w:afterAutospacing="1" w:line="240" w:lineRule="auto"/>
        <w:rPr>
          <w:rFonts w:eastAsia="Times New Roman"/>
          <w:sz w:val="24"/>
          <w:szCs w:val="24"/>
        </w:rPr>
      </w:pPr>
      <w:r w:rsidRPr="27FC8EFB">
        <w:rPr>
          <w:rFonts w:eastAsia="Times New Roman"/>
          <w:sz w:val="24"/>
          <w:szCs w:val="24"/>
        </w:rPr>
        <w:lastRenderedPageBreak/>
        <w:t>Vật Liệu</w:t>
      </w:r>
    </w:p>
    <w:p w14:paraId="7AF65C46" w14:textId="2C80C607" w:rsidR="00F67CD5" w:rsidRPr="00A74779" w:rsidRDefault="00F67CD5" w:rsidP="00A74779">
      <w:pPr>
        <w:pStyle w:val="ListParagraph"/>
        <w:numPr>
          <w:ilvl w:val="0"/>
          <w:numId w:val="23"/>
        </w:numPr>
        <w:spacing w:before="100" w:beforeAutospacing="1" w:after="100" w:afterAutospacing="1" w:line="240" w:lineRule="auto"/>
        <w:rPr>
          <w:rFonts w:eastAsia="Times New Roman"/>
          <w:sz w:val="24"/>
          <w:szCs w:val="24"/>
        </w:rPr>
      </w:pPr>
      <w:r w:rsidRPr="27FC8EFB">
        <w:rPr>
          <w:rFonts w:eastAsia="Times New Roman"/>
          <w:sz w:val="24"/>
          <w:szCs w:val="24"/>
        </w:rPr>
        <w:t>M</w:t>
      </w:r>
      <w:r w:rsidR="002D4E3C" w:rsidRPr="27FC8EFB">
        <w:rPr>
          <w:rFonts w:eastAsia="Times New Roman"/>
          <w:sz w:val="24"/>
          <w:szCs w:val="24"/>
        </w:rPr>
        <w:t>á</w:t>
      </w:r>
      <w:r w:rsidRPr="27FC8EFB">
        <w:rPr>
          <w:rFonts w:eastAsia="Times New Roman"/>
          <w:sz w:val="24"/>
          <w:szCs w:val="24"/>
        </w:rPr>
        <w:t>y In H</w:t>
      </w:r>
      <w:r w:rsidR="002D4E3C" w:rsidRPr="27FC8EFB">
        <w:rPr>
          <w:rFonts w:eastAsia="Times New Roman"/>
          <w:sz w:val="24"/>
          <w:szCs w:val="24"/>
        </w:rPr>
        <w:t>ó</w:t>
      </w:r>
      <w:r w:rsidRPr="27FC8EFB">
        <w:rPr>
          <w:rFonts w:eastAsia="Times New Roman"/>
          <w:sz w:val="24"/>
          <w:szCs w:val="24"/>
        </w:rPr>
        <w:t xml:space="preserve">a </w:t>
      </w:r>
      <w:r w:rsidR="002D4E3C" w:rsidRPr="27FC8EFB">
        <w:rPr>
          <w:rFonts w:eastAsia="Times New Roman"/>
          <w:sz w:val="24"/>
          <w:szCs w:val="24"/>
        </w:rPr>
        <w:t>Đơ</w:t>
      </w:r>
      <w:r w:rsidRPr="27FC8EFB">
        <w:rPr>
          <w:rFonts w:eastAsia="Times New Roman"/>
          <w:sz w:val="24"/>
          <w:szCs w:val="24"/>
        </w:rPr>
        <w:t>n</w:t>
      </w:r>
    </w:p>
    <w:p w14:paraId="3DF58FB3" w14:textId="21E51604" w:rsidR="00FC6326" w:rsidRPr="00A74779" w:rsidRDefault="00F67CD5" w:rsidP="00A74779">
      <w:pPr>
        <w:pStyle w:val="ListParagraph"/>
        <w:numPr>
          <w:ilvl w:val="0"/>
          <w:numId w:val="23"/>
        </w:numPr>
        <w:spacing w:before="100" w:beforeAutospacing="1" w:after="100" w:afterAutospacing="1" w:line="240" w:lineRule="auto"/>
        <w:rPr>
          <w:rFonts w:eastAsia="Times New Roman"/>
          <w:sz w:val="24"/>
          <w:szCs w:val="24"/>
        </w:rPr>
      </w:pPr>
      <w:r w:rsidRPr="27FC8EFB">
        <w:rPr>
          <w:rFonts w:eastAsia="Times New Roman"/>
          <w:sz w:val="24"/>
          <w:szCs w:val="24"/>
        </w:rPr>
        <w:t>M</w:t>
      </w:r>
      <w:r w:rsidR="002D4E3C" w:rsidRPr="27FC8EFB">
        <w:rPr>
          <w:rFonts w:eastAsia="Times New Roman"/>
          <w:sz w:val="24"/>
          <w:szCs w:val="24"/>
        </w:rPr>
        <w:t>á</w:t>
      </w:r>
      <w:r w:rsidRPr="27FC8EFB">
        <w:rPr>
          <w:rFonts w:eastAsia="Times New Roman"/>
          <w:sz w:val="24"/>
          <w:szCs w:val="24"/>
        </w:rPr>
        <w:t>y Thu Ng</w:t>
      </w:r>
      <w:r w:rsidR="002D4E3C" w:rsidRPr="27FC8EFB">
        <w:rPr>
          <w:rFonts w:eastAsia="Times New Roman"/>
          <w:sz w:val="24"/>
          <w:szCs w:val="24"/>
        </w:rPr>
        <w:t>â</w:t>
      </w:r>
      <w:r w:rsidRPr="27FC8EFB">
        <w:rPr>
          <w:rFonts w:eastAsia="Times New Roman"/>
          <w:sz w:val="24"/>
          <w:szCs w:val="24"/>
        </w:rPr>
        <w:t>n</w:t>
      </w:r>
    </w:p>
    <w:p w14:paraId="268D77E5" w14:textId="231F1AEB" w:rsidR="002D4E3C" w:rsidRPr="00A74779" w:rsidRDefault="00F67CD5" w:rsidP="00A74779">
      <w:pPr>
        <w:pStyle w:val="ListParagraph"/>
        <w:numPr>
          <w:ilvl w:val="0"/>
          <w:numId w:val="23"/>
        </w:numPr>
        <w:spacing w:before="100" w:beforeAutospacing="1" w:after="100" w:afterAutospacing="1" w:line="240" w:lineRule="auto"/>
        <w:rPr>
          <w:rFonts w:eastAsia="Times New Roman"/>
          <w:sz w:val="24"/>
          <w:szCs w:val="24"/>
        </w:rPr>
      </w:pPr>
      <w:r w:rsidRPr="27FC8EFB">
        <w:rPr>
          <w:rFonts w:eastAsia="Times New Roman"/>
          <w:sz w:val="24"/>
          <w:szCs w:val="24"/>
        </w:rPr>
        <w:t>M</w:t>
      </w:r>
      <w:r w:rsidR="002D4E3C" w:rsidRPr="27FC8EFB">
        <w:rPr>
          <w:rFonts w:eastAsia="Times New Roman"/>
          <w:sz w:val="24"/>
          <w:szCs w:val="24"/>
        </w:rPr>
        <w:t>á</w:t>
      </w:r>
      <w:r w:rsidRPr="27FC8EFB">
        <w:rPr>
          <w:rFonts w:eastAsia="Times New Roman"/>
          <w:sz w:val="24"/>
          <w:szCs w:val="24"/>
        </w:rPr>
        <w:t>y POS Ng</w:t>
      </w:r>
      <w:r w:rsidR="002D4E3C" w:rsidRPr="27FC8EFB">
        <w:rPr>
          <w:rFonts w:eastAsia="Times New Roman"/>
          <w:sz w:val="24"/>
          <w:szCs w:val="24"/>
        </w:rPr>
        <w:t>â</w:t>
      </w:r>
      <w:r w:rsidRPr="27FC8EFB">
        <w:rPr>
          <w:rFonts w:eastAsia="Times New Roman"/>
          <w:sz w:val="24"/>
          <w:szCs w:val="24"/>
        </w:rPr>
        <w:t>n Hàng</w:t>
      </w:r>
    </w:p>
    <w:p w14:paraId="1018CA6E" w14:textId="145B3B63" w:rsidR="00907388" w:rsidRPr="00A74779" w:rsidRDefault="00907388" w:rsidP="00A74779">
      <w:pPr>
        <w:pStyle w:val="ListParagraph"/>
        <w:numPr>
          <w:ilvl w:val="0"/>
          <w:numId w:val="23"/>
        </w:numPr>
        <w:spacing w:before="100" w:beforeAutospacing="1" w:after="100" w:afterAutospacing="1" w:line="240" w:lineRule="auto"/>
        <w:rPr>
          <w:rFonts w:eastAsia="Times New Roman"/>
          <w:sz w:val="24"/>
          <w:szCs w:val="24"/>
        </w:rPr>
      </w:pPr>
      <w:r w:rsidRPr="27FC8EFB">
        <w:rPr>
          <w:rFonts w:eastAsia="Times New Roman"/>
          <w:sz w:val="24"/>
          <w:szCs w:val="24"/>
        </w:rPr>
        <w:t>Lịch Làm</w:t>
      </w:r>
    </w:p>
    <w:p w14:paraId="14FA6A31" w14:textId="59F0A8CA" w:rsidR="005935B5" w:rsidRPr="00A74779" w:rsidRDefault="005935B5" w:rsidP="00A74779">
      <w:pPr>
        <w:pStyle w:val="ListParagraph"/>
        <w:numPr>
          <w:ilvl w:val="0"/>
          <w:numId w:val="23"/>
        </w:numPr>
        <w:spacing w:before="100" w:beforeAutospacing="1" w:after="100" w:afterAutospacing="1" w:line="240" w:lineRule="auto"/>
        <w:rPr>
          <w:rFonts w:eastAsia="Times New Roman"/>
          <w:sz w:val="24"/>
          <w:szCs w:val="24"/>
        </w:rPr>
      </w:pPr>
      <w:r w:rsidRPr="27FC8EFB">
        <w:rPr>
          <w:rFonts w:eastAsia="Times New Roman"/>
          <w:sz w:val="24"/>
          <w:szCs w:val="24"/>
        </w:rPr>
        <w:t>Bảng Chấm Công</w:t>
      </w:r>
    </w:p>
    <w:p w14:paraId="008833D0" w14:textId="12D5F215" w:rsidR="005935B5" w:rsidRPr="00A74779" w:rsidRDefault="003529CF" w:rsidP="00A74779">
      <w:pPr>
        <w:pStyle w:val="ListParagraph"/>
        <w:numPr>
          <w:ilvl w:val="0"/>
          <w:numId w:val="23"/>
        </w:numPr>
        <w:spacing w:before="100" w:beforeAutospacing="1" w:after="100" w:afterAutospacing="1" w:line="240" w:lineRule="auto"/>
        <w:rPr>
          <w:rFonts w:eastAsia="Times New Roman"/>
          <w:sz w:val="24"/>
          <w:szCs w:val="24"/>
        </w:rPr>
      </w:pPr>
      <w:r w:rsidRPr="27FC8EFB">
        <w:rPr>
          <w:rFonts w:eastAsia="Times New Roman"/>
          <w:sz w:val="24"/>
          <w:szCs w:val="24"/>
        </w:rPr>
        <w:t>Báo Cáo</w:t>
      </w:r>
    </w:p>
    <w:p w14:paraId="5A0C939E" w14:textId="48AC0090" w:rsidR="00802893" w:rsidRPr="00A74779" w:rsidRDefault="00A21424" w:rsidP="00A74779">
      <w:pPr>
        <w:pStyle w:val="ListParagraph"/>
        <w:numPr>
          <w:ilvl w:val="0"/>
          <w:numId w:val="23"/>
        </w:numPr>
        <w:tabs>
          <w:tab w:val="left" w:pos="4122"/>
        </w:tabs>
        <w:spacing w:before="100" w:beforeAutospacing="1" w:after="100" w:afterAutospacing="1" w:line="240" w:lineRule="auto"/>
        <w:rPr>
          <w:rFonts w:eastAsia="Times New Roman"/>
          <w:sz w:val="24"/>
          <w:szCs w:val="24"/>
        </w:rPr>
      </w:pPr>
      <w:r w:rsidRPr="27FC8EFB">
        <w:rPr>
          <w:rFonts w:eastAsia="Times New Roman"/>
          <w:sz w:val="24"/>
          <w:szCs w:val="24"/>
        </w:rPr>
        <w:t>Công Làm</w:t>
      </w:r>
    </w:p>
    <w:p w14:paraId="32ECCAEC" w14:textId="008AB094" w:rsidR="0044324F" w:rsidRPr="00A74779" w:rsidRDefault="0044324F" w:rsidP="00A74779">
      <w:pPr>
        <w:pStyle w:val="ListParagraph"/>
        <w:numPr>
          <w:ilvl w:val="0"/>
          <w:numId w:val="23"/>
        </w:numPr>
        <w:tabs>
          <w:tab w:val="left" w:pos="4122"/>
        </w:tabs>
        <w:spacing w:before="100" w:beforeAutospacing="1" w:after="100" w:afterAutospacing="1" w:line="240" w:lineRule="auto"/>
        <w:rPr>
          <w:rFonts w:eastAsia="Times New Roman"/>
          <w:sz w:val="24"/>
          <w:szCs w:val="24"/>
        </w:rPr>
      </w:pPr>
      <w:r w:rsidRPr="27FC8EFB">
        <w:rPr>
          <w:rFonts w:eastAsia="Times New Roman"/>
          <w:sz w:val="24"/>
          <w:szCs w:val="24"/>
        </w:rPr>
        <w:t>Thông Tin Kho</w:t>
      </w:r>
    </w:p>
    <w:p w14:paraId="5E4CBEC8" w14:textId="01E9E605" w:rsidR="002D4E3C" w:rsidRDefault="004246DC" w:rsidP="002D4E3C">
      <w:pPr>
        <w:pStyle w:val="Heading3"/>
      </w:pPr>
      <w:bookmarkStart w:id="163" w:name="_Toc95847765"/>
      <w:bookmarkStart w:id="164" w:name="_Toc103168238"/>
      <w:r>
        <w:t>Lớp</w:t>
      </w:r>
      <w:r w:rsidR="002078DB">
        <w:t xml:space="preserve"> được chọn lọc</w:t>
      </w:r>
      <w:bookmarkEnd w:id="163"/>
      <w:bookmarkEnd w:id="164"/>
    </w:p>
    <w:p w14:paraId="567C2860" w14:textId="4641E1FC" w:rsidR="00C001BC" w:rsidRPr="002142DD" w:rsidRDefault="00C001BC" w:rsidP="007B4A0B">
      <w:pPr>
        <w:pStyle w:val="ListParagraph"/>
        <w:numPr>
          <w:ilvl w:val="0"/>
          <w:numId w:val="26"/>
        </w:numPr>
        <w:spacing w:before="100" w:beforeAutospacing="1" w:after="100" w:afterAutospacing="1" w:line="240" w:lineRule="auto"/>
        <w:rPr>
          <w:rFonts w:eastAsia="Times New Roman"/>
          <w:sz w:val="24"/>
          <w:szCs w:val="24"/>
        </w:rPr>
      </w:pPr>
      <w:r w:rsidRPr="27FC8EFB">
        <w:rPr>
          <w:rFonts w:eastAsia="Times New Roman"/>
          <w:sz w:val="24"/>
          <w:szCs w:val="24"/>
        </w:rPr>
        <w:t>Ch</w:t>
      </w:r>
      <w:r w:rsidR="00E135A1">
        <w:rPr>
          <w:rFonts w:eastAsia="Times New Roman"/>
          <w:sz w:val="24"/>
          <w:szCs w:val="24"/>
          <w:lang w:val="en-US"/>
        </w:rPr>
        <w:t>u</w:t>
      </w:r>
      <w:r w:rsidRPr="27FC8EFB">
        <w:rPr>
          <w:rFonts w:eastAsia="Times New Roman"/>
          <w:sz w:val="24"/>
          <w:szCs w:val="24"/>
        </w:rPr>
        <w:t>Qu</w:t>
      </w:r>
      <w:r w:rsidR="00E135A1">
        <w:rPr>
          <w:rFonts w:eastAsia="Times New Roman"/>
          <w:sz w:val="24"/>
          <w:szCs w:val="24"/>
          <w:lang w:val="en-US"/>
        </w:rPr>
        <w:t>a</w:t>
      </w:r>
      <w:r w:rsidRPr="27FC8EFB">
        <w:rPr>
          <w:rFonts w:eastAsia="Times New Roman"/>
          <w:sz w:val="24"/>
          <w:szCs w:val="24"/>
        </w:rPr>
        <w:t>n</w:t>
      </w:r>
    </w:p>
    <w:p w14:paraId="29CECEB8" w14:textId="4446C8BA" w:rsidR="00E135A1" w:rsidRPr="002142DD" w:rsidRDefault="00E135A1" w:rsidP="007B4A0B">
      <w:pPr>
        <w:pStyle w:val="ListParagraph"/>
        <w:numPr>
          <w:ilvl w:val="0"/>
          <w:numId w:val="26"/>
        </w:numPr>
        <w:spacing w:before="100" w:beforeAutospacing="1" w:after="100" w:afterAutospacing="1" w:line="240" w:lineRule="auto"/>
        <w:rPr>
          <w:rFonts w:eastAsia="Times New Roman"/>
          <w:sz w:val="24"/>
          <w:szCs w:val="24"/>
        </w:rPr>
      </w:pPr>
      <w:r>
        <w:rPr>
          <w:rFonts w:eastAsia="Times New Roman"/>
          <w:sz w:val="24"/>
          <w:szCs w:val="24"/>
          <w:lang w:val="en-US"/>
        </w:rPr>
        <w:t>TaiKHoan</w:t>
      </w:r>
    </w:p>
    <w:p w14:paraId="7425C995" w14:textId="77777777" w:rsidR="00C001BC" w:rsidRPr="002142DD" w:rsidRDefault="00C001BC" w:rsidP="007B4A0B">
      <w:pPr>
        <w:pStyle w:val="ListParagraph"/>
        <w:numPr>
          <w:ilvl w:val="0"/>
          <w:numId w:val="26"/>
        </w:numPr>
        <w:spacing w:before="100" w:beforeAutospacing="1" w:after="100" w:afterAutospacing="1" w:line="240" w:lineRule="auto"/>
        <w:rPr>
          <w:rFonts w:eastAsia="Times New Roman"/>
          <w:sz w:val="24"/>
          <w:szCs w:val="24"/>
        </w:rPr>
      </w:pPr>
      <w:r w:rsidRPr="27FC8EFB">
        <w:rPr>
          <w:rFonts w:eastAsia="Times New Roman"/>
          <w:sz w:val="24"/>
          <w:szCs w:val="24"/>
        </w:rPr>
        <w:t>Nhân Viên</w:t>
      </w:r>
    </w:p>
    <w:p w14:paraId="68B349BE" w14:textId="7A532D18" w:rsidR="00C001BC" w:rsidRPr="002142DD" w:rsidRDefault="00C001BC" w:rsidP="007B4A0B">
      <w:pPr>
        <w:pStyle w:val="ListParagraph"/>
        <w:numPr>
          <w:ilvl w:val="0"/>
          <w:numId w:val="26"/>
        </w:numPr>
        <w:spacing w:before="100" w:beforeAutospacing="1" w:after="100" w:afterAutospacing="1" w:line="240" w:lineRule="auto"/>
        <w:rPr>
          <w:rFonts w:eastAsia="Times New Roman"/>
          <w:sz w:val="24"/>
          <w:szCs w:val="24"/>
        </w:rPr>
      </w:pPr>
      <w:r w:rsidRPr="27FC8EFB">
        <w:rPr>
          <w:rFonts w:eastAsia="Times New Roman"/>
          <w:sz w:val="24"/>
          <w:szCs w:val="24"/>
        </w:rPr>
        <w:t>Qu</w:t>
      </w:r>
      <w:r w:rsidR="00E135A1">
        <w:rPr>
          <w:rFonts w:eastAsia="Times New Roman"/>
          <w:sz w:val="24"/>
          <w:szCs w:val="24"/>
          <w:lang w:val="en-US"/>
        </w:rPr>
        <w:t>a</w:t>
      </w:r>
      <w:r w:rsidRPr="27FC8EFB">
        <w:rPr>
          <w:rFonts w:eastAsia="Times New Roman"/>
          <w:sz w:val="24"/>
          <w:szCs w:val="24"/>
        </w:rPr>
        <w:t>nL</w:t>
      </w:r>
      <w:r w:rsidR="00E135A1">
        <w:rPr>
          <w:rFonts w:eastAsia="Times New Roman"/>
          <w:sz w:val="24"/>
          <w:szCs w:val="24"/>
          <w:lang w:val="en-US"/>
        </w:rPr>
        <w:t>y</w:t>
      </w:r>
    </w:p>
    <w:p w14:paraId="4120FE87" w14:textId="49CF5778" w:rsidR="00C001BC" w:rsidRPr="002142DD" w:rsidRDefault="00C001BC" w:rsidP="007B4A0B">
      <w:pPr>
        <w:pStyle w:val="ListParagraph"/>
        <w:numPr>
          <w:ilvl w:val="0"/>
          <w:numId w:val="26"/>
        </w:numPr>
        <w:spacing w:before="100" w:beforeAutospacing="1" w:after="100" w:afterAutospacing="1" w:line="240" w:lineRule="auto"/>
        <w:rPr>
          <w:rFonts w:eastAsia="Times New Roman"/>
          <w:sz w:val="24"/>
          <w:szCs w:val="24"/>
        </w:rPr>
      </w:pPr>
      <w:r w:rsidRPr="27FC8EFB">
        <w:rPr>
          <w:rFonts w:eastAsia="Times New Roman"/>
          <w:sz w:val="24"/>
          <w:szCs w:val="24"/>
        </w:rPr>
        <w:t>Nhân Viên B</w:t>
      </w:r>
      <w:r w:rsidR="00330D12" w:rsidRPr="27FC8EFB">
        <w:rPr>
          <w:rFonts w:eastAsia="Times New Roman"/>
          <w:sz w:val="24"/>
          <w:szCs w:val="24"/>
        </w:rPr>
        <w:t>á</w:t>
      </w:r>
      <w:r w:rsidRPr="27FC8EFB">
        <w:rPr>
          <w:rFonts w:eastAsia="Times New Roman"/>
          <w:sz w:val="24"/>
          <w:szCs w:val="24"/>
        </w:rPr>
        <w:t>n H</w:t>
      </w:r>
      <w:r w:rsidR="00330D12" w:rsidRPr="27FC8EFB">
        <w:rPr>
          <w:rFonts w:eastAsia="Times New Roman"/>
          <w:sz w:val="24"/>
          <w:szCs w:val="24"/>
        </w:rPr>
        <w:t>à</w:t>
      </w:r>
      <w:r w:rsidRPr="27FC8EFB">
        <w:rPr>
          <w:rFonts w:eastAsia="Times New Roman"/>
          <w:sz w:val="24"/>
          <w:szCs w:val="24"/>
        </w:rPr>
        <w:t>ng</w:t>
      </w:r>
    </w:p>
    <w:p w14:paraId="5CCCA1F9" w14:textId="263AD95F" w:rsidR="00C001BC" w:rsidRPr="002142DD" w:rsidRDefault="00C001BC" w:rsidP="007B4A0B">
      <w:pPr>
        <w:pStyle w:val="ListParagraph"/>
        <w:numPr>
          <w:ilvl w:val="0"/>
          <w:numId w:val="26"/>
        </w:numPr>
        <w:spacing w:before="100" w:beforeAutospacing="1" w:after="100" w:afterAutospacing="1" w:line="240" w:lineRule="auto"/>
        <w:rPr>
          <w:rFonts w:eastAsia="Times New Roman"/>
          <w:sz w:val="24"/>
          <w:szCs w:val="24"/>
          <w:lang w:val="fr-FR"/>
        </w:rPr>
      </w:pPr>
      <w:r w:rsidRPr="27FC8EFB">
        <w:rPr>
          <w:rFonts w:eastAsia="Times New Roman"/>
          <w:sz w:val="24"/>
          <w:szCs w:val="24"/>
        </w:rPr>
        <w:t>Nhân Viên Pha Chế</w:t>
      </w:r>
    </w:p>
    <w:p w14:paraId="6E51C8BB" w14:textId="491A31DA" w:rsidR="00494E94" w:rsidRPr="002142DD" w:rsidRDefault="00494E94" w:rsidP="007B4A0B">
      <w:pPr>
        <w:pStyle w:val="ListParagraph"/>
        <w:numPr>
          <w:ilvl w:val="0"/>
          <w:numId w:val="26"/>
        </w:numPr>
        <w:spacing w:before="100" w:beforeAutospacing="1" w:after="100" w:afterAutospacing="1" w:line="240" w:lineRule="auto"/>
        <w:rPr>
          <w:del w:id="165" w:author="Phan Trung,Long" w:date="2022-05-15T15:44:00Z"/>
          <w:rFonts w:eastAsia="Times New Roman"/>
          <w:sz w:val="24"/>
          <w:szCs w:val="24"/>
          <w:lang w:val="fr-FR"/>
        </w:rPr>
      </w:pPr>
      <w:del w:id="166" w:author="Phan Trung,Long" w:date="2022-05-15T15:44:00Z">
        <w:r w:rsidRPr="27FC8EFB">
          <w:rPr>
            <w:rFonts w:eastAsia="Times New Roman"/>
            <w:sz w:val="24"/>
            <w:szCs w:val="24"/>
          </w:rPr>
          <w:delText>Menu</w:delText>
        </w:r>
      </w:del>
    </w:p>
    <w:p w14:paraId="316EC38C" w14:textId="77777777" w:rsidR="00C001BC" w:rsidRPr="002142DD" w:rsidRDefault="00C001BC" w:rsidP="007B4A0B">
      <w:pPr>
        <w:pStyle w:val="ListParagraph"/>
        <w:numPr>
          <w:ilvl w:val="0"/>
          <w:numId w:val="26"/>
        </w:numPr>
        <w:spacing w:before="100" w:beforeAutospacing="1" w:after="100" w:afterAutospacing="1" w:line="240" w:lineRule="auto"/>
        <w:rPr>
          <w:rFonts w:eastAsia="Times New Roman"/>
          <w:sz w:val="24"/>
          <w:szCs w:val="24"/>
        </w:rPr>
      </w:pPr>
      <w:r w:rsidRPr="27FC8EFB">
        <w:rPr>
          <w:rFonts w:eastAsia="Times New Roman"/>
          <w:sz w:val="24"/>
          <w:szCs w:val="24"/>
        </w:rPr>
        <w:t>Hóa Đơn</w:t>
      </w:r>
    </w:p>
    <w:p w14:paraId="01508F88" w14:textId="77777777" w:rsidR="00C001BC" w:rsidRPr="002142DD" w:rsidRDefault="00C001BC" w:rsidP="007B4A0B">
      <w:pPr>
        <w:pStyle w:val="ListParagraph"/>
        <w:numPr>
          <w:ilvl w:val="0"/>
          <w:numId w:val="26"/>
        </w:numPr>
        <w:spacing w:before="100" w:beforeAutospacing="1" w:after="100" w:afterAutospacing="1" w:line="240" w:lineRule="auto"/>
        <w:rPr>
          <w:rFonts w:eastAsia="Times New Roman"/>
          <w:sz w:val="24"/>
          <w:szCs w:val="24"/>
        </w:rPr>
      </w:pPr>
      <w:r w:rsidRPr="27FC8EFB">
        <w:rPr>
          <w:rFonts w:eastAsia="Times New Roman"/>
          <w:sz w:val="24"/>
          <w:szCs w:val="24"/>
        </w:rPr>
        <w:t>Sản Phẩm</w:t>
      </w:r>
    </w:p>
    <w:p w14:paraId="0F0FFC88" w14:textId="77777777" w:rsidR="00C001BC" w:rsidRPr="002142DD" w:rsidRDefault="00C001BC" w:rsidP="007B4A0B">
      <w:pPr>
        <w:pStyle w:val="ListParagraph"/>
        <w:numPr>
          <w:ilvl w:val="0"/>
          <w:numId w:val="26"/>
        </w:numPr>
        <w:spacing w:before="100" w:beforeAutospacing="1" w:after="100" w:afterAutospacing="1" w:line="240" w:lineRule="auto"/>
        <w:rPr>
          <w:rFonts w:eastAsia="Times New Roman"/>
          <w:sz w:val="24"/>
          <w:szCs w:val="24"/>
        </w:rPr>
      </w:pPr>
      <w:r w:rsidRPr="27FC8EFB">
        <w:rPr>
          <w:rFonts w:eastAsia="Times New Roman"/>
          <w:sz w:val="24"/>
          <w:szCs w:val="24"/>
        </w:rPr>
        <w:t>Kho Hàng</w:t>
      </w:r>
    </w:p>
    <w:p w14:paraId="7357AD5B" w14:textId="77777777" w:rsidR="00C001BC" w:rsidRPr="002142DD" w:rsidRDefault="00C001BC" w:rsidP="007B4A0B">
      <w:pPr>
        <w:pStyle w:val="ListParagraph"/>
        <w:numPr>
          <w:ilvl w:val="0"/>
          <w:numId w:val="26"/>
        </w:numPr>
        <w:spacing w:before="100" w:beforeAutospacing="1" w:after="100" w:afterAutospacing="1" w:line="240" w:lineRule="auto"/>
        <w:rPr>
          <w:rFonts w:eastAsia="Times New Roman"/>
          <w:sz w:val="24"/>
          <w:szCs w:val="24"/>
        </w:rPr>
      </w:pPr>
      <w:r w:rsidRPr="27FC8EFB">
        <w:rPr>
          <w:rFonts w:eastAsia="Times New Roman"/>
          <w:sz w:val="24"/>
          <w:szCs w:val="24"/>
        </w:rPr>
        <w:t>Vật Liệu</w:t>
      </w:r>
    </w:p>
    <w:p w14:paraId="4B40EACC" w14:textId="682045B3" w:rsidR="002E4DEE" w:rsidRPr="002142DD" w:rsidRDefault="002E4DEE" w:rsidP="007B4A0B">
      <w:pPr>
        <w:pStyle w:val="ListParagraph"/>
        <w:numPr>
          <w:ilvl w:val="0"/>
          <w:numId w:val="26"/>
        </w:numPr>
        <w:spacing w:before="100" w:beforeAutospacing="1" w:after="100" w:afterAutospacing="1" w:line="240" w:lineRule="auto"/>
        <w:rPr>
          <w:rFonts w:eastAsia="Times New Roman"/>
          <w:sz w:val="24"/>
          <w:szCs w:val="24"/>
        </w:rPr>
      </w:pPr>
      <w:r w:rsidRPr="27FC8EFB">
        <w:rPr>
          <w:rFonts w:eastAsia="Times New Roman"/>
          <w:sz w:val="24"/>
          <w:szCs w:val="24"/>
        </w:rPr>
        <w:t>Lịch Làm</w:t>
      </w:r>
    </w:p>
    <w:p w14:paraId="391ECB0E" w14:textId="42FF0978" w:rsidR="00524DBF" w:rsidRPr="002142DD" w:rsidRDefault="0029215B" w:rsidP="007B4A0B">
      <w:pPr>
        <w:pStyle w:val="ListParagraph"/>
        <w:numPr>
          <w:ilvl w:val="0"/>
          <w:numId w:val="26"/>
        </w:numPr>
        <w:spacing w:before="100" w:beforeAutospacing="1" w:after="100" w:afterAutospacing="1" w:line="240" w:lineRule="auto"/>
        <w:rPr>
          <w:rFonts w:eastAsia="Times New Roman"/>
          <w:sz w:val="24"/>
          <w:szCs w:val="24"/>
        </w:rPr>
      </w:pPr>
      <w:r w:rsidRPr="27FC8EFB">
        <w:rPr>
          <w:rFonts w:eastAsia="Times New Roman"/>
          <w:sz w:val="24"/>
          <w:szCs w:val="24"/>
        </w:rPr>
        <w:t>Báo Cáo</w:t>
      </w:r>
    </w:p>
    <w:p w14:paraId="217EE0C5" w14:textId="659196DF" w:rsidR="0029215B" w:rsidRPr="002142DD" w:rsidRDefault="00B647F8" w:rsidP="007B4A0B">
      <w:pPr>
        <w:pStyle w:val="ListParagraph"/>
        <w:numPr>
          <w:ilvl w:val="0"/>
          <w:numId w:val="26"/>
        </w:numPr>
        <w:spacing w:before="100" w:beforeAutospacing="1" w:after="100" w:afterAutospacing="1" w:line="240" w:lineRule="auto"/>
        <w:rPr>
          <w:rFonts w:eastAsia="Times New Roman"/>
          <w:sz w:val="24"/>
          <w:szCs w:val="24"/>
        </w:rPr>
      </w:pPr>
      <w:r w:rsidRPr="27FC8EFB">
        <w:rPr>
          <w:rFonts w:eastAsia="Times New Roman"/>
          <w:sz w:val="24"/>
          <w:szCs w:val="24"/>
        </w:rPr>
        <w:t>Công Làm</w:t>
      </w:r>
    </w:p>
    <w:p w14:paraId="575D36D4" w14:textId="77777777" w:rsidR="0044324F" w:rsidRPr="002142DD" w:rsidRDefault="0044324F" w:rsidP="007B4A0B">
      <w:pPr>
        <w:pStyle w:val="ListParagraph"/>
        <w:numPr>
          <w:ilvl w:val="0"/>
          <w:numId w:val="26"/>
        </w:numPr>
        <w:tabs>
          <w:tab w:val="left" w:pos="4122"/>
        </w:tabs>
        <w:spacing w:before="100" w:beforeAutospacing="1" w:after="100" w:afterAutospacing="1" w:line="240" w:lineRule="auto"/>
        <w:rPr>
          <w:rFonts w:eastAsia="Times New Roman"/>
          <w:sz w:val="24"/>
          <w:szCs w:val="24"/>
        </w:rPr>
      </w:pPr>
      <w:r w:rsidRPr="27FC8EFB">
        <w:rPr>
          <w:rFonts w:eastAsia="Times New Roman"/>
          <w:sz w:val="24"/>
          <w:szCs w:val="24"/>
        </w:rPr>
        <w:t>Thông Tin Kho</w:t>
      </w:r>
    </w:p>
    <w:p w14:paraId="657BBF0D" w14:textId="354AEE88" w:rsidR="0044324F" w:rsidRPr="002142DD" w:rsidRDefault="00A07FF1" w:rsidP="007B4A0B">
      <w:pPr>
        <w:pStyle w:val="ListParagraph"/>
        <w:numPr>
          <w:ilvl w:val="0"/>
          <w:numId w:val="26"/>
        </w:numPr>
        <w:spacing w:before="100" w:beforeAutospacing="1" w:after="100" w:afterAutospacing="1" w:line="240" w:lineRule="auto"/>
        <w:rPr>
          <w:rFonts w:eastAsia="Times New Roman"/>
          <w:sz w:val="24"/>
          <w:szCs w:val="24"/>
        </w:rPr>
      </w:pPr>
      <w:r w:rsidRPr="27FC8EFB">
        <w:rPr>
          <w:rFonts w:eastAsia="Times New Roman"/>
          <w:sz w:val="24"/>
          <w:szCs w:val="24"/>
        </w:rPr>
        <w:t>Quản Lý Lịch Làm</w:t>
      </w:r>
    </w:p>
    <w:p w14:paraId="13C22A3C" w14:textId="793FE8AE" w:rsidR="00C26B43" w:rsidRDefault="00C26B43" w:rsidP="003D357C">
      <w:pPr>
        <w:pStyle w:val="Heading3"/>
      </w:pPr>
      <w:bookmarkStart w:id="167" w:name="_Toc95847766"/>
      <w:bookmarkStart w:id="168" w:name="_Toc103168239"/>
      <w:r>
        <w:t xml:space="preserve">Xác định </w:t>
      </w:r>
      <w:r w:rsidR="00330D12">
        <w:t>mối quan hệ</w:t>
      </w:r>
      <w:bookmarkEnd w:id="167"/>
      <w:bookmarkEnd w:id="168"/>
    </w:p>
    <w:p w14:paraId="7D283F61" w14:textId="542B67CB" w:rsidR="00C26B43" w:rsidRDefault="007B5999" w:rsidP="00E36DB1">
      <w:pPr>
        <w:pStyle w:val="Heading4"/>
      </w:pPr>
      <w:bookmarkStart w:id="169" w:name="_Toc95847767"/>
      <w:bookmarkStart w:id="170" w:name="_Toc103168240"/>
      <w:r>
        <w:t>Kế Thừa</w:t>
      </w:r>
      <w:bookmarkEnd w:id="169"/>
      <w:bookmarkEnd w:id="170"/>
    </w:p>
    <w:p w14:paraId="6431E562" w14:textId="72496E7F" w:rsidR="007B5999" w:rsidRDefault="007B5999" w:rsidP="00C26B43">
      <w:r w:rsidRPr="006633F2">
        <w:rPr>
          <w:b/>
          <w:bCs/>
        </w:rPr>
        <w:t>Quản Lý, Nhân Viên Bán Hàng, Nhân Viên Pha Chế</w:t>
      </w:r>
      <w:r>
        <w:t xml:space="preserve"> kế thừa </w:t>
      </w:r>
      <w:r w:rsidRPr="006633F2">
        <w:rPr>
          <w:b/>
          <w:bCs/>
        </w:rPr>
        <w:t>Nhân Viên</w:t>
      </w:r>
    </w:p>
    <w:p w14:paraId="71CC57D4" w14:textId="77777777" w:rsidR="007D775F" w:rsidRDefault="002B1F57" w:rsidP="007D775F">
      <w:pPr>
        <w:keepNext/>
      </w:pPr>
      <w:r>
        <w:rPr>
          <w:noProof/>
        </w:rPr>
        <w:lastRenderedPageBreak/>
        <w:drawing>
          <wp:inline distT="0" distB="0" distL="0" distR="0" wp14:anchorId="57990622" wp14:editId="145E0DB9">
            <wp:extent cx="5943600" cy="392557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5943600" cy="3925570"/>
                    </a:xfrm>
                    <a:prstGeom prst="rect">
                      <a:avLst/>
                    </a:prstGeom>
                  </pic:spPr>
                </pic:pic>
              </a:graphicData>
            </a:graphic>
          </wp:inline>
        </w:drawing>
      </w:r>
    </w:p>
    <w:p w14:paraId="0DD6573B" w14:textId="3D6F4ABC" w:rsidR="00E36DB1" w:rsidRDefault="007D775F" w:rsidP="007D775F">
      <w:pPr>
        <w:pStyle w:val="Caption"/>
      </w:pPr>
      <w:bookmarkStart w:id="171" w:name="_Toc92830588"/>
      <w:bookmarkStart w:id="172" w:name="_Toc103547020"/>
      <w:r>
        <w:t xml:space="preserve">Hình </w:t>
      </w:r>
      <w:r>
        <w:fldChar w:fldCharType="begin"/>
      </w:r>
      <w:r>
        <w:instrText>SEQ Hình \* ARABIC</w:instrText>
      </w:r>
      <w:r>
        <w:fldChar w:fldCharType="separate"/>
      </w:r>
      <w:r w:rsidR="001A02A2">
        <w:rPr>
          <w:noProof/>
        </w:rPr>
        <w:t>15</w:t>
      </w:r>
      <w:r>
        <w:fldChar w:fldCharType="end"/>
      </w:r>
      <w:r>
        <w:t xml:space="preserve">. </w:t>
      </w:r>
      <w:r w:rsidRPr="008A7998">
        <w:t>Quản Lý, Nhân Viên Bán Hàng, Nhân Viên Pha Chế kế thừa Nhân Viên</w:t>
      </w:r>
      <w:bookmarkEnd w:id="171"/>
      <w:bookmarkEnd w:id="172"/>
    </w:p>
    <w:p w14:paraId="65AD4B60" w14:textId="466823DA" w:rsidR="007D775F" w:rsidRDefault="00BA37E9" w:rsidP="4107CE00">
      <w:pPr>
        <w:pStyle w:val="Heading5"/>
      </w:pPr>
      <w:r>
        <w:t>Kết tập</w:t>
      </w:r>
    </w:p>
    <w:p w14:paraId="6A6A02B4" w14:textId="2AAFBD25" w:rsidR="00BA37E9" w:rsidRDefault="00BA37E9" w:rsidP="00BA37E9">
      <w:pPr>
        <w:rPr>
          <w:b/>
        </w:rPr>
      </w:pPr>
      <w:r w:rsidRPr="00CB3CFA">
        <w:rPr>
          <w:b/>
          <w:bCs/>
        </w:rPr>
        <w:t>Vật Liệu</w:t>
      </w:r>
      <w:r w:rsidRPr="006E510C">
        <w:t xml:space="preserve"> </w:t>
      </w:r>
      <w:r w:rsidR="003B5E37" w:rsidRPr="006E510C">
        <w:t xml:space="preserve">thuộc </w:t>
      </w:r>
      <w:r w:rsidRPr="00CB3CFA">
        <w:rPr>
          <w:b/>
          <w:bCs/>
        </w:rPr>
        <w:t>Kho Hàng</w:t>
      </w:r>
    </w:p>
    <w:p w14:paraId="1273A86C" w14:textId="77777777" w:rsidR="007D775F" w:rsidRDefault="00BB15FC" w:rsidP="007D775F">
      <w:pPr>
        <w:keepNext/>
      </w:pPr>
      <w:r>
        <w:rPr>
          <w:noProof/>
        </w:rPr>
        <w:drawing>
          <wp:inline distT="0" distB="0" distL="0" distR="0" wp14:anchorId="6B6C5084" wp14:editId="364FB68A">
            <wp:extent cx="2994920" cy="2164268"/>
            <wp:effectExtent l="0" t="0" r="0" b="7620"/>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2994920" cy="2164268"/>
                    </a:xfrm>
                    <a:prstGeom prst="rect">
                      <a:avLst/>
                    </a:prstGeom>
                  </pic:spPr>
                </pic:pic>
              </a:graphicData>
            </a:graphic>
          </wp:inline>
        </w:drawing>
      </w:r>
    </w:p>
    <w:p w14:paraId="54722071" w14:textId="6847B9E6" w:rsidR="006E510C" w:rsidRDefault="007D775F" w:rsidP="007D775F">
      <w:pPr>
        <w:pStyle w:val="Caption"/>
      </w:pPr>
      <w:bookmarkStart w:id="173" w:name="_Toc92830590"/>
      <w:bookmarkStart w:id="174" w:name="_Toc103547021"/>
      <w:r>
        <w:t xml:space="preserve">Hình </w:t>
      </w:r>
      <w:r>
        <w:fldChar w:fldCharType="begin"/>
      </w:r>
      <w:r>
        <w:instrText>SEQ Hình \* ARABIC</w:instrText>
      </w:r>
      <w:r>
        <w:fldChar w:fldCharType="separate"/>
      </w:r>
      <w:r w:rsidR="001A02A2">
        <w:rPr>
          <w:noProof/>
        </w:rPr>
        <w:t>17</w:t>
      </w:r>
      <w:r>
        <w:fldChar w:fldCharType="end"/>
      </w:r>
      <w:r>
        <w:t xml:space="preserve">. </w:t>
      </w:r>
      <w:r w:rsidRPr="00877BB7">
        <w:t>Vật Liệu thuộc Kho Hàng</w:t>
      </w:r>
      <w:bookmarkEnd w:id="173"/>
      <w:bookmarkEnd w:id="174"/>
    </w:p>
    <w:p w14:paraId="6B8AC282" w14:textId="0B02D438" w:rsidR="008B5E04" w:rsidRDefault="008B5E04" w:rsidP="00BA37E9">
      <w:r>
        <w:t>…</w:t>
      </w:r>
    </w:p>
    <w:p w14:paraId="559593D1" w14:textId="44B03829" w:rsidR="0046317B" w:rsidRDefault="0046317B" w:rsidP="0046317B">
      <w:pPr>
        <w:pStyle w:val="Heading5"/>
      </w:pPr>
      <w:r>
        <w:t>Liên Kết</w:t>
      </w:r>
    </w:p>
    <w:p w14:paraId="109CF150" w14:textId="6A1ADF23" w:rsidR="0046317B" w:rsidRDefault="007D6D9A" w:rsidP="0046317B">
      <w:r w:rsidRPr="00544D42">
        <w:rPr>
          <w:b/>
          <w:bCs/>
        </w:rPr>
        <w:t>Quản Lý, Nhân Viên Bán Hàng, Nhân Viên Pha Chế</w:t>
      </w:r>
      <w:r>
        <w:t xml:space="preserve"> làm việc cho </w:t>
      </w:r>
      <w:r w:rsidRPr="00544D42">
        <w:rPr>
          <w:b/>
          <w:bCs/>
        </w:rPr>
        <w:t>Chủ Quán</w:t>
      </w:r>
    </w:p>
    <w:p w14:paraId="52A7F952" w14:textId="77777777" w:rsidR="007D775F" w:rsidRDefault="0098714C" w:rsidP="007D775F">
      <w:pPr>
        <w:keepNext/>
      </w:pPr>
      <w:r>
        <w:rPr>
          <w:noProof/>
        </w:rPr>
        <w:lastRenderedPageBreak/>
        <w:drawing>
          <wp:inline distT="0" distB="0" distL="0" distR="0" wp14:anchorId="0C9E2FB5" wp14:editId="73550CC9">
            <wp:extent cx="5943600" cy="3214370"/>
            <wp:effectExtent l="0" t="0" r="0" b="508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943600" cy="3214370"/>
                    </a:xfrm>
                    <a:prstGeom prst="rect">
                      <a:avLst/>
                    </a:prstGeom>
                  </pic:spPr>
                </pic:pic>
              </a:graphicData>
            </a:graphic>
          </wp:inline>
        </w:drawing>
      </w:r>
    </w:p>
    <w:p w14:paraId="28B014DC" w14:textId="082CCE37" w:rsidR="007D6D9A" w:rsidRDefault="007D775F" w:rsidP="007D775F">
      <w:pPr>
        <w:pStyle w:val="Caption"/>
      </w:pPr>
      <w:bookmarkStart w:id="175" w:name="_Toc92830591"/>
      <w:bookmarkStart w:id="176" w:name="_Toc103547022"/>
      <w:r>
        <w:t xml:space="preserve">Hình </w:t>
      </w:r>
      <w:r>
        <w:fldChar w:fldCharType="begin"/>
      </w:r>
      <w:r>
        <w:instrText>SEQ Hình \* ARABIC</w:instrText>
      </w:r>
      <w:r>
        <w:fldChar w:fldCharType="separate"/>
      </w:r>
      <w:r w:rsidR="001A02A2">
        <w:rPr>
          <w:noProof/>
        </w:rPr>
        <w:t>18</w:t>
      </w:r>
      <w:r>
        <w:fldChar w:fldCharType="end"/>
      </w:r>
      <w:r>
        <w:t xml:space="preserve">. </w:t>
      </w:r>
      <w:r w:rsidRPr="0085053F">
        <w:t>Quản Lý, Nhân Viên Bán Hàng, Nhân Viên Pha Chế làm việc cho Chủ Quán</w:t>
      </w:r>
      <w:bookmarkEnd w:id="175"/>
      <w:bookmarkEnd w:id="176"/>
    </w:p>
    <w:p w14:paraId="3E1878DD" w14:textId="77777777" w:rsidR="00EB5692" w:rsidRDefault="00EB5692">
      <w:pPr>
        <w:rPr>
          <w:b/>
          <w:bCs/>
        </w:rPr>
      </w:pPr>
      <w:r>
        <w:rPr>
          <w:b/>
          <w:bCs/>
        </w:rPr>
        <w:br w:type="page"/>
      </w:r>
    </w:p>
    <w:p w14:paraId="4F93D502" w14:textId="243571E6" w:rsidR="00FF220E" w:rsidRPr="00DA631B" w:rsidRDefault="0012201C" w:rsidP="0046317B">
      <w:pPr>
        <w:rPr>
          <w:b/>
          <w:bCs/>
        </w:rPr>
      </w:pPr>
      <w:r w:rsidRPr="00DA631B">
        <w:rPr>
          <w:b/>
          <w:bCs/>
        </w:rPr>
        <w:lastRenderedPageBreak/>
        <w:t xml:space="preserve">Quản Lý </w:t>
      </w:r>
      <w:r w:rsidRPr="00544D42">
        <w:t>quản lý</w:t>
      </w:r>
      <w:r w:rsidRPr="00DA631B">
        <w:rPr>
          <w:b/>
          <w:bCs/>
        </w:rPr>
        <w:t xml:space="preserve"> Kho </w:t>
      </w:r>
      <w:r w:rsidR="00EB5692">
        <w:rPr>
          <w:b/>
          <w:bCs/>
        </w:rPr>
        <w:t>H</w:t>
      </w:r>
      <w:r w:rsidRPr="00DA631B">
        <w:rPr>
          <w:b/>
          <w:bCs/>
        </w:rPr>
        <w:t>àng</w:t>
      </w:r>
    </w:p>
    <w:p w14:paraId="4D81FD08" w14:textId="77777777" w:rsidR="00073C3F" w:rsidRDefault="005B3885" w:rsidP="00073C3F">
      <w:pPr>
        <w:keepNext/>
        <w:ind w:firstLine="720"/>
      </w:pPr>
      <w:r>
        <w:rPr>
          <w:noProof/>
        </w:rPr>
        <w:drawing>
          <wp:inline distT="0" distB="0" distL="0" distR="0" wp14:anchorId="022A51D4" wp14:editId="6D2F974C">
            <wp:extent cx="1600339" cy="328450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1600339" cy="3284505"/>
                    </a:xfrm>
                    <a:prstGeom prst="rect">
                      <a:avLst/>
                    </a:prstGeom>
                  </pic:spPr>
                </pic:pic>
              </a:graphicData>
            </a:graphic>
          </wp:inline>
        </w:drawing>
      </w:r>
    </w:p>
    <w:p w14:paraId="4D4AD3F7" w14:textId="09024F52" w:rsidR="006B091B" w:rsidRDefault="00073C3F" w:rsidP="00073C3F">
      <w:pPr>
        <w:pStyle w:val="Caption"/>
      </w:pPr>
      <w:bookmarkStart w:id="177" w:name="_Toc92830592"/>
      <w:bookmarkStart w:id="178" w:name="_Toc103547023"/>
      <w:r>
        <w:t xml:space="preserve">Hình </w:t>
      </w:r>
      <w:r>
        <w:fldChar w:fldCharType="begin"/>
      </w:r>
      <w:r>
        <w:instrText>SEQ Hình \* ARABIC</w:instrText>
      </w:r>
      <w:r>
        <w:fldChar w:fldCharType="separate"/>
      </w:r>
      <w:r w:rsidR="001A02A2">
        <w:rPr>
          <w:noProof/>
        </w:rPr>
        <w:t>19</w:t>
      </w:r>
      <w:r>
        <w:fldChar w:fldCharType="end"/>
      </w:r>
      <w:r>
        <w:t xml:space="preserve">. </w:t>
      </w:r>
      <w:r w:rsidRPr="00964A38">
        <w:t>Quản Lý quản lý Kho Hàng</w:t>
      </w:r>
      <w:bookmarkEnd w:id="177"/>
      <w:bookmarkEnd w:id="178"/>
    </w:p>
    <w:p w14:paraId="027EF9E9" w14:textId="47022442" w:rsidR="0018786D" w:rsidRDefault="0018786D" w:rsidP="0046317B">
      <w:pPr>
        <w:rPr>
          <w:b/>
        </w:rPr>
      </w:pPr>
      <w:r w:rsidRPr="0018786D">
        <w:rPr>
          <w:b/>
          <w:bCs/>
        </w:rPr>
        <w:t>Quản Lý</w:t>
      </w:r>
      <w:r>
        <w:t xml:space="preserve"> quản lý </w:t>
      </w:r>
      <w:r w:rsidRPr="0018786D">
        <w:rPr>
          <w:b/>
          <w:bCs/>
        </w:rPr>
        <w:t>Lịch Làm</w:t>
      </w:r>
    </w:p>
    <w:p w14:paraId="4B0BDDC1" w14:textId="77777777" w:rsidR="00073C3F" w:rsidRDefault="005657D9" w:rsidP="00073C3F">
      <w:pPr>
        <w:keepNext/>
        <w:ind w:firstLine="720"/>
      </w:pPr>
      <w:r>
        <w:rPr>
          <w:noProof/>
        </w:rPr>
        <w:drawing>
          <wp:inline distT="0" distB="0" distL="0" distR="0" wp14:anchorId="457D30D4" wp14:editId="5399A463">
            <wp:extent cx="1402202" cy="2659610"/>
            <wp:effectExtent l="0" t="0" r="7620" b="762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1402202" cy="2659610"/>
                    </a:xfrm>
                    <a:prstGeom prst="rect">
                      <a:avLst/>
                    </a:prstGeom>
                  </pic:spPr>
                </pic:pic>
              </a:graphicData>
            </a:graphic>
          </wp:inline>
        </w:drawing>
      </w:r>
    </w:p>
    <w:p w14:paraId="21470BA8" w14:textId="751B2BC4" w:rsidR="00073C3F" w:rsidRDefault="00073C3F" w:rsidP="00073C3F">
      <w:pPr>
        <w:pStyle w:val="Caption"/>
      </w:pPr>
      <w:bookmarkStart w:id="179" w:name="_Toc92830593"/>
      <w:bookmarkStart w:id="180" w:name="_Toc103547024"/>
      <w:r>
        <w:t xml:space="preserve">Hình </w:t>
      </w:r>
      <w:r>
        <w:fldChar w:fldCharType="begin"/>
      </w:r>
      <w:r>
        <w:instrText>SEQ Hình \* ARABIC</w:instrText>
      </w:r>
      <w:r>
        <w:fldChar w:fldCharType="separate"/>
      </w:r>
      <w:r w:rsidR="001A02A2">
        <w:rPr>
          <w:noProof/>
        </w:rPr>
        <w:t>20</w:t>
      </w:r>
      <w:r>
        <w:fldChar w:fldCharType="end"/>
      </w:r>
      <w:r>
        <w:t xml:space="preserve">. </w:t>
      </w:r>
      <w:r w:rsidRPr="00982A34">
        <w:t>Quản Lý quản lý Lịch Làm</w:t>
      </w:r>
      <w:bookmarkEnd w:id="179"/>
      <w:bookmarkEnd w:id="180"/>
    </w:p>
    <w:p w14:paraId="77E6454E" w14:textId="51BFED9F" w:rsidR="001F5C43" w:rsidRDefault="005657D9" w:rsidP="00073C3F">
      <w:pPr>
        <w:ind w:firstLine="720"/>
        <w:rPr>
          <w:b/>
          <w:bCs/>
        </w:rPr>
      </w:pPr>
      <w:r w:rsidRPr="005657D9">
        <w:rPr>
          <w:b/>
          <w:bCs/>
        </w:rPr>
        <w:t xml:space="preserve"> </w:t>
      </w:r>
    </w:p>
    <w:p w14:paraId="2F3162D8" w14:textId="2D4404EE" w:rsidR="00EB5692" w:rsidRDefault="00EB5692" w:rsidP="00185B8E">
      <w:pPr>
        <w:rPr>
          <w:b/>
          <w:bCs/>
        </w:rPr>
      </w:pPr>
      <w:r>
        <w:rPr>
          <w:b/>
          <w:bCs/>
        </w:rPr>
        <w:br w:type="page"/>
      </w:r>
    </w:p>
    <w:p w14:paraId="6E6EAE57" w14:textId="0BB69C91" w:rsidR="0012201C" w:rsidRPr="00EB5692" w:rsidRDefault="0012201C" w:rsidP="0046317B">
      <w:pPr>
        <w:rPr>
          <w:b/>
          <w:bCs/>
        </w:rPr>
      </w:pPr>
      <w:r w:rsidRPr="00EB5692">
        <w:rPr>
          <w:b/>
          <w:bCs/>
        </w:rPr>
        <w:lastRenderedPageBreak/>
        <w:t xml:space="preserve">Nhân Viên Bàn Hàng </w:t>
      </w:r>
      <w:r w:rsidR="001F5C43">
        <w:t>lập</w:t>
      </w:r>
      <w:r w:rsidRPr="00EB5692">
        <w:rPr>
          <w:b/>
          <w:bCs/>
        </w:rPr>
        <w:t xml:space="preserve"> Hóa Đơn</w:t>
      </w:r>
    </w:p>
    <w:p w14:paraId="713FBF49" w14:textId="77777777" w:rsidR="009851E9" w:rsidRDefault="0043112E" w:rsidP="009851E9">
      <w:pPr>
        <w:keepNext/>
      </w:pPr>
      <w:r>
        <w:rPr>
          <w:noProof/>
        </w:rPr>
        <w:drawing>
          <wp:inline distT="0" distB="0" distL="0" distR="0" wp14:anchorId="203B3195" wp14:editId="3E4193C4">
            <wp:extent cx="1607959" cy="3033023"/>
            <wp:effectExtent l="0" t="0" r="0" b="0"/>
            <wp:docPr id="28" name="Picture 28"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3">
                      <a:extLst>
                        <a:ext uri="{28A0092B-C50C-407E-A947-70E740481C1C}">
                          <a14:useLocalDpi xmlns:a14="http://schemas.microsoft.com/office/drawing/2010/main" val="0"/>
                        </a:ext>
                      </a:extLst>
                    </a:blip>
                    <a:stretch>
                      <a:fillRect/>
                    </a:stretch>
                  </pic:blipFill>
                  <pic:spPr>
                    <a:xfrm>
                      <a:off x="0" y="0"/>
                      <a:ext cx="1607959" cy="3033023"/>
                    </a:xfrm>
                    <a:prstGeom prst="rect">
                      <a:avLst/>
                    </a:prstGeom>
                  </pic:spPr>
                </pic:pic>
              </a:graphicData>
            </a:graphic>
          </wp:inline>
        </w:drawing>
      </w:r>
    </w:p>
    <w:p w14:paraId="00823585" w14:textId="0FF86251" w:rsidR="0012201C" w:rsidRPr="0046317B" w:rsidRDefault="009851E9" w:rsidP="009851E9">
      <w:pPr>
        <w:pStyle w:val="Caption"/>
      </w:pPr>
      <w:bookmarkStart w:id="181" w:name="_Toc92830594"/>
      <w:bookmarkStart w:id="182" w:name="_Toc103547025"/>
      <w:r>
        <w:t xml:space="preserve">Hình </w:t>
      </w:r>
      <w:r>
        <w:fldChar w:fldCharType="begin"/>
      </w:r>
      <w:r>
        <w:instrText>SEQ Hình \* ARABIC</w:instrText>
      </w:r>
      <w:r>
        <w:fldChar w:fldCharType="separate"/>
      </w:r>
      <w:r w:rsidR="001A02A2">
        <w:rPr>
          <w:noProof/>
        </w:rPr>
        <w:t>21</w:t>
      </w:r>
      <w:r>
        <w:fldChar w:fldCharType="end"/>
      </w:r>
      <w:r>
        <w:t xml:space="preserve">. </w:t>
      </w:r>
      <w:r w:rsidRPr="0082573C">
        <w:t>Nhân Viên Bàn Hàng lập Hóa Đơn</w:t>
      </w:r>
      <w:bookmarkEnd w:id="181"/>
      <w:bookmarkEnd w:id="182"/>
    </w:p>
    <w:p w14:paraId="4CFC1F91" w14:textId="3C4476CB" w:rsidR="001701AD" w:rsidRDefault="006769CE" w:rsidP="00C171B5">
      <w:pPr>
        <w:pStyle w:val="Heading3"/>
      </w:pPr>
      <w:bookmarkStart w:id="183" w:name="_Toc95847768"/>
      <w:bookmarkStart w:id="184" w:name="_Toc103168241"/>
      <w:r w:rsidRPr="006769CE">
        <w:t>Đặc Tả Chi Tiết Các L</w:t>
      </w:r>
      <w:r>
        <w:t>ớp</w:t>
      </w:r>
      <w:bookmarkEnd w:id="183"/>
      <w:bookmarkEnd w:id="184"/>
    </w:p>
    <w:p w14:paraId="5BEF2906" w14:textId="77777777" w:rsidR="00DB2229" w:rsidRPr="00DB2229" w:rsidRDefault="00DB2229" w:rsidP="00DB2229"/>
    <w:p w14:paraId="00FFB6D0" w14:textId="47D8D95A" w:rsidR="001701AD" w:rsidRDefault="001701AD" w:rsidP="004246DC">
      <w:pPr>
        <w:pStyle w:val="Heading4"/>
      </w:pPr>
      <w:bookmarkStart w:id="185" w:name="_Toc95847769"/>
      <w:bookmarkStart w:id="186" w:name="_Toc103168242"/>
      <w:commentRangeStart w:id="187"/>
      <w:r w:rsidRPr="00F67CD5">
        <w:t>Chủ Quán</w:t>
      </w:r>
      <w:commentRangeEnd w:id="187"/>
      <w:r w:rsidR="00127CB3">
        <w:rPr>
          <w:rStyle w:val="CommentReference"/>
        </w:rPr>
        <w:commentReference w:id="187"/>
      </w:r>
      <w:bookmarkEnd w:id="185"/>
      <w:bookmarkEnd w:id="186"/>
    </w:p>
    <w:p w14:paraId="38FA3475" w14:textId="754524E7" w:rsidR="004A1132" w:rsidRPr="007D458B" w:rsidRDefault="004A1132" w:rsidP="004A1132">
      <w:r>
        <w:tab/>
      </w:r>
      <w:r w:rsidR="00ED4DB8">
        <w:t>private</w:t>
      </w:r>
      <w:r w:rsidR="006769CE">
        <w:t xml:space="preserve"> </w:t>
      </w:r>
      <w:r w:rsidR="00862EE7">
        <w:t xml:space="preserve">string </w:t>
      </w:r>
      <w:r w:rsidRPr="00977D2A">
        <w:rPr>
          <w:b/>
          <w:bCs/>
        </w:rPr>
        <w:t>Tên Tài Khoản</w:t>
      </w:r>
      <w:r w:rsidR="007D458B">
        <w:rPr>
          <w:b/>
          <w:bCs/>
        </w:rPr>
        <w:t xml:space="preserve"> </w:t>
      </w:r>
      <w:r w:rsidR="007D458B">
        <w:t xml:space="preserve">: </w:t>
      </w:r>
      <w:r w:rsidR="005E744F">
        <w:t xml:space="preserve">Tên của tải khoản dùng </w:t>
      </w:r>
      <w:r w:rsidR="0030787F">
        <w:t>để đăng nhập</w:t>
      </w:r>
      <w:r w:rsidR="007C4628">
        <w:t>,</w:t>
      </w:r>
      <w:r w:rsidR="0030787F">
        <w:t xml:space="preserve"> </w:t>
      </w:r>
      <w:r w:rsidR="007D458B">
        <w:t xml:space="preserve">phạm </w:t>
      </w:r>
      <w:r w:rsidR="004B78A4">
        <w:t>vi t</w:t>
      </w:r>
      <w:r w:rsidR="00A02AE7">
        <w:t>ruy</w:t>
      </w:r>
      <w:r w:rsidR="004B78A4">
        <w:t xml:space="preserve"> cập</w:t>
      </w:r>
      <w:r w:rsidR="00A02AE7">
        <w:t xml:space="preserve"> </w:t>
      </w:r>
      <w:r w:rsidR="005E744F">
        <w:t>chỉ trong lớp(private)</w:t>
      </w:r>
    </w:p>
    <w:p w14:paraId="13C10FC1" w14:textId="72D06538" w:rsidR="00862EE7" w:rsidRPr="005E744F" w:rsidRDefault="00C10DDD" w:rsidP="004A1132">
      <w:r>
        <w:tab/>
      </w:r>
      <w:r w:rsidR="00B0657E">
        <w:t>private</w:t>
      </w:r>
      <w:r>
        <w:t xml:space="preserve"> string </w:t>
      </w:r>
      <w:r w:rsidRPr="00977D2A">
        <w:rPr>
          <w:b/>
          <w:bCs/>
        </w:rPr>
        <w:t>Mật Khẩ</w:t>
      </w:r>
      <w:r w:rsidR="005E744F">
        <w:rPr>
          <w:b/>
          <w:bCs/>
        </w:rPr>
        <w:t xml:space="preserve">u </w:t>
      </w:r>
      <w:r w:rsidR="005E744F">
        <w:t xml:space="preserve">: </w:t>
      </w:r>
      <w:r w:rsidR="007C4628">
        <w:t>Mật khẩu của tải khoản dùng để đăng nhập, phạm vi truy cập chỉ trong lớp(private)</w:t>
      </w:r>
      <w:r w:rsidR="00BA5A16">
        <w:t xml:space="preserve">, </w:t>
      </w:r>
    </w:p>
    <w:p w14:paraId="263F0D3D" w14:textId="77777777" w:rsidR="004A1132" w:rsidRPr="004A1132" w:rsidRDefault="004A1132" w:rsidP="004A1132"/>
    <w:p w14:paraId="77E75908" w14:textId="5F9D6E0E" w:rsidR="002078DB" w:rsidRPr="00E62F48" w:rsidRDefault="00B0657E" w:rsidP="002E204D">
      <w:pPr>
        <w:ind w:firstLine="720"/>
        <w:rPr>
          <w:b/>
          <w:bCs/>
        </w:rPr>
      </w:pPr>
      <w:r>
        <w:t>private</w:t>
      </w:r>
      <w:r w:rsidR="00AC59FB" w:rsidRPr="00AC59FB">
        <w:t xml:space="preserve"> </w:t>
      </w:r>
      <w:r w:rsidR="00AC59FB" w:rsidRPr="00E62F48">
        <w:rPr>
          <w:b/>
          <w:bCs/>
        </w:rPr>
        <w:t>Xem Thống Kê()</w:t>
      </w:r>
    </w:p>
    <w:p w14:paraId="3F29DB2D" w14:textId="35B805CD" w:rsidR="00C10DDD" w:rsidRDefault="00C10DDD" w:rsidP="002E204D">
      <w:pPr>
        <w:ind w:firstLine="720"/>
      </w:pPr>
      <w:r>
        <w:tab/>
      </w:r>
      <w:r w:rsidR="000D530F">
        <w:t>H</w:t>
      </w:r>
      <w:r>
        <w:t xml:space="preserve">iện </w:t>
      </w:r>
      <w:r w:rsidR="00725895">
        <w:t>số đơn hàng bán được</w:t>
      </w:r>
      <w:r w:rsidR="000500C7">
        <w:t>, tổng doanh thu, lợi nhuận.</w:t>
      </w:r>
    </w:p>
    <w:p w14:paraId="6FB9E9EA" w14:textId="394EA284" w:rsidR="00AC59FB" w:rsidRDefault="00B0657E" w:rsidP="002E204D">
      <w:pPr>
        <w:ind w:firstLine="720"/>
      </w:pPr>
      <w:r>
        <w:t>private</w:t>
      </w:r>
      <w:r w:rsidR="006A54D9" w:rsidRPr="006A54D9">
        <w:t xml:space="preserve"> </w:t>
      </w:r>
      <w:r w:rsidR="006A54D9" w:rsidRPr="00E62F48">
        <w:rPr>
          <w:b/>
          <w:bCs/>
        </w:rPr>
        <w:t>Xem Kho Hàng()</w:t>
      </w:r>
    </w:p>
    <w:p w14:paraId="19F15096" w14:textId="353EABD0" w:rsidR="00725895" w:rsidRDefault="00725895" w:rsidP="002E204D">
      <w:pPr>
        <w:ind w:firstLine="720"/>
      </w:pPr>
      <w:r>
        <w:tab/>
      </w:r>
      <w:r w:rsidR="000D530F">
        <w:t>H</w:t>
      </w:r>
      <w:r>
        <w:t>iện số lượng các nguyên vật liệu hiện tại</w:t>
      </w:r>
      <w:r w:rsidR="000500C7">
        <w:t xml:space="preserve"> và sự thay đổi </w:t>
      </w:r>
      <w:r w:rsidR="007D6590">
        <w:t xml:space="preserve">về </w:t>
      </w:r>
      <w:r w:rsidR="000500C7">
        <w:t>số lượng</w:t>
      </w:r>
      <w:r w:rsidR="007D6590">
        <w:t>.</w:t>
      </w:r>
    </w:p>
    <w:p w14:paraId="64CA7D86" w14:textId="06A2F0C8" w:rsidR="006A54D9" w:rsidRPr="00E62F48" w:rsidRDefault="00B0657E" w:rsidP="002E204D">
      <w:pPr>
        <w:ind w:firstLine="720"/>
        <w:rPr>
          <w:b/>
          <w:bCs/>
        </w:rPr>
      </w:pPr>
      <w:r>
        <w:t>private</w:t>
      </w:r>
      <w:r w:rsidR="006A54D9" w:rsidRPr="006A54D9">
        <w:t xml:space="preserve"> </w:t>
      </w:r>
      <w:r w:rsidR="006A54D9" w:rsidRPr="00E62F48">
        <w:rPr>
          <w:b/>
          <w:bCs/>
        </w:rPr>
        <w:t>Xem Bảng Chấm Công()</w:t>
      </w:r>
    </w:p>
    <w:p w14:paraId="596795D9" w14:textId="34D78C8C" w:rsidR="008A5779" w:rsidRDefault="00090D95" w:rsidP="1E20BAC5">
      <w:pPr>
        <w:spacing w:after="120" w:line="240" w:lineRule="auto"/>
        <w:ind w:left="720" w:firstLine="720"/>
      </w:pPr>
      <w:r>
        <w:t>H</w:t>
      </w:r>
      <w:r w:rsidR="00ED2E48">
        <w:t xml:space="preserve">iện </w:t>
      </w:r>
      <w:r w:rsidR="006C6288">
        <w:t xml:space="preserve">số </w:t>
      </w:r>
      <w:r w:rsidR="00586A0C">
        <w:t xml:space="preserve">giờ </w:t>
      </w:r>
      <w:r w:rsidR="006C6288">
        <w:t>công mỗi ngày, tháng của nhân viên</w:t>
      </w:r>
      <w:r w:rsidR="008F4B03">
        <w:t>.</w:t>
      </w:r>
    </w:p>
    <w:p w14:paraId="64BEDF25" w14:textId="53050B49" w:rsidR="00C374A7" w:rsidRPr="00E62F48" w:rsidRDefault="00C374A7" w:rsidP="00C374A7">
      <w:pPr>
        <w:spacing w:after="120" w:line="240" w:lineRule="auto"/>
        <w:rPr>
          <w:b/>
          <w:bCs/>
        </w:rPr>
      </w:pPr>
      <w:r>
        <w:tab/>
      </w:r>
      <w:r w:rsidR="00B0657E">
        <w:t>private</w:t>
      </w:r>
      <w:r w:rsidR="00E62F48">
        <w:t xml:space="preserve"> </w:t>
      </w:r>
      <w:r w:rsidRPr="00E62F48">
        <w:rPr>
          <w:b/>
          <w:bCs/>
        </w:rPr>
        <w:t xml:space="preserve">Xem </w:t>
      </w:r>
      <w:r w:rsidR="003B082E" w:rsidRPr="00E62F48">
        <w:rPr>
          <w:b/>
          <w:bCs/>
        </w:rPr>
        <w:t>Bảng Tính Lương()</w:t>
      </w:r>
    </w:p>
    <w:p w14:paraId="36458BA8" w14:textId="0C8E96B7" w:rsidR="003B082E" w:rsidRPr="00C50860" w:rsidRDefault="003B082E" w:rsidP="00C374A7">
      <w:pPr>
        <w:spacing w:after="120" w:line="240" w:lineRule="auto"/>
      </w:pPr>
      <w:r w:rsidRPr="00C50860">
        <w:tab/>
      </w:r>
      <w:r w:rsidRPr="00C50860">
        <w:tab/>
      </w:r>
      <w:r w:rsidR="00090D95">
        <w:t>H</w:t>
      </w:r>
      <w:r w:rsidR="00F64C00" w:rsidRPr="00C50860">
        <w:t>iện lương của từng nhân viên</w:t>
      </w:r>
      <w:r w:rsidR="00901CBF" w:rsidRPr="00C50860">
        <w:t>.</w:t>
      </w:r>
    </w:p>
    <w:p w14:paraId="20B463A5" w14:textId="6658E66D" w:rsidR="00504D93" w:rsidRPr="00C50860" w:rsidRDefault="00504D93" w:rsidP="00504D93">
      <w:pPr>
        <w:pStyle w:val="Heading4"/>
      </w:pPr>
      <w:bookmarkStart w:id="188" w:name="_Toc95847770"/>
      <w:bookmarkStart w:id="189" w:name="_Toc103168243"/>
      <w:commentRangeStart w:id="190"/>
      <w:r w:rsidRPr="00C50860">
        <w:t>Nhân Viên</w:t>
      </w:r>
      <w:commentRangeEnd w:id="190"/>
      <w:r w:rsidR="002B7487">
        <w:rPr>
          <w:rStyle w:val="CommentReference"/>
        </w:rPr>
        <w:commentReference w:id="190"/>
      </w:r>
      <w:bookmarkEnd w:id="188"/>
      <w:bookmarkEnd w:id="189"/>
    </w:p>
    <w:p w14:paraId="6D5DFAAC" w14:textId="2A799824" w:rsidR="00BF5FF9" w:rsidRPr="00DE4F9E" w:rsidRDefault="00B0657E" w:rsidP="0BBBFE87">
      <w:pPr>
        <w:spacing w:after="120" w:line="240" w:lineRule="auto"/>
        <w:ind w:left="720"/>
      </w:pPr>
      <w:r>
        <w:t>protected</w:t>
      </w:r>
      <w:r w:rsidR="004F4FE7" w:rsidRPr="00DE4F9E">
        <w:t xml:space="preserve"> string </w:t>
      </w:r>
      <w:r w:rsidR="00BF5FF9" w:rsidRPr="00DE4F9E">
        <w:rPr>
          <w:b/>
          <w:bCs/>
        </w:rPr>
        <w:t>Tên Nhân Viên</w:t>
      </w:r>
      <w:r w:rsidR="009A25AE" w:rsidRPr="00DE4F9E">
        <w:rPr>
          <w:b/>
          <w:bCs/>
        </w:rPr>
        <w:t xml:space="preserve"> </w:t>
      </w:r>
      <w:r w:rsidR="009A25AE" w:rsidRPr="00DE4F9E">
        <w:t>:</w:t>
      </w:r>
      <w:r w:rsidR="00DE4F9E" w:rsidRPr="00DE4F9E">
        <w:t xml:space="preserve"> đặt lại tên</w:t>
      </w:r>
      <w:r w:rsidR="00DE4F9E">
        <w:t xml:space="preserve"> TenNV, thêm mô tả</w:t>
      </w:r>
    </w:p>
    <w:p w14:paraId="4996C05E" w14:textId="0C9EA59F" w:rsidR="7EDD48AD" w:rsidRDefault="00DE4F9E" w:rsidP="7EDD48AD">
      <w:pPr>
        <w:spacing w:after="120" w:line="240" w:lineRule="auto"/>
        <w:ind w:firstLine="720"/>
        <w:rPr>
          <w:b/>
        </w:rPr>
      </w:pPr>
      <w:r>
        <w:lastRenderedPageBreak/>
        <w:t>protected</w:t>
      </w:r>
      <w:r w:rsidR="004F4FE7">
        <w:t xml:space="preserve"> string </w:t>
      </w:r>
      <w:r w:rsidR="7EDD48AD" w:rsidRPr="00977D2A">
        <w:rPr>
          <w:b/>
          <w:bCs/>
        </w:rPr>
        <w:t>Giới Tính</w:t>
      </w:r>
    </w:p>
    <w:p w14:paraId="064405A1" w14:textId="0706CE99" w:rsidR="00123139" w:rsidRDefault="00B0657E" w:rsidP="00123139">
      <w:pPr>
        <w:ind w:firstLine="720"/>
      </w:pPr>
      <w:r>
        <w:t>protected</w:t>
      </w:r>
      <w:r w:rsidR="00782727" w:rsidRPr="00782727">
        <w:t xml:space="preserve"> DateTime </w:t>
      </w:r>
      <w:r w:rsidR="0BBBFE87" w:rsidRPr="00977D2A">
        <w:rPr>
          <w:b/>
          <w:bCs/>
        </w:rPr>
        <w:t>Ngày Sinh</w:t>
      </w:r>
    </w:p>
    <w:p w14:paraId="1738FB0C" w14:textId="489EA4FA" w:rsidR="0BBBFE87" w:rsidRDefault="00B0657E" w:rsidP="00123139">
      <w:pPr>
        <w:ind w:firstLine="720"/>
      </w:pPr>
      <w:r>
        <w:t>protected</w:t>
      </w:r>
      <w:r w:rsidR="003302C6">
        <w:t xml:space="preserve"> string </w:t>
      </w:r>
      <w:r w:rsidR="0BBBFE87" w:rsidRPr="00977D2A">
        <w:rPr>
          <w:b/>
          <w:bCs/>
        </w:rPr>
        <w:t>Mã Nhân Viên</w:t>
      </w:r>
    </w:p>
    <w:p w14:paraId="78E9BC8B" w14:textId="3EA40A98" w:rsidR="00EE2234" w:rsidRDefault="00EE2234" w:rsidP="00123139">
      <w:pPr>
        <w:ind w:firstLine="720"/>
      </w:pPr>
      <w:r>
        <w:tab/>
      </w:r>
      <w:r w:rsidR="0011017F">
        <w:t>Quản Lý</w:t>
      </w:r>
      <w:r>
        <w:t xml:space="preserve">: </w:t>
      </w:r>
      <w:r w:rsidR="00945897">
        <w:t>QL</w:t>
      </w:r>
      <w:r w:rsidR="00BE078B">
        <w:t>0</w:t>
      </w:r>
      <w:r w:rsidR="0011017F">
        <w:t>1</w:t>
      </w:r>
      <w:r w:rsidR="00DE4F9E">
        <w:t>,..</w:t>
      </w:r>
    </w:p>
    <w:p w14:paraId="222A816F" w14:textId="14F631BE" w:rsidR="0011017F" w:rsidRPr="00123139" w:rsidRDefault="0011017F" w:rsidP="00123139">
      <w:pPr>
        <w:ind w:firstLine="720"/>
      </w:pPr>
      <w:r>
        <w:tab/>
        <w:t>Nhân Viên: NV01</w:t>
      </w:r>
      <w:r w:rsidR="00DE4F9E">
        <w:t>,..</w:t>
      </w:r>
    </w:p>
    <w:p w14:paraId="1ABFFC2B" w14:textId="33D862C7" w:rsidR="7EDD48AD" w:rsidRDefault="00B0657E" w:rsidP="0BBBFE87">
      <w:pPr>
        <w:spacing w:after="120" w:line="240" w:lineRule="auto"/>
        <w:ind w:firstLine="720"/>
        <w:rPr>
          <w:b/>
        </w:rPr>
      </w:pPr>
      <w:r>
        <w:t>protected</w:t>
      </w:r>
      <w:r w:rsidR="00DB7BEE">
        <w:t xml:space="preserve"> string </w:t>
      </w:r>
      <w:r w:rsidR="0BBBFE87" w:rsidRPr="00977D2A">
        <w:rPr>
          <w:b/>
          <w:bCs/>
        </w:rPr>
        <w:t>Mật Khẩu</w:t>
      </w:r>
    </w:p>
    <w:p w14:paraId="63E1F5CA" w14:textId="74A33495" w:rsidR="005D2FEC" w:rsidRPr="00DA2810" w:rsidRDefault="005D2FEC" w:rsidP="0BBBFE87">
      <w:pPr>
        <w:spacing w:after="120" w:line="240" w:lineRule="auto"/>
        <w:ind w:firstLine="720"/>
      </w:pPr>
      <w:r>
        <w:tab/>
      </w:r>
      <w:r w:rsidR="00DA2810" w:rsidRPr="00DA2810">
        <w:t>Phải</w:t>
      </w:r>
      <w:r w:rsidR="00DA2810">
        <w:t xml:space="preserve"> trên</w:t>
      </w:r>
      <w:r w:rsidR="00FA511F">
        <w:t xml:space="preserve"> 6 ký tự và</w:t>
      </w:r>
      <w:r w:rsidR="00DA2810" w:rsidRPr="00DA2810">
        <w:t xml:space="preserve"> có chứa </w:t>
      </w:r>
      <w:r w:rsidR="005E0B12">
        <w:t>chữ cái và số</w:t>
      </w:r>
    </w:p>
    <w:p w14:paraId="34BB487B" w14:textId="6705CD02" w:rsidR="002E204D" w:rsidRDefault="00B0657E" w:rsidP="002E204D">
      <w:pPr>
        <w:spacing w:after="120" w:line="240" w:lineRule="auto"/>
        <w:ind w:firstLine="720"/>
        <w:rPr>
          <w:b/>
        </w:rPr>
      </w:pPr>
      <w:r>
        <w:t>protected</w:t>
      </w:r>
      <w:r w:rsidR="00DB7BEE">
        <w:t xml:space="preserve"> </w:t>
      </w:r>
      <w:r w:rsidR="00DB7BEE" w:rsidRPr="00782727">
        <w:t xml:space="preserve">DateTime </w:t>
      </w:r>
      <w:r w:rsidR="002E204D" w:rsidRPr="00977D2A">
        <w:rPr>
          <w:b/>
          <w:bCs/>
        </w:rPr>
        <w:t>Ngày Vào Làm</w:t>
      </w:r>
    </w:p>
    <w:p w14:paraId="5D16E714" w14:textId="4F4C60B2" w:rsidR="00EB3761" w:rsidRPr="00977D2A" w:rsidRDefault="00B0657E" w:rsidP="002E204D">
      <w:pPr>
        <w:spacing w:after="120" w:line="240" w:lineRule="auto"/>
        <w:ind w:firstLine="720"/>
        <w:rPr>
          <w:b/>
          <w:bCs/>
        </w:rPr>
      </w:pPr>
      <w:r>
        <w:t>protected</w:t>
      </w:r>
      <w:r w:rsidR="00DB7BEE">
        <w:t xml:space="preserve"> string </w:t>
      </w:r>
      <w:r w:rsidR="00EB3761" w:rsidRPr="00977D2A">
        <w:rPr>
          <w:b/>
          <w:bCs/>
        </w:rPr>
        <w:t>Số Điện Thoại</w:t>
      </w:r>
    </w:p>
    <w:p w14:paraId="1229732F" w14:textId="1223C350" w:rsidR="00EB3761" w:rsidRDefault="00B0657E" w:rsidP="002E204D">
      <w:pPr>
        <w:spacing w:after="120" w:line="240" w:lineRule="auto"/>
        <w:ind w:firstLine="720"/>
      </w:pPr>
      <w:r>
        <w:t>protected</w:t>
      </w:r>
      <w:r w:rsidR="00A26688">
        <w:t xml:space="preserve"> string </w:t>
      </w:r>
      <w:r w:rsidR="000A58E5" w:rsidRPr="00977D2A">
        <w:rPr>
          <w:b/>
          <w:bCs/>
        </w:rPr>
        <w:t>Địa Chỉ</w:t>
      </w:r>
      <w:r w:rsidR="00F11D6B">
        <w:tab/>
      </w:r>
    </w:p>
    <w:p w14:paraId="3EDA2148" w14:textId="33F9BCC3" w:rsidR="000A58E5" w:rsidRDefault="00B0657E" w:rsidP="002E204D">
      <w:pPr>
        <w:spacing w:after="120" w:line="240" w:lineRule="auto"/>
        <w:ind w:firstLine="720"/>
      </w:pPr>
      <w:r>
        <w:t>protected</w:t>
      </w:r>
      <w:r w:rsidR="00A26688">
        <w:t xml:space="preserve"> int </w:t>
      </w:r>
      <w:r w:rsidR="000A58E5" w:rsidRPr="00977D2A">
        <w:rPr>
          <w:b/>
          <w:bCs/>
        </w:rPr>
        <w:t>Loại Nhân Viên</w:t>
      </w:r>
    </w:p>
    <w:p w14:paraId="17D11880" w14:textId="0098A843" w:rsidR="000815B4" w:rsidRDefault="000815B4" w:rsidP="002E204D">
      <w:pPr>
        <w:spacing w:after="120" w:line="240" w:lineRule="auto"/>
        <w:ind w:firstLine="720"/>
      </w:pPr>
      <w:r>
        <w:tab/>
        <w:t>Loại 1: Quản Lý</w:t>
      </w:r>
    </w:p>
    <w:p w14:paraId="5507C41E" w14:textId="46C08FF7" w:rsidR="000815B4" w:rsidRDefault="000815B4" w:rsidP="002E204D">
      <w:pPr>
        <w:spacing w:after="120" w:line="240" w:lineRule="auto"/>
        <w:ind w:firstLine="720"/>
      </w:pPr>
      <w:r>
        <w:tab/>
      </w:r>
      <w:r w:rsidRPr="000815B4">
        <w:t>Loại 2: Nhân Viên Pha C</w:t>
      </w:r>
      <w:r>
        <w:t>hế</w:t>
      </w:r>
    </w:p>
    <w:p w14:paraId="4DBCA116" w14:textId="64C7ED91" w:rsidR="000815B4" w:rsidRPr="000815B4" w:rsidRDefault="000815B4" w:rsidP="002E204D">
      <w:pPr>
        <w:spacing w:after="120" w:line="240" w:lineRule="auto"/>
        <w:ind w:firstLine="720"/>
      </w:pPr>
      <w:r>
        <w:tab/>
        <w:t>Loại 3: Nhân Viên Thu Ngân</w:t>
      </w:r>
    </w:p>
    <w:p w14:paraId="5323858D" w14:textId="6697992E" w:rsidR="000A58E5" w:rsidRDefault="00B0657E" w:rsidP="08E7A715">
      <w:pPr>
        <w:spacing w:after="120" w:line="240" w:lineRule="auto"/>
        <w:ind w:left="720"/>
      </w:pPr>
      <w:r>
        <w:t>protected</w:t>
      </w:r>
      <w:r w:rsidR="00C25537">
        <w:t xml:space="preserve"> </w:t>
      </w:r>
      <w:r w:rsidR="00B75A2E">
        <w:t xml:space="preserve">int </w:t>
      </w:r>
      <w:r w:rsidR="08E7A715" w:rsidRPr="00977D2A">
        <w:rPr>
          <w:b/>
          <w:bCs/>
        </w:rPr>
        <w:t>Lương Nhân Viên</w:t>
      </w:r>
    </w:p>
    <w:p w14:paraId="26CDC130" w14:textId="1ECC0B42" w:rsidR="5E70F7C0" w:rsidRDefault="5E70F7C0" w:rsidP="00E40C61">
      <w:pPr>
        <w:spacing w:after="120" w:line="240" w:lineRule="auto"/>
        <w:ind w:left="720" w:firstLine="720"/>
      </w:pPr>
      <w:r>
        <w:t xml:space="preserve">Lương cơ bản mỗi giờ </w:t>
      </w:r>
      <w:r w:rsidR="1D474E24">
        <w:t>(vnd/</w:t>
      </w:r>
      <w:r>
        <w:t>h)</w:t>
      </w:r>
    </w:p>
    <w:p w14:paraId="3058A1FD" w14:textId="05FE2045" w:rsidR="000A58E5" w:rsidRDefault="000A58E5" w:rsidP="002E204D">
      <w:pPr>
        <w:spacing w:after="120" w:line="240" w:lineRule="auto"/>
        <w:ind w:firstLine="720"/>
      </w:pPr>
    </w:p>
    <w:p w14:paraId="046CA13D" w14:textId="3D45517F" w:rsidR="00EA109A" w:rsidRPr="00E62F48" w:rsidRDefault="00B0657E" w:rsidP="002E204D">
      <w:pPr>
        <w:spacing w:after="120" w:line="240" w:lineRule="auto"/>
        <w:ind w:firstLine="720"/>
        <w:rPr>
          <w:b/>
          <w:bCs/>
        </w:rPr>
      </w:pPr>
      <w:r>
        <w:t xml:space="preserve">protected </w:t>
      </w:r>
      <w:r w:rsidR="00F85A0B">
        <w:t xml:space="preserve">void </w:t>
      </w:r>
      <w:r w:rsidR="00EA109A" w:rsidRPr="00E62F48">
        <w:rPr>
          <w:b/>
          <w:bCs/>
        </w:rPr>
        <w:t>get()</w:t>
      </w:r>
    </w:p>
    <w:p w14:paraId="1D06793E" w14:textId="1180620D" w:rsidR="00EA109A" w:rsidRDefault="00B0657E" w:rsidP="002E204D">
      <w:pPr>
        <w:spacing w:after="120" w:line="240" w:lineRule="auto"/>
        <w:ind w:firstLine="720"/>
        <w:rPr>
          <w:b/>
          <w:bCs/>
        </w:rPr>
      </w:pPr>
      <w:r>
        <w:t xml:space="preserve">protected </w:t>
      </w:r>
      <w:r w:rsidR="00F85A0B">
        <w:t xml:space="preserve">void </w:t>
      </w:r>
      <w:r w:rsidR="00EA109A" w:rsidRPr="00E62F48">
        <w:rPr>
          <w:b/>
          <w:bCs/>
        </w:rPr>
        <w:t>set()</w:t>
      </w:r>
    </w:p>
    <w:p w14:paraId="0805C2AD" w14:textId="1AF9D2F3" w:rsidR="000A58E5" w:rsidRPr="00E62F48" w:rsidRDefault="008B2507" w:rsidP="00BF5FF9">
      <w:pPr>
        <w:spacing w:after="120" w:line="240" w:lineRule="auto"/>
        <w:ind w:firstLine="720"/>
        <w:rPr>
          <w:b/>
          <w:bCs/>
        </w:rPr>
      </w:pPr>
      <w:r>
        <w:t xml:space="preserve">public </w:t>
      </w:r>
      <w:r w:rsidR="000A58E5" w:rsidRPr="00E62F48">
        <w:rPr>
          <w:b/>
          <w:bCs/>
        </w:rPr>
        <w:t>Thêm Nhân Viên()</w:t>
      </w:r>
    </w:p>
    <w:p w14:paraId="04409024" w14:textId="26791B26" w:rsidR="00E40C61" w:rsidRDefault="00E40C61" w:rsidP="00BF5FF9">
      <w:pPr>
        <w:spacing w:after="120" w:line="240" w:lineRule="auto"/>
        <w:ind w:firstLine="720"/>
      </w:pPr>
      <w:r>
        <w:tab/>
      </w:r>
      <w:r w:rsidR="00F61BBF">
        <w:t>Để</w:t>
      </w:r>
      <w:r w:rsidR="00B144EB">
        <w:t xml:space="preserve"> t</w:t>
      </w:r>
      <w:r w:rsidR="00050C2E">
        <w:t>hêm nhân viên mới</w:t>
      </w:r>
      <w:r w:rsidR="00B144EB">
        <w:t xml:space="preserve"> khi có nhân viên mới vào làm</w:t>
      </w:r>
    </w:p>
    <w:p w14:paraId="427B190F" w14:textId="708AB73C" w:rsidR="000A58E5" w:rsidRDefault="008B2507" w:rsidP="002E204D">
      <w:pPr>
        <w:spacing w:after="120" w:line="240" w:lineRule="auto"/>
        <w:ind w:firstLine="720"/>
        <w:rPr>
          <w:b/>
          <w:bCs/>
        </w:rPr>
      </w:pPr>
      <w:r>
        <w:t xml:space="preserve">public </w:t>
      </w:r>
      <w:r w:rsidR="000A58E5" w:rsidRPr="00E62F48">
        <w:rPr>
          <w:b/>
          <w:bCs/>
        </w:rPr>
        <w:t>Xóa Nhân Viên()</w:t>
      </w:r>
    </w:p>
    <w:p w14:paraId="0B2025C4" w14:textId="0A524FD5" w:rsidR="00050C2E" w:rsidRPr="00050C2E" w:rsidRDefault="00050C2E" w:rsidP="002E204D">
      <w:pPr>
        <w:spacing w:after="120" w:line="240" w:lineRule="auto"/>
        <w:ind w:firstLine="720"/>
      </w:pPr>
      <w:r>
        <w:rPr>
          <w:b/>
          <w:bCs/>
        </w:rPr>
        <w:tab/>
      </w:r>
      <w:r w:rsidR="00E92358">
        <w:t>Đ</w:t>
      </w:r>
      <w:r w:rsidR="00B144EB" w:rsidRPr="00B144EB">
        <w:t>ể</w:t>
      </w:r>
      <w:r w:rsidR="00B144EB">
        <w:rPr>
          <w:b/>
          <w:bCs/>
        </w:rPr>
        <w:t xml:space="preserve"> </w:t>
      </w:r>
      <w:r w:rsidR="00B144EB">
        <w:t>x</w:t>
      </w:r>
      <w:r w:rsidRPr="00050C2E">
        <w:t>óa nhân viên khi nhân viên</w:t>
      </w:r>
      <w:r>
        <w:t xml:space="preserve"> đó nghỉ làm.</w:t>
      </w:r>
    </w:p>
    <w:p w14:paraId="4751BF07" w14:textId="6D61840A" w:rsidR="000A58E5" w:rsidRDefault="008B2507" w:rsidP="002E204D">
      <w:pPr>
        <w:spacing w:after="120" w:line="240" w:lineRule="auto"/>
        <w:ind w:firstLine="720"/>
        <w:rPr>
          <w:b/>
          <w:bCs/>
        </w:rPr>
      </w:pPr>
      <w:r>
        <w:t xml:space="preserve">public </w:t>
      </w:r>
      <w:r w:rsidR="000A58E5" w:rsidRPr="00E62F48">
        <w:rPr>
          <w:b/>
          <w:bCs/>
        </w:rPr>
        <w:t>Cập Nhật Thông Tin()</w:t>
      </w:r>
    </w:p>
    <w:p w14:paraId="56AA8FAE" w14:textId="768F1DC3" w:rsidR="00E62F48" w:rsidRPr="00294951" w:rsidRDefault="00E62F48" w:rsidP="002E204D">
      <w:pPr>
        <w:spacing w:after="120" w:line="240" w:lineRule="auto"/>
        <w:ind w:firstLine="720"/>
      </w:pPr>
      <w:r>
        <w:rPr>
          <w:b/>
          <w:bCs/>
        </w:rPr>
        <w:tab/>
      </w:r>
      <w:r w:rsidR="00294951">
        <w:t>Chỉnh sửa thông tin của nhân viên</w:t>
      </w:r>
    </w:p>
    <w:p w14:paraId="083BDD1D" w14:textId="433B55CC" w:rsidR="7670B3E0" w:rsidRDefault="7670B3E0" w:rsidP="7670B3E0">
      <w:pPr>
        <w:spacing w:after="120" w:line="240" w:lineRule="auto"/>
      </w:pPr>
    </w:p>
    <w:p w14:paraId="01BB9A97" w14:textId="77777777" w:rsidR="004246DC" w:rsidRDefault="004246DC" w:rsidP="004246DC">
      <w:pPr>
        <w:pStyle w:val="Heading4"/>
      </w:pPr>
      <w:bookmarkStart w:id="191" w:name="_Toc95847771"/>
      <w:bookmarkStart w:id="192" w:name="_Toc103168244"/>
      <w:commentRangeStart w:id="193"/>
      <w:r w:rsidRPr="00F67CD5">
        <w:t>Qu</w:t>
      </w:r>
      <w:r w:rsidRPr="00C001BC">
        <w:t>ả</w:t>
      </w:r>
      <w:r w:rsidRPr="00F67CD5">
        <w:t>n L</w:t>
      </w:r>
      <w:r w:rsidRPr="00C001BC">
        <w:t>ý</w:t>
      </w:r>
      <w:commentRangeEnd w:id="193"/>
      <w:r w:rsidR="002B7487">
        <w:rPr>
          <w:rStyle w:val="CommentReference"/>
        </w:rPr>
        <w:commentReference w:id="193"/>
      </w:r>
      <w:bookmarkEnd w:id="191"/>
      <w:bookmarkEnd w:id="192"/>
    </w:p>
    <w:p w14:paraId="26276E16" w14:textId="2E202FD6" w:rsidR="008D2C7E" w:rsidRDefault="00AF13C5" w:rsidP="00544F05">
      <w:pPr>
        <w:ind w:left="720"/>
        <w:rPr>
          <w:b/>
          <w:bCs/>
        </w:rPr>
      </w:pPr>
      <w:r>
        <w:t xml:space="preserve">Kế thừa các thuộc tính từ lớp </w:t>
      </w:r>
      <w:r w:rsidRPr="002B7487">
        <w:rPr>
          <w:b/>
          <w:bCs/>
        </w:rPr>
        <w:t>Nhân Viên</w:t>
      </w:r>
    </w:p>
    <w:p w14:paraId="74837DDE" w14:textId="77777777" w:rsidR="00F61BBF" w:rsidRDefault="00F61BBF" w:rsidP="00544F05">
      <w:pPr>
        <w:ind w:left="720"/>
      </w:pPr>
    </w:p>
    <w:p w14:paraId="778B795E" w14:textId="28E95F13" w:rsidR="008D2C7E" w:rsidRDefault="008B2507" w:rsidP="00544F05">
      <w:pPr>
        <w:ind w:left="720"/>
      </w:pPr>
      <w:r>
        <w:t xml:space="preserve">public </w:t>
      </w:r>
      <w:r w:rsidR="008D2C7E" w:rsidRPr="00F61BBF">
        <w:rPr>
          <w:b/>
          <w:bCs/>
        </w:rPr>
        <w:t>Quản Lý Lịch()</w:t>
      </w:r>
    </w:p>
    <w:p w14:paraId="0D3F3E6E" w14:textId="55911115" w:rsidR="00BD36A6" w:rsidRDefault="00BD36A6" w:rsidP="00544F05">
      <w:pPr>
        <w:ind w:left="720"/>
      </w:pPr>
      <w:r>
        <w:tab/>
      </w:r>
      <w:r w:rsidR="009F6DB5">
        <w:t>H</w:t>
      </w:r>
      <w:r>
        <w:t xml:space="preserve">iển thị </w:t>
      </w:r>
      <w:r w:rsidR="005E46C3">
        <w:t xml:space="preserve">Lịch của tuần, có chức năng </w:t>
      </w:r>
      <w:r w:rsidR="00436B7C">
        <w:t>chỉnh sửa lịch.</w:t>
      </w:r>
    </w:p>
    <w:p w14:paraId="7345412A" w14:textId="595EFAF3" w:rsidR="00E324C2" w:rsidRPr="00F61BBF" w:rsidRDefault="008B2507" w:rsidP="00544F05">
      <w:pPr>
        <w:ind w:left="720"/>
        <w:rPr>
          <w:b/>
          <w:bCs/>
        </w:rPr>
      </w:pPr>
      <w:r>
        <w:t xml:space="preserve">public </w:t>
      </w:r>
      <w:r w:rsidR="00F33397" w:rsidRPr="00F61BBF">
        <w:rPr>
          <w:b/>
          <w:bCs/>
        </w:rPr>
        <w:t>Thống Kê Doanh Thu()</w:t>
      </w:r>
    </w:p>
    <w:p w14:paraId="538118D0" w14:textId="2AC9B2C6" w:rsidR="00C114E0" w:rsidRPr="00F61BBF" w:rsidRDefault="00C114E0" w:rsidP="00544F05">
      <w:pPr>
        <w:ind w:left="720"/>
        <w:rPr>
          <w:b/>
          <w:bCs/>
        </w:rPr>
      </w:pPr>
      <w:r>
        <w:lastRenderedPageBreak/>
        <w:tab/>
      </w:r>
      <w:r w:rsidR="009F6DB5">
        <w:t>Hiện</w:t>
      </w:r>
      <w:r w:rsidR="00B122A7">
        <w:t xml:space="preserve"> số đơn hàng bán được, tổng doanh thu, lợi nhuận để Quản Lý</w:t>
      </w:r>
      <w:r w:rsidR="006F34D9">
        <w:t xml:space="preserve"> xem xét</w:t>
      </w:r>
      <w:r w:rsidR="000822D8">
        <w:t>,</w:t>
      </w:r>
      <w:r w:rsidR="000822D8" w:rsidRPr="000822D8">
        <w:rPr>
          <w:b/>
          <w:bCs/>
        </w:rPr>
        <w:t xml:space="preserve"> </w:t>
      </w:r>
      <w:r w:rsidR="000822D8" w:rsidRPr="00F61BBF">
        <w:rPr>
          <w:b/>
          <w:bCs/>
        </w:rPr>
        <w:t>chỉnh sửa</w:t>
      </w:r>
      <w:r w:rsidR="006F34D9">
        <w:t xml:space="preserve"> và Đánh đấu là Hoàn thành</w:t>
      </w:r>
      <w:r w:rsidR="000822D8">
        <w:t>.</w:t>
      </w:r>
    </w:p>
    <w:p w14:paraId="6FE68B78" w14:textId="20DD15EC" w:rsidR="00A54714" w:rsidRPr="00872CDC" w:rsidRDefault="008B2507" w:rsidP="00544F05">
      <w:pPr>
        <w:ind w:left="720"/>
      </w:pPr>
      <w:r>
        <w:t xml:space="preserve">public </w:t>
      </w:r>
      <w:r w:rsidR="00A54714" w:rsidRPr="00F61BBF">
        <w:rPr>
          <w:b/>
          <w:bCs/>
        </w:rPr>
        <w:t>Quản Lý Kho()</w:t>
      </w:r>
    </w:p>
    <w:p w14:paraId="7EBFFF26" w14:textId="750AE6BB" w:rsidR="05C23D49" w:rsidRDefault="00DC7868" w:rsidP="05C23D49">
      <w:pPr>
        <w:ind w:firstLine="1440"/>
      </w:pPr>
      <w:r>
        <w:t>H</w:t>
      </w:r>
      <w:r w:rsidR="05C23D49">
        <w:t>iện số lượng các nguyên vật liệu hiện tại và sự thay đổi về số lượng</w:t>
      </w:r>
      <w:r w:rsidR="00604E08">
        <w:t xml:space="preserve">, </w:t>
      </w:r>
      <w:r w:rsidR="00FD26C1">
        <w:t>Quản Lý có thể thay đổi số lượng cho đúng với thực tế.</w:t>
      </w:r>
    </w:p>
    <w:p w14:paraId="15264D3A" w14:textId="0B11DFCC" w:rsidR="004246DC" w:rsidRDefault="004246DC" w:rsidP="004246DC">
      <w:pPr>
        <w:pStyle w:val="Heading4"/>
      </w:pPr>
      <w:bookmarkStart w:id="194" w:name="_Toc95847772"/>
      <w:bookmarkStart w:id="195" w:name="_Toc103168245"/>
      <w:commentRangeStart w:id="196"/>
      <w:r w:rsidRPr="00F67CD5">
        <w:t>Nhân Viên</w:t>
      </w:r>
      <w:r w:rsidRPr="00C001BC">
        <w:t xml:space="preserve"> </w:t>
      </w:r>
      <w:r w:rsidRPr="00F67CD5">
        <w:t>B</w:t>
      </w:r>
      <w:r>
        <w:t>á</w:t>
      </w:r>
      <w:r w:rsidRPr="00F67CD5">
        <w:t>n H</w:t>
      </w:r>
      <w:r>
        <w:t>à</w:t>
      </w:r>
      <w:r w:rsidRPr="00F67CD5">
        <w:t>ng</w:t>
      </w:r>
      <w:commentRangeEnd w:id="196"/>
      <w:r w:rsidR="002B7487">
        <w:rPr>
          <w:rStyle w:val="CommentReference"/>
        </w:rPr>
        <w:commentReference w:id="196"/>
      </w:r>
      <w:bookmarkEnd w:id="194"/>
      <w:bookmarkEnd w:id="195"/>
    </w:p>
    <w:p w14:paraId="4E224EED" w14:textId="73F89B29" w:rsidR="00C26B43" w:rsidRDefault="5FA2F30C" w:rsidP="00F315BA">
      <w:pPr>
        <w:ind w:left="720"/>
      </w:pPr>
      <w:r>
        <w:t xml:space="preserve">Kế thừa các thuộc tính từ lớp </w:t>
      </w:r>
      <w:r w:rsidRPr="002B7487">
        <w:rPr>
          <w:b/>
          <w:bCs/>
        </w:rPr>
        <w:t>Nhân Viên</w:t>
      </w:r>
    </w:p>
    <w:p w14:paraId="39530FFA" w14:textId="37A9148E" w:rsidR="00AC3BE5" w:rsidRPr="00FB0B7A" w:rsidRDefault="008B2507" w:rsidP="00F315BA">
      <w:pPr>
        <w:ind w:left="720"/>
        <w:rPr>
          <w:b/>
          <w:bCs/>
        </w:rPr>
      </w:pPr>
      <w:r>
        <w:t xml:space="preserve">public </w:t>
      </w:r>
      <w:r w:rsidR="00313BAA" w:rsidRPr="00FB0B7A">
        <w:rPr>
          <w:b/>
          <w:bCs/>
        </w:rPr>
        <w:t>Tiếp Nhận Đơn Hàng()</w:t>
      </w:r>
    </w:p>
    <w:p w14:paraId="743F65EA" w14:textId="17152443" w:rsidR="127AE60C" w:rsidRDefault="00DC7868" w:rsidP="00DC337A">
      <w:pPr>
        <w:ind w:left="720" w:firstLine="720"/>
      </w:pPr>
      <w:r>
        <w:t>H</w:t>
      </w:r>
      <w:r w:rsidR="013620F5">
        <w:t>iện</w:t>
      </w:r>
      <w:r w:rsidR="00396567">
        <w:t xml:space="preserve"> menu để chọn món theo yêu cầu </w:t>
      </w:r>
      <w:r w:rsidR="00A0502C">
        <w:t>của Khách</w:t>
      </w:r>
      <w:r w:rsidR="009D3D0C">
        <w:t xml:space="preserve">, </w:t>
      </w:r>
      <w:r w:rsidR="00FD3507">
        <w:t>tự động tính</w:t>
      </w:r>
      <w:r w:rsidR="001934B0">
        <w:t xml:space="preserve"> tổng</w:t>
      </w:r>
      <w:r w:rsidR="00FD3507">
        <w:t xml:space="preserve"> tiền</w:t>
      </w:r>
      <w:r w:rsidR="001934B0">
        <w:t xml:space="preserve"> và tiền thừa sau khi nhân viên nhập số tiền nhận từ khách.</w:t>
      </w:r>
    </w:p>
    <w:p w14:paraId="796D70A7" w14:textId="595AF53E" w:rsidR="004246DC" w:rsidRPr="00604E08" w:rsidRDefault="004246DC" w:rsidP="004246DC">
      <w:pPr>
        <w:pStyle w:val="Heading4"/>
      </w:pPr>
      <w:bookmarkStart w:id="197" w:name="_Toc95847773"/>
      <w:bookmarkStart w:id="198" w:name="_Toc103168246"/>
      <w:commentRangeStart w:id="199"/>
      <w:r w:rsidRPr="00604E08">
        <w:t>Nhân Viên Pha Chế</w:t>
      </w:r>
      <w:commentRangeEnd w:id="199"/>
      <w:r w:rsidR="002B7487">
        <w:rPr>
          <w:rStyle w:val="CommentReference"/>
        </w:rPr>
        <w:commentReference w:id="199"/>
      </w:r>
      <w:bookmarkEnd w:id="197"/>
      <w:bookmarkEnd w:id="198"/>
    </w:p>
    <w:p w14:paraId="3324B84B" w14:textId="1109F8D8" w:rsidR="0082758E" w:rsidRDefault="00F83A26" w:rsidP="00F315BA">
      <w:pPr>
        <w:ind w:left="720"/>
      </w:pPr>
      <w:r>
        <w:t xml:space="preserve">Kế Thừa </w:t>
      </w:r>
      <w:r w:rsidR="002B7487">
        <w:t xml:space="preserve">các thuộc tính từ lớp </w:t>
      </w:r>
      <w:r w:rsidRPr="002B7487">
        <w:rPr>
          <w:b/>
          <w:bCs/>
        </w:rPr>
        <w:t>Nhân Viên</w:t>
      </w:r>
    </w:p>
    <w:p w14:paraId="55113ABC" w14:textId="6A631A76" w:rsidR="009069AC" w:rsidRDefault="008B2507" w:rsidP="00F315BA">
      <w:pPr>
        <w:ind w:left="720"/>
      </w:pPr>
      <w:r>
        <w:t xml:space="preserve">public </w:t>
      </w:r>
      <w:r w:rsidR="00E57D76" w:rsidRPr="008B2507">
        <w:rPr>
          <w:b/>
          <w:bCs/>
        </w:rPr>
        <w:t>Kiểm Soát Lượng Tồn Hàng</w:t>
      </w:r>
      <w:r w:rsidR="00E57D76" w:rsidRPr="00E57D76">
        <w:t>()</w:t>
      </w:r>
    </w:p>
    <w:p w14:paraId="7ADD48C9" w14:textId="699BB13E" w:rsidR="00F83A26" w:rsidRPr="009069AC" w:rsidRDefault="00F83A26" w:rsidP="00F315BA">
      <w:pPr>
        <w:ind w:left="720"/>
      </w:pPr>
      <w:r>
        <w:tab/>
      </w:r>
      <w:r w:rsidR="00DC7868">
        <w:t>X</w:t>
      </w:r>
      <w:r w:rsidR="002B361F">
        <w:t>em thông tin của kho phụ tại quầy như danh sách số lượng nguyên vật liệu, hàng hóa</w:t>
      </w:r>
      <w:r w:rsidR="003F65EC">
        <w:t>.</w:t>
      </w:r>
      <w:r w:rsidR="002B361F">
        <w:t xml:space="preserve"> Xem và cập nhật bảng thống kê những thay đổi</w:t>
      </w:r>
    </w:p>
    <w:p w14:paraId="7687AB8E" w14:textId="77777777" w:rsidR="004246DC" w:rsidRDefault="004246DC" w:rsidP="004246DC">
      <w:pPr>
        <w:pStyle w:val="Heading4"/>
        <w:rPr>
          <w:del w:id="200" w:author="Phan Trung,Long" w:date="2022-05-15T15:45:00Z"/>
        </w:rPr>
      </w:pPr>
      <w:bookmarkStart w:id="201" w:name="_Toc95847774"/>
      <w:bookmarkStart w:id="202" w:name="_Toc103168247"/>
      <w:commentRangeStart w:id="203"/>
      <w:del w:id="204" w:author="Phan Trung,Long" w:date="2022-05-15T15:45:00Z">
        <w:r w:rsidRPr="004246DC">
          <w:delText>Menu</w:delText>
        </w:r>
      </w:del>
      <w:commentRangeEnd w:id="203"/>
      <w:r w:rsidR="00756E69">
        <w:rPr>
          <w:rStyle w:val="CommentReference"/>
        </w:rPr>
        <w:commentReference w:id="203"/>
      </w:r>
      <w:bookmarkEnd w:id="201"/>
      <w:bookmarkEnd w:id="202"/>
    </w:p>
    <w:p w14:paraId="5D86F9B5" w14:textId="78804519" w:rsidR="00E57D76" w:rsidRDefault="0069520D" w:rsidP="00F315BA">
      <w:pPr>
        <w:ind w:left="720"/>
        <w:rPr>
          <w:del w:id="205" w:author="Phan Trung,Long" w:date="2022-05-15T15:45:00Z"/>
          <w:b/>
        </w:rPr>
      </w:pPr>
      <w:del w:id="206" w:author="Phan Trung,Long" w:date="2022-05-15T15:45:00Z">
        <w:r>
          <w:delText>private s</w:delText>
        </w:r>
        <w:r w:rsidR="77737C03">
          <w:delText xml:space="preserve">tring </w:delText>
        </w:r>
        <w:r w:rsidR="00DD0F0E" w:rsidRPr="00BA23D4">
          <w:rPr>
            <w:b/>
            <w:bCs/>
          </w:rPr>
          <w:delText>Phiên Bản</w:delText>
        </w:r>
      </w:del>
    </w:p>
    <w:p w14:paraId="3DC4B0AE" w14:textId="718BD451" w:rsidR="00512CAC" w:rsidRPr="00756E69" w:rsidRDefault="00512CAC" w:rsidP="00F315BA">
      <w:pPr>
        <w:ind w:left="720"/>
        <w:rPr>
          <w:del w:id="207" w:author="Phan Trung,Long" w:date="2022-05-15T15:45:00Z"/>
        </w:rPr>
      </w:pPr>
      <w:r>
        <w:tab/>
      </w:r>
      <w:del w:id="208" w:author="Phan Trung,Long" w:date="2022-05-15T15:45:00Z">
        <w:r w:rsidRPr="00756E69">
          <w:delText xml:space="preserve">Phiên bản bắt đầu từ </w:delText>
        </w:r>
        <w:r w:rsidR="00756E69" w:rsidRPr="00756E69">
          <w:delText>1, sau m</w:delText>
        </w:r>
        <w:r w:rsidR="00756E69">
          <w:delText>ỗi lần cập nhật thì tự động tăng thêm một đơn vị.</w:delText>
        </w:r>
      </w:del>
    </w:p>
    <w:p w14:paraId="78C7A443" w14:textId="7C700FFE" w:rsidR="00AD4864" w:rsidRDefault="0069520D" w:rsidP="00F315BA">
      <w:pPr>
        <w:ind w:left="720"/>
        <w:rPr>
          <w:del w:id="209" w:author="Phan Trung,Long" w:date="2022-05-15T15:45:00Z"/>
          <w:b/>
        </w:rPr>
      </w:pPr>
      <w:del w:id="210" w:author="Phan Trung,Long" w:date="2022-05-15T15:45:00Z">
        <w:r>
          <w:delText xml:space="preserve">private </w:delText>
        </w:r>
        <w:r w:rsidR="40F948E4">
          <w:delText>DateTime</w:delText>
        </w:r>
        <w:r w:rsidR="66327F2F">
          <w:delText xml:space="preserve"> </w:delText>
        </w:r>
        <w:r w:rsidR="00AD4864" w:rsidRPr="00BA23D4">
          <w:rPr>
            <w:b/>
            <w:bCs/>
          </w:rPr>
          <w:delText>Ngày Cập Nhật</w:delText>
        </w:r>
      </w:del>
    </w:p>
    <w:p w14:paraId="1E2E6643" w14:textId="4A47FAD5" w:rsidR="00AD4864" w:rsidRDefault="00AD4864" w:rsidP="00F315BA">
      <w:pPr>
        <w:ind w:left="720"/>
        <w:rPr>
          <w:del w:id="211" w:author="Phan Trung,Long" w:date="2022-05-15T15:45:00Z"/>
        </w:rPr>
      </w:pPr>
    </w:p>
    <w:p w14:paraId="62862816" w14:textId="26953094" w:rsidR="00AD4864" w:rsidRDefault="008A614C" w:rsidP="00F315BA">
      <w:pPr>
        <w:ind w:left="720"/>
        <w:rPr>
          <w:del w:id="212" w:author="Phan Trung,Long" w:date="2022-05-15T15:45:00Z"/>
        </w:rPr>
      </w:pPr>
      <w:del w:id="213" w:author="Phan Trung,Long" w:date="2022-05-15T15:45:00Z">
        <w:r>
          <w:delText xml:space="preserve">public </w:delText>
        </w:r>
        <w:r w:rsidR="00334FDD">
          <w:delText>string</w:delText>
        </w:r>
        <w:r w:rsidR="01823A26">
          <w:delText xml:space="preserve"> </w:delText>
        </w:r>
        <w:r w:rsidR="01823A26" w:rsidRPr="008A614C">
          <w:rPr>
            <w:b/>
            <w:bCs/>
          </w:rPr>
          <w:delText>Cập</w:delText>
        </w:r>
        <w:r w:rsidR="00AD4864" w:rsidRPr="008A614C">
          <w:rPr>
            <w:b/>
            <w:bCs/>
          </w:rPr>
          <w:delText xml:space="preserve"> Nhật</w:delText>
        </w:r>
        <w:r w:rsidR="00AD4864" w:rsidRPr="00AD4864">
          <w:delText>()</w:delText>
        </w:r>
      </w:del>
    </w:p>
    <w:p w14:paraId="51803D08" w14:textId="7FD9259B" w:rsidR="003F65EC" w:rsidRPr="00A90899" w:rsidRDefault="003F65EC" w:rsidP="00F315BA">
      <w:pPr>
        <w:ind w:left="720"/>
        <w:rPr>
          <w:del w:id="214" w:author="Phan Trung,Long" w:date="2022-05-15T15:45:00Z"/>
        </w:rPr>
      </w:pPr>
      <w:r>
        <w:tab/>
      </w:r>
      <w:del w:id="215" w:author="Phan Trung,Long" w:date="2022-05-15T15:45:00Z">
        <w:r w:rsidR="00DD4CD7">
          <w:delText>X</w:delText>
        </w:r>
        <w:r w:rsidR="0016269A" w:rsidRPr="00A90899">
          <w:delText>em menu</w:delText>
        </w:r>
        <w:r w:rsidR="00651139" w:rsidRPr="00A90899">
          <w:delText>, chỉnh sửa</w:delText>
        </w:r>
        <w:r w:rsidR="00EF31F4" w:rsidRPr="00A90899">
          <w:delText xml:space="preserve"> menu</w:delText>
        </w:r>
        <w:r w:rsidR="00A90899" w:rsidRPr="00A90899">
          <w:delText>, sau mỗi l</w:delText>
        </w:r>
        <w:r w:rsidR="00A90899">
          <w:delText xml:space="preserve">ần chỉnh sửa sẽ tự tạo </w:delText>
        </w:r>
        <w:r w:rsidR="0023657F">
          <w:delText>phiên bản mới.</w:delText>
        </w:r>
      </w:del>
    </w:p>
    <w:p w14:paraId="4538A4CF" w14:textId="3DE0DC65" w:rsidR="00672F2A" w:rsidRDefault="008A614C" w:rsidP="00F315BA">
      <w:pPr>
        <w:ind w:left="720"/>
        <w:rPr>
          <w:del w:id="216" w:author="Phan Trung,Long" w:date="2022-05-15T15:45:00Z"/>
        </w:rPr>
      </w:pPr>
      <w:del w:id="217" w:author="Phan Trung,Long" w:date="2022-05-15T15:45:00Z">
        <w:r>
          <w:delText>p</w:delText>
        </w:r>
        <w:r w:rsidR="0069520D">
          <w:delText xml:space="preserve">ublic </w:delText>
        </w:r>
        <w:r w:rsidR="00672F2A">
          <w:delText xml:space="preserve">void </w:delText>
        </w:r>
        <w:r w:rsidR="00672F2A" w:rsidRPr="008A614C">
          <w:rPr>
            <w:b/>
            <w:bCs/>
          </w:rPr>
          <w:delText>get</w:delText>
        </w:r>
        <w:r w:rsidR="00672F2A">
          <w:delText>(),</w:delText>
        </w:r>
        <w:r>
          <w:delText xml:space="preserve"> </w:delText>
        </w:r>
        <w:r w:rsidR="00672F2A" w:rsidRPr="008A614C">
          <w:rPr>
            <w:b/>
            <w:bCs/>
          </w:rPr>
          <w:delText>set</w:delText>
        </w:r>
        <w:r w:rsidR="00672F2A">
          <w:delText>()</w:delText>
        </w:r>
      </w:del>
    </w:p>
    <w:p w14:paraId="01B0EED0" w14:textId="77777777" w:rsidR="00672F2A" w:rsidRPr="00A90899" w:rsidRDefault="00672F2A" w:rsidP="00F315BA">
      <w:pPr>
        <w:ind w:left="720"/>
      </w:pPr>
    </w:p>
    <w:p w14:paraId="4DCD4E36" w14:textId="77777777" w:rsidR="004246DC" w:rsidRDefault="004246DC" w:rsidP="004246DC">
      <w:pPr>
        <w:pStyle w:val="Heading4"/>
      </w:pPr>
      <w:bookmarkStart w:id="218" w:name="_Toc95847775"/>
      <w:bookmarkStart w:id="219" w:name="_Toc103168248"/>
      <w:commentRangeStart w:id="220"/>
      <w:r w:rsidRPr="00F67CD5">
        <w:t>H</w:t>
      </w:r>
      <w:r w:rsidRPr="00C001BC">
        <w:t>óa</w:t>
      </w:r>
      <w:r w:rsidRPr="00F67CD5">
        <w:t xml:space="preserve"> </w:t>
      </w:r>
      <w:r w:rsidRPr="00C001BC">
        <w:t>Đơ</w:t>
      </w:r>
      <w:r w:rsidRPr="00F67CD5">
        <w:t>n</w:t>
      </w:r>
      <w:commentRangeEnd w:id="220"/>
      <w:r w:rsidR="00D83EFE">
        <w:rPr>
          <w:rStyle w:val="CommentReference"/>
        </w:rPr>
        <w:commentReference w:id="220"/>
      </w:r>
      <w:bookmarkEnd w:id="218"/>
      <w:bookmarkEnd w:id="219"/>
    </w:p>
    <w:p w14:paraId="77C66855" w14:textId="1EBDFF04" w:rsidR="00F50D00" w:rsidRDefault="00F0506E" w:rsidP="00F315BA">
      <w:pPr>
        <w:ind w:left="720"/>
        <w:rPr>
          <w:b/>
          <w:bCs/>
        </w:rPr>
      </w:pPr>
      <w:r>
        <w:t xml:space="preserve">private </w:t>
      </w:r>
      <w:r w:rsidR="67D7D0AD">
        <w:t xml:space="preserve">Int </w:t>
      </w:r>
      <w:r w:rsidR="008F062D" w:rsidRPr="00800263">
        <w:rPr>
          <w:b/>
          <w:bCs/>
        </w:rPr>
        <w:t>Mã Hóa Đơn</w:t>
      </w:r>
    </w:p>
    <w:p w14:paraId="167718A7" w14:textId="4E4C7627" w:rsidR="00F54002" w:rsidRDefault="00F54002" w:rsidP="00F315BA">
      <w:pPr>
        <w:ind w:left="720"/>
      </w:pPr>
      <w:r>
        <w:tab/>
      </w:r>
    </w:p>
    <w:p w14:paraId="05A41BB0" w14:textId="41715A41" w:rsidR="008F062D" w:rsidRDefault="00F0506E" w:rsidP="00F315BA">
      <w:pPr>
        <w:ind w:left="720"/>
        <w:rPr>
          <w:b/>
          <w:bCs/>
        </w:rPr>
      </w:pPr>
      <w:r>
        <w:t xml:space="preserve">private </w:t>
      </w:r>
      <w:r w:rsidR="00F76969">
        <w:t>DateT</w:t>
      </w:r>
      <w:r w:rsidR="007C1E5E">
        <w:t xml:space="preserve">ime </w:t>
      </w:r>
      <w:r w:rsidR="00FE57B9">
        <w:rPr>
          <w:b/>
          <w:bCs/>
        </w:rPr>
        <w:t>NgayGiaoDich</w:t>
      </w:r>
    </w:p>
    <w:p w14:paraId="18AC070F" w14:textId="195193C1" w:rsidR="00C21ACC" w:rsidRPr="00C21ACC" w:rsidRDefault="00F0506E" w:rsidP="00F315BA">
      <w:pPr>
        <w:ind w:left="720"/>
        <w:rPr>
          <w:b/>
        </w:rPr>
      </w:pPr>
      <w:r>
        <w:t xml:space="preserve">private </w:t>
      </w:r>
      <w:r w:rsidR="00C21ACC">
        <w:t>string</w:t>
      </w:r>
      <w:r w:rsidR="00C21ACC" w:rsidRPr="00977DF0">
        <w:rPr>
          <w:b/>
        </w:rPr>
        <w:t xml:space="preserve"> </w:t>
      </w:r>
      <w:r w:rsidR="00977DF0" w:rsidRPr="00977DF0">
        <w:rPr>
          <w:b/>
          <w:bCs/>
        </w:rPr>
        <w:t>MaNhanVien</w:t>
      </w:r>
    </w:p>
    <w:p w14:paraId="0A291D20" w14:textId="0D6E594C" w:rsidR="00D357F2" w:rsidRDefault="00F0506E" w:rsidP="00D357F2">
      <w:pPr>
        <w:ind w:left="720"/>
        <w:rPr>
          <w:b/>
          <w:bCs/>
        </w:rPr>
      </w:pPr>
      <w:r>
        <w:t xml:space="preserve">private </w:t>
      </w:r>
      <w:r w:rsidR="008D1BA2" w:rsidRPr="008D1BA2">
        <w:t>List</w:t>
      </w:r>
      <w:r w:rsidR="008D1BA2">
        <w:t xml:space="preserve"> </w:t>
      </w:r>
      <w:r w:rsidR="00C21ACC">
        <w:rPr>
          <w:b/>
          <w:bCs/>
        </w:rPr>
        <w:t>DanhSachMon</w:t>
      </w:r>
    </w:p>
    <w:p w14:paraId="617F7752" w14:textId="489737DD" w:rsidR="00C77F5E" w:rsidRDefault="0054306B" w:rsidP="00D357F2">
      <w:pPr>
        <w:ind w:left="720"/>
      </w:pPr>
      <w:r>
        <w:t xml:space="preserve">public </w:t>
      </w:r>
      <w:r w:rsidR="00D419D7">
        <w:t>v</w:t>
      </w:r>
      <w:r w:rsidR="00C77F5E">
        <w:t>oid</w:t>
      </w:r>
      <w:r w:rsidR="00EF4C07">
        <w:t xml:space="preserve"> </w:t>
      </w:r>
      <w:r w:rsidR="00EF4C07" w:rsidRPr="0054306B">
        <w:rPr>
          <w:b/>
          <w:bCs/>
        </w:rPr>
        <w:t>get</w:t>
      </w:r>
      <w:r w:rsidR="00EF4C07">
        <w:t>()</w:t>
      </w:r>
      <w:r>
        <w:t xml:space="preserve">, </w:t>
      </w:r>
      <w:r w:rsidR="00EF4C07" w:rsidRPr="0054306B">
        <w:rPr>
          <w:b/>
          <w:bCs/>
        </w:rPr>
        <w:t>set</w:t>
      </w:r>
      <w:r w:rsidR="00672F2A">
        <w:t>()</w:t>
      </w:r>
    </w:p>
    <w:p w14:paraId="6E12FAE2" w14:textId="4422508A" w:rsidR="003F2364" w:rsidRPr="00EC0D39" w:rsidRDefault="0054306B" w:rsidP="003F2364">
      <w:pPr>
        <w:ind w:left="720"/>
        <w:rPr>
          <w:b/>
          <w:bCs/>
        </w:rPr>
      </w:pPr>
      <w:r>
        <w:t xml:space="preserve">public </w:t>
      </w:r>
      <w:r w:rsidR="0092676C">
        <w:t xml:space="preserve">float </w:t>
      </w:r>
      <w:r w:rsidR="00D357F2" w:rsidRPr="00EC0D39">
        <w:rPr>
          <w:b/>
          <w:bCs/>
        </w:rPr>
        <w:t>Tính</w:t>
      </w:r>
      <w:r w:rsidR="003F2364" w:rsidRPr="00EC0D39">
        <w:rPr>
          <w:b/>
          <w:bCs/>
        </w:rPr>
        <w:t xml:space="preserve"> </w:t>
      </w:r>
      <w:r w:rsidR="004D43AB" w:rsidRPr="00EC0D39">
        <w:rPr>
          <w:b/>
          <w:bCs/>
        </w:rPr>
        <w:t xml:space="preserve">Tổng </w:t>
      </w:r>
      <w:r w:rsidR="003F2364" w:rsidRPr="00EC0D39">
        <w:rPr>
          <w:b/>
          <w:bCs/>
        </w:rPr>
        <w:t>Tiền()</w:t>
      </w:r>
    </w:p>
    <w:p w14:paraId="0C00F990" w14:textId="1F2FF431" w:rsidR="00D357F2" w:rsidRDefault="00D357F2" w:rsidP="003F2364">
      <w:pPr>
        <w:ind w:left="720"/>
      </w:pPr>
      <w:r>
        <w:tab/>
      </w:r>
      <w:r w:rsidR="006C38B0">
        <w:t>T</w:t>
      </w:r>
      <w:r w:rsidR="001B6DEB">
        <w:t>ín</w:t>
      </w:r>
      <w:r w:rsidR="006C38B0">
        <w:t>h Tổng Tiền khách cần trả</w:t>
      </w:r>
    </w:p>
    <w:p w14:paraId="74BE2CF3" w14:textId="67753FB2" w:rsidR="004D43AB" w:rsidRPr="00EC0D39" w:rsidRDefault="007B27A2" w:rsidP="003F2364">
      <w:pPr>
        <w:ind w:left="720"/>
        <w:rPr>
          <w:b/>
          <w:bCs/>
        </w:rPr>
      </w:pPr>
      <w:r>
        <w:t xml:space="preserve">public </w:t>
      </w:r>
      <w:r w:rsidR="0092676C">
        <w:t xml:space="preserve">float </w:t>
      </w:r>
      <w:r w:rsidR="004D43AB" w:rsidRPr="00EC0D39">
        <w:rPr>
          <w:b/>
          <w:bCs/>
        </w:rPr>
        <w:t>Tính Tiền Thừa()</w:t>
      </w:r>
    </w:p>
    <w:p w14:paraId="4C235E27" w14:textId="7FA83E48" w:rsidR="00D83EFE" w:rsidRPr="00D83EFE" w:rsidRDefault="00D83EFE" w:rsidP="003F2364">
      <w:pPr>
        <w:ind w:left="720"/>
      </w:pPr>
      <w:r>
        <w:tab/>
      </w:r>
      <w:r w:rsidRPr="00D83EFE">
        <w:t>Tính số tiền cần th</w:t>
      </w:r>
      <w:r>
        <w:t>ối lại cho Khách</w:t>
      </w:r>
    </w:p>
    <w:p w14:paraId="3306B962" w14:textId="4BBF34FD" w:rsidR="003F2364" w:rsidRDefault="0092676C" w:rsidP="003F2364">
      <w:pPr>
        <w:ind w:left="720"/>
      </w:pPr>
      <w:r>
        <w:t xml:space="preserve">public </w:t>
      </w:r>
      <w:r w:rsidR="00593838">
        <w:t xml:space="preserve">void </w:t>
      </w:r>
      <w:r w:rsidR="008F062D" w:rsidRPr="00373456">
        <w:rPr>
          <w:b/>
          <w:bCs/>
        </w:rPr>
        <w:t>Xác nhận()</w:t>
      </w:r>
    </w:p>
    <w:p w14:paraId="2B5DA4D5" w14:textId="7C505978" w:rsidR="00D83EFE" w:rsidRDefault="00D83EFE" w:rsidP="003F2364">
      <w:pPr>
        <w:ind w:left="720"/>
      </w:pPr>
      <w:r>
        <w:tab/>
        <w:t>Xác nhận đơn hàng sau khi nhận tiền và in hóa đơn cùng trả lại tiền thừa.</w:t>
      </w:r>
    </w:p>
    <w:p w14:paraId="583E4F8C" w14:textId="77777777" w:rsidR="004246DC" w:rsidRDefault="004246DC" w:rsidP="004246DC">
      <w:pPr>
        <w:pStyle w:val="Heading4"/>
      </w:pPr>
      <w:bookmarkStart w:id="221" w:name="_Toc95847776"/>
      <w:bookmarkStart w:id="222" w:name="_Toc103168249"/>
      <w:commentRangeStart w:id="223"/>
      <w:r w:rsidRPr="00F67CD5">
        <w:t>S</w:t>
      </w:r>
      <w:r w:rsidRPr="00C001BC">
        <w:t>ả</w:t>
      </w:r>
      <w:r w:rsidRPr="00F67CD5">
        <w:t>n Ph</w:t>
      </w:r>
      <w:r w:rsidRPr="00C001BC">
        <w:t>ẩ</w:t>
      </w:r>
      <w:r w:rsidRPr="00F67CD5">
        <w:t>m</w:t>
      </w:r>
      <w:commentRangeEnd w:id="223"/>
      <w:r w:rsidR="007E7A5B">
        <w:rPr>
          <w:rStyle w:val="CommentReference"/>
        </w:rPr>
        <w:commentReference w:id="223"/>
      </w:r>
      <w:bookmarkEnd w:id="221"/>
      <w:bookmarkEnd w:id="222"/>
    </w:p>
    <w:p w14:paraId="3CD338CC" w14:textId="7A5B174D" w:rsidR="008F062D" w:rsidRPr="007E7A5B" w:rsidRDefault="00EB3264" w:rsidP="00F315BA">
      <w:pPr>
        <w:ind w:left="720"/>
        <w:rPr>
          <w:b/>
          <w:bCs/>
        </w:rPr>
      </w:pPr>
      <w:r>
        <w:t>private i</w:t>
      </w:r>
      <w:r w:rsidR="0248354E">
        <w:t xml:space="preserve">nt </w:t>
      </w:r>
      <w:r w:rsidR="00C51695" w:rsidRPr="007E7A5B">
        <w:rPr>
          <w:b/>
          <w:bCs/>
        </w:rPr>
        <w:t>Mã Sản Phẩm</w:t>
      </w:r>
    </w:p>
    <w:p w14:paraId="1356719A" w14:textId="389371BD" w:rsidR="00C51695" w:rsidRDefault="00EB3264" w:rsidP="00F315BA">
      <w:pPr>
        <w:ind w:left="720"/>
        <w:rPr>
          <w:b/>
        </w:rPr>
      </w:pPr>
      <w:r>
        <w:t xml:space="preserve">private </w:t>
      </w:r>
      <w:r w:rsidR="00334FDD">
        <w:t>string</w:t>
      </w:r>
      <w:r w:rsidR="0248354E">
        <w:t xml:space="preserve"> </w:t>
      </w:r>
      <w:r w:rsidR="00C51695" w:rsidRPr="006214D0">
        <w:rPr>
          <w:b/>
          <w:bCs/>
        </w:rPr>
        <w:t>Tên Sản Phẩm</w:t>
      </w:r>
    </w:p>
    <w:p w14:paraId="4EC5DB82" w14:textId="67120C7B" w:rsidR="00C51695" w:rsidRDefault="00EB3264" w:rsidP="00F315BA">
      <w:pPr>
        <w:ind w:left="720"/>
        <w:rPr>
          <w:b/>
        </w:rPr>
      </w:pPr>
      <w:r>
        <w:lastRenderedPageBreak/>
        <w:t xml:space="preserve">private </w:t>
      </w:r>
      <w:r w:rsidR="00334FDD">
        <w:t>string</w:t>
      </w:r>
      <w:r w:rsidR="0248354E">
        <w:t xml:space="preserve"> </w:t>
      </w:r>
      <w:r w:rsidR="00C51695" w:rsidRPr="006214D0">
        <w:rPr>
          <w:b/>
          <w:bCs/>
        </w:rPr>
        <w:t>Công Thức</w:t>
      </w:r>
    </w:p>
    <w:p w14:paraId="0AB71D2D" w14:textId="07DF6585" w:rsidR="00C51695" w:rsidRDefault="00EB3264" w:rsidP="00F315BA">
      <w:pPr>
        <w:ind w:left="720"/>
        <w:rPr>
          <w:b/>
          <w:bCs/>
        </w:rPr>
      </w:pPr>
      <w:r>
        <w:t xml:space="preserve">private </w:t>
      </w:r>
      <w:r w:rsidR="00334FDD">
        <w:t>string</w:t>
      </w:r>
      <w:r w:rsidR="0248354E" w:rsidRPr="007E7A5B">
        <w:rPr>
          <w:b/>
        </w:rPr>
        <w:t xml:space="preserve"> </w:t>
      </w:r>
      <w:r w:rsidR="00C51695" w:rsidRPr="007E7A5B">
        <w:rPr>
          <w:b/>
          <w:bCs/>
        </w:rPr>
        <w:t>Đánh Giá</w:t>
      </w:r>
    </w:p>
    <w:p w14:paraId="793A3D26" w14:textId="6A5130CD" w:rsidR="00AD241C" w:rsidRDefault="00AD241C" w:rsidP="00F315BA">
      <w:pPr>
        <w:ind w:left="720"/>
        <w:rPr>
          <w:b/>
        </w:rPr>
      </w:pPr>
      <w:r>
        <w:rPr>
          <w:b/>
          <w:bCs/>
        </w:rPr>
        <w:tab/>
        <w:t>5 sao, dựa vào doanh thu</w:t>
      </w:r>
    </w:p>
    <w:p w14:paraId="2C882012" w14:textId="6908421E" w:rsidR="00AD241C" w:rsidRPr="008F062D" w:rsidRDefault="006256C8" w:rsidP="00AD241C">
      <w:pPr>
        <w:ind w:left="720"/>
      </w:pPr>
      <w:r>
        <w:t>private i</w:t>
      </w:r>
      <w:r w:rsidR="66887F1F">
        <w:t xml:space="preserve">nt </w:t>
      </w:r>
      <w:r w:rsidR="00F315BA" w:rsidRPr="007E7A5B">
        <w:rPr>
          <w:b/>
          <w:bCs/>
        </w:rPr>
        <w:t>G</w:t>
      </w:r>
      <w:r w:rsidR="00B06C1F" w:rsidRPr="007E7A5B">
        <w:rPr>
          <w:b/>
          <w:bCs/>
        </w:rPr>
        <w:t>iá</w:t>
      </w:r>
      <w:r w:rsidR="00AD241C">
        <w:tab/>
      </w:r>
    </w:p>
    <w:p w14:paraId="214D25AE" w14:textId="5758E544" w:rsidR="00B06C1F" w:rsidRDefault="00B06C1F" w:rsidP="00F315BA">
      <w:pPr>
        <w:ind w:left="720"/>
      </w:pPr>
    </w:p>
    <w:p w14:paraId="6AE9AAD4" w14:textId="06E5702B" w:rsidR="00B47A43" w:rsidRDefault="006256C8" w:rsidP="00F315BA">
      <w:pPr>
        <w:ind w:left="720"/>
      </w:pPr>
      <w:r w:rsidRPr="006256C8">
        <w:t>public</w:t>
      </w:r>
      <w:r>
        <w:rPr>
          <w:b/>
          <w:bCs/>
        </w:rPr>
        <w:t xml:space="preserve"> </w:t>
      </w:r>
      <w:r w:rsidR="00214917">
        <w:t xml:space="preserve">void </w:t>
      </w:r>
      <w:r w:rsidR="00214917" w:rsidRPr="006256C8">
        <w:rPr>
          <w:b/>
          <w:bCs/>
        </w:rPr>
        <w:t>get</w:t>
      </w:r>
      <w:r w:rsidR="00214917">
        <w:t>(),</w:t>
      </w:r>
      <w:r>
        <w:t xml:space="preserve"> </w:t>
      </w:r>
      <w:r w:rsidR="00214917" w:rsidRPr="006256C8">
        <w:rPr>
          <w:b/>
          <w:bCs/>
        </w:rPr>
        <w:t>set</w:t>
      </w:r>
      <w:r w:rsidR="00214917">
        <w:t>()</w:t>
      </w:r>
    </w:p>
    <w:p w14:paraId="6FF90680" w14:textId="26F64276" w:rsidR="009D0754" w:rsidRDefault="006256C8" w:rsidP="00F315BA">
      <w:pPr>
        <w:ind w:left="720"/>
      </w:pPr>
      <w:r w:rsidRPr="006256C8">
        <w:t>public</w:t>
      </w:r>
      <w:r>
        <w:rPr>
          <w:b/>
          <w:bCs/>
        </w:rPr>
        <w:t xml:space="preserve"> </w:t>
      </w:r>
      <w:r w:rsidR="00EC1D7E" w:rsidRPr="00AD241C">
        <w:rPr>
          <w:b/>
          <w:bCs/>
        </w:rPr>
        <w:t>Th</w:t>
      </w:r>
      <w:r>
        <w:rPr>
          <w:b/>
          <w:bCs/>
        </w:rPr>
        <w:t>a</w:t>
      </w:r>
      <w:r w:rsidR="00EC1D7E" w:rsidRPr="00AD241C">
        <w:rPr>
          <w:b/>
          <w:bCs/>
        </w:rPr>
        <w:t>mS</w:t>
      </w:r>
      <w:r>
        <w:rPr>
          <w:b/>
          <w:bCs/>
        </w:rPr>
        <w:t>a</w:t>
      </w:r>
      <w:r w:rsidR="00EC1D7E" w:rsidRPr="00AD241C">
        <w:rPr>
          <w:b/>
          <w:bCs/>
        </w:rPr>
        <w:t>nPh</w:t>
      </w:r>
      <w:r>
        <w:rPr>
          <w:b/>
          <w:bCs/>
        </w:rPr>
        <w:t>a</w:t>
      </w:r>
      <w:r w:rsidR="00EC1D7E" w:rsidRPr="00AD241C">
        <w:rPr>
          <w:b/>
          <w:bCs/>
        </w:rPr>
        <w:t>m()</w:t>
      </w:r>
    </w:p>
    <w:p w14:paraId="66170920" w14:textId="58958E3C" w:rsidR="00B47A43" w:rsidRDefault="006256C8" w:rsidP="00F315BA">
      <w:pPr>
        <w:ind w:left="720"/>
      </w:pPr>
      <w:r w:rsidRPr="006256C8">
        <w:t>public</w:t>
      </w:r>
      <w:r>
        <w:rPr>
          <w:b/>
          <w:bCs/>
        </w:rPr>
        <w:t xml:space="preserve"> ChinhSuaSanPham</w:t>
      </w:r>
      <w:r w:rsidR="00B47A43" w:rsidRPr="00AD241C">
        <w:rPr>
          <w:b/>
          <w:bCs/>
        </w:rPr>
        <w:t>()</w:t>
      </w:r>
    </w:p>
    <w:p w14:paraId="53E144D7" w14:textId="60190BA5" w:rsidR="00AB424B" w:rsidRPr="00AB424B" w:rsidRDefault="00AB424B" w:rsidP="00F315BA">
      <w:pPr>
        <w:ind w:left="720"/>
      </w:pPr>
      <w:r>
        <w:tab/>
      </w:r>
      <w:r w:rsidR="007635B9">
        <w:t>Đ</w:t>
      </w:r>
      <w:r w:rsidRPr="00AB424B">
        <w:t>ược mở ra đ</w:t>
      </w:r>
      <w:r>
        <w:t>ề có thể cập nhật những thông tin của sản phẩm</w:t>
      </w:r>
    </w:p>
    <w:p w14:paraId="1A0D2457" w14:textId="5766E13E" w:rsidR="00EC1D7E" w:rsidRDefault="006256C8" w:rsidP="00F315BA">
      <w:pPr>
        <w:ind w:left="720"/>
      </w:pPr>
      <w:r w:rsidRPr="006256C8">
        <w:t>public</w:t>
      </w:r>
      <w:r>
        <w:rPr>
          <w:b/>
          <w:bCs/>
        </w:rPr>
        <w:t xml:space="preserve"> </w:t>
      </w:r>
      <w:r w:rsidR="00EC1D7E" w:rsidRPr="00AD241C">
        <w:rPr>
          <w:b/>
          <w:bCs/>
        </w:rPr>
        <w:t>X</w:t>
      </w:r>
      <w:r>
        <w:rPr>
          <w:b/>
          <w:bCs/>
        </w:rPr>
        <w:t>o</w:t>
      </w:r>
      <w:r w:rsidR="00EC1D7E" w:rsidRPr="00AD241C">
        <w:rPr>
          <w:b/>
          <w:bCs/>
        </w:rPr>
        <w:t>aS</w:t>
      </w:r>
      <w:r>
        <w:rPr>
          <w:b/>
          <w:bCs/>
        </w:rPr>
        <w:t>a</w:t>
      </w:r>
      <w:r w:rsidR="00EC1D7E" w:rsidRPr="00AD241C">
        <w:rPr>
          <w:b/>
          <w:bCs/>
        </w:rPr>
        <w:t>nPh</w:t>
      </w:r>
      <w:r>
        <w:rPr>
          <w:b/>
          <w:bCs/>
        </w:rPr>
        <w:t>a</w:t>
      </w:r>
      <w:r w:rsidR="00EC1D7E" w:rsidRPr="00AD241C">
        <w:rPr>
          <w:b/>
          <w:bCs/>
        </w:rPr>
        <w:t>m()</w:t>
      </w:r>
    </w:p>
    <w:p w14:paraId="387BB4EE" w14:textId="77777777" w:rsidR="004246DC" w:rsidRDefault="004246DC" w:rsidP="004246DC">
      <w:pPr>
        <w:pStyle w:val="Heading4"/>
      </w:pPr>
      <w:bookmarkStart w:id="224" w:name="_Toc95847777"/>
      <w:bookmarkStart w:id="225" w:name="_Toc103168250"/>
      <w:commentRangeStart w:id="226"/>
      <w:r w:rsidRPr="00F67CD5">
        <w:t>Kho Hàng</w:t>
      </w:r>
      <w:commentRangeEnd w:id="226"/>
      <w:r w:rsidR="0041509B">
        <w:rPr>
          <w:rStyle w:val="CommentReference"/>
        </w:rPr>
        <w:commentReference w:id="226"/>
      </w:r>
      <w:bookmarkEnd w:id="224"/>
      <w:bookmarkEnd w:id="225"/>
    </w:p>
    <w:p w14:paraId="360D6017" w14:textId="32AC8444" w:rsidR="00E21D6F" w:rsidRDefault="006256C8" w:rsidP="00F315BA">
      <w:pPr>
        <w:ind w:left="720"/>
        <w:rPr>
          <w:b/>
        </w:rPr>
      </w:pPr>
      <w:r>
        <w:t xml:space="preserve">private </w:t>
      </w:r>
      <w:r w:rsidR="00334FDD">
        <w:t>string</w:t>
      </w:r>
      <w:r w:rsidR="02C2491B">
        <w:t xml:space="preserve"> </w:t>
      </w:r>
      <w:r w:rsidR="00C82A53" w:rsidRPr="002F4504">
        <w:rPr>
          <w:b/>
          <w:bCs/>
        </w:rPr>
        <w:t>M</w:t>
      </w:r>
      <w:r>
        <w:rPr>
          <w:b/>
          <w:bCs/>
        </w:rPr>
        <w:t>a</w:t>
      </w:r>
      <w:r w:rsidR="00C82A53" w:rsidRPr="002F4504">
        <w:rPr>
          <w:b/>
          <w:bCs/>
        </w:rPr>
        <w:t>Kho</w:t>
      </w:r>
    </w:p>
    <w:p w14:paraId="6C3DD3E5" w14:textId="1F2F6168" w:rsidR="00C82A53" w:rsidRDefault="006256C8" w:rsidP="00F315BA">
      <w:pPr>
        <w:ind w:left="720"/>
        <w:rPr>
          <w:b/>
        </w:rPr>
      </w:pPr>
      <w:r>
        <w:t xml:space="preserve">private </w:t>
      </w:r>
      <w:r w:rsidR="00334FDD">
        <w:t>string</w:t>
      </w:r>
      <w:r w:rsidR="02C2491B" w:rsidRPr="002F4504">
        <w:rPr>
          <w:b/>
        </w:rPr>
        <w:t xml:space="preserve"> </w:t>
      </w:r>
      <w:r w:rsidR="00C82A53" w:rsidRPr="002F4504">
        <w:rPr>
          <w:b/>
          <w:bCs/>
        </w:rPr>
        <w:t>T</w:t>
      </w:r>
      <w:r>
        <w:rPr>
          <w:b/>
          <w:bCs/>
        </w:rPr>
        <w:t>e</w:t>
      </w:r>
      <w:r w:rsidR="00C82A53" w:rsidRPr="002F4504">
        <w:rPr>
          <w:b/>
          <w:bCs/>
        </w:rPr>
        <w:t>nKho</w:t>
      </w:r>
    </w:p>
    <w:p w14:paraId="3DAC0975" w14:textId="6A65E7C1" w:rsidR="00D859FF" w:rsidRDefault="006256C8" w:rsidP="00F315BA">
      <w:pPr>
        <w:ind w:left="720"/>
        <w:rPr>
          <w:b/>
        </w:rPr>
      </w:pPr>
      <w:r>
        <w:t xml:space="preserve">private </w:t>
      </w:r>
      <w:r w:rsidR="00334FDD">
        <w:t>string</w:t>
      </w:r>
      <w:r w:rsidR="66DB56E6" w:rsidRPr="002F4504">
        <w:rPr>
          <w:b/>
        </w:rPr>
        <w:t xml:space="preserve"> </w:t>
      </w:r>
      <w:r w:rsidR="00D859FF" w:rsidRPr="002F4504">
        <w:rPr>
          <w:b/>
          <w:bCs/>
        </w:rPr>
        <w:t>Đ</w:t>
      </w:r>
      <w:r>
        <w:rPr>
          <w:b/>
          <w:bCs/>
        </w:rPr>
        <w:t>i</w:t>
      </w:r>
      <w:r w:rsidR="00D859FF" w:rsidRPr="002F4504">
        <w:rPr>
          <w:b/>
          <w:bCs/>
        </w:rPr>
        <w:t>aCh</w:t>
      </w:r>
      <w:r>
        <w:rPr>
          <w:b/>
          <w:bCs/>
        </w:rPr>
        <w:t>i</w:t>
      </w:r>
    </w:p>
    <w:p w14:paraId="305E6A7D" w14:textId="79D45144" w:rsidR="00D859FF" w:rsidRDefault="006256C8" w:rsidP="00F315BA">
      <w:pPr>
        <w:ind w:left="720"/>
        <w:rPr>
          <w:b/>
        </w:rPr>
      </w:pPr>
      <w:r>
        <w:t xml:space="preserve">private </w:t>
      </w:r>
      <w:r w:rsidR="00334FDD">
        <w:t>string</w:t>
      </w:r>
      <w:r w:rsidR="002E5215">
        <w:t xml:space="preserve"> </w:t>
      </w:r>
      <w:r w:rsidR="00D859FF" w:rsidRPr="002F4504">
        <w:rPr>
          <w:b/>
          <w:bCs/>
        </w:rPr>
        <w:t>Di</w:t>
      </w:r>
      <w:r>
        <w:rPr>
          <w:b/>
          <w:bCs/>
        </w:rPr>
        <w:t>e</w:t>
      </w:r>
      <w:r w:rsidR="00D859FF" w:rsidRPr="002F4504">
        <w:rPr>
          <w:b/>
          <w:bCs/>
        </w:rPr>
        <w:t>nT</w:t>
      </w:r>
      <w:r>
        <w:rPr>
          <w:b/>
          <w:bCs/>
        </w:rPr>
        <w:t>i</w:t>
      </w:r>
      <w:r w:rsidR="00D859FF" w:rsidRPr="002F4504">
        <w:rPr>
          <w:b/>
          <w:bCs/>
        </w:rPr>
        <w:t>ch</w:t>
      </w:r>
    </w:p>
    <w:p w14:paraId="6C78FB5E" w14:textId="77777777" w:rsidR="00D859FF" w:rsidRDefault="00D859FF" w:rsidP="00F315BA">
      <w:pPr>
        <w:ind w:left="720"/>
      </w:pPr>
    </w:p>
    <w:p w14:paraId="2EEEAB34" w14:textId="77777777" w:rsidR="00277D80" w:rsidRDefault="00277D80" w:rsidP="00F315BA">
      <w:pPr>
        <w:ind w:left="720"/>
      </w:pPr>
    </w:p>
    <w:p w14:paraId="177D63C4" w14:textId="443747A7" w:rsidR="000D60BA" w:rsidRDefault="006256C8" w:rsidP="00F315BA">
      <w:pPr>
        <w:ind w:left="720"/>
      </w:pPr>
      <w:r w:rsidRPr="006256C8">
        <w:t>public</w:t>
      </w:r>
      <w:r>
        <w:rPr>
          <w:b/>
          <w:bCs/>
        </w:rPr>
        <w:t xml:space="preserve"> </w:t>
      </w:r>
      <w:r w:rsidR="0082206B">
        <w:t xml:space="preserve">void </w:t>
      </w:r>
      <w:r w:rsidR="0082206B" w:rsidRPr="006256C8">
        <w:rPr>
          <w:b/>
          <w:bCs/>
        </w:rPr>
        <w:t>get</w:t>
      </w:r>
      <w:r w:rsidR="0082206B">
        <w:t xml:space="preserve">(), </w:t>
      </w:r>
      <w:r w:rsidR="0082206B" w:rsidRPr="006256C8">
        <w:rPr>
          <w:b/>
          <w:bCs/>
        </w:rPr>
        <w:t>set</w:t>
      </w:r>
      <w:r w:rsidR="0082206B">
        <w:t>()</w:t>
      </w:r>
    </w:p>
    <w:p w14:paraId="35E6B75B" w14:textId="269D89A4" w:rsidR="008E404B" w:rsidRDefault="006256C8" w:rsidP="00F315BA">
      <w:pPr>
        <w:ind w:left="720"/>
      </w:pPr>
      <w:r w:rsidRPr="006256C8">
        <w:t>public</w:t>
      </w:r>
      <w:r>
        <w:rPr>
          <w:b/>
          <w:bCs/>
        </w:rPr>
        <w:t xml:space="preserve"> </w:t>
      </w:r>
      <w:r w:rsidR="008E404B">
        <w:t xml:space="preserve">void </w:t>
      </w:r>
      <w:r w:rsidR="008E404B" w:rsidRPr="008E404B">
        <w:rPr>
          <w:b/>
          <w:bCs/>
        </w:rPr>
        <w:t>Thêm Kho</w:t>
      </w:r>
      <w:r w:rsidR="008E404B">
        <w:t>()</w:t>
      </w:r>
    </w:p>
    <w:p w14:paraId="3AB51D1D" w14:textId="07C49853" w:rsidR="00D859FF" w:rsidRDefault="004D6A23" w:rsidP="00F315BA">
      <w:pPr>
        <w:ind w:left="720"/>
      </w:pPr>
      <w:r w:rsidRPr="006256C8">
        <w:t>public</w:t>
      </w:r>
      <w:r>
        <w:rPr>
          <w:b/>
          <w:bCs/>
        </w:rPr>
        <w:t xml:space="preserve"> </w:t>
      </w:r>
      <w:r w:rsidR="0082206B">
        <w:t xml:space="preserve">void </w:t>
      </w:r>
      <w:r w:rsidR="00D859FF" w:rsidRPr="00C138AA">
        <w:rPr>
          <w:b/>
          <w:bCs/>
        </w:rPr>
        <w:t>Cập Nhật()</w:t>
      </w:r>
    </w:p>
    <w:p w14:paraId="289ED40D" w14:textId="23CBBCE4" w:rsidR="00BA0BAF" w:rsidRDefault="00BA0BAF" w:rsidP="00F315BA">
      <w:pPr>
        <w:ind w:left="720"/>
      </w:pPr>
      <w:r>
        <w:tab/>
      </w:r>
      <w:r w:rsidR="00DD4CD7">
        <w:t>C</w:t>
      </w:r>
      <w:r>
        <w:t>ập nhật thông tin của từng kho hàng</w:t>
      </w:r>
    </w:p>
    <w:p w14:paraId="61D388A7" w14:textId="205E5F73" w:rsidR="008E404B" w:rsidRPr="00E21D6F" w:rsidRDefault="004D6A23" w:rsidP="00F315BA">
      <w:pPr>
        <w:ind w:left="720"/>
      </w:pPr>
      <w:r w:rsidRPr="006256C8">
        <w:t>public</w:t>
      </w:r>
      <w:r>
        <w:rPr>
          <w:b/>
          <w:bCs/>
        </w:rPr>
        <w:t xml:space="preserve"> </w:t>
      </w:r>
      <w:r w:rsidR="008E404B">
        <w:t xml:space="preserve">void </w:t>
      </w:r>
      <w:r w:rsidR="008E404B" w:rsidRPr="008E404B">
        <w:rPr>
          <w:b/>
          <w:bCs/>
        </w:rPr>
        <w:t>Xóa Kho</w:t>
      </w:r>
      <w:r w:rsidR="008E404B">
        <w:t>()</w:t>
      </w:r>
    </w:p>
    <w:p w14:paraId="7CD8DEC8" w14:textId="77777777" w:rsidR="004246DC" w:rsidRDefault="004246DC" w:rsidP="004246DC">
      <w:pPr>
        <w:pStyle w:val="Heading4"/>
      </w:pPr>
      <w:bookmarkStart w:id="227" w:name="_Toc95847778"/>
      <w:bookmarkStart w:id="228" w:name="_Toc103168251"/>
      <w:commentRangeStart w:id="229"/>
      <w:r w:rsidRPr="00F67CD5">
        <w:t>Vật Liệu</w:t>
      </w:r>
      <w:commentRangeEnd w:id="229"/>
      <w:r w:rsidR="00BA23D4">
        <w:rPr>
          <w:rStyle w:val="CommentReference"/>
        </w:rPr>
        <w:commentReference w:id="229"/>
      </w:r>
      <w:bookmarkEnd w:id="227"/>
      <w:bookmarkEnd w:id="228"/>
    </w:p>
    <w:p w14:paraId="1DB90CD4" w14:textId="12ED59DB" w:rsidR="34FC1470" w:rsidRPr="00046374" w:rsidRDefault="00DD4CD7" w:rsidP="48F77610">
      <w:pPr>
        <w:ind w:left="720"/>
        <w:rPr>
          <w:b/>
          <w:bCs/>
        </w:rPr>
      </w:pPr>
      <w:r>
        <w:t>private</w:t>
      </w:r>
      <w:r w:rsidR="00E2585F" w:rsidRPr="00E2585F">
        <w:t xml:space="preserve"> </w:t>
      </w:r>
      <w:r w:rsidR="00334FDD">
        <w:t>string</w:t>
      </w:r>
      <w:r w:rsidR="113CCF55">
        <w:t xml:space="preserve"> </w:t>
      </w:r>
      <w:r w:rsidR="00D859FF" w:rsidRPr="00046374">
        <w:rPr>
          <w:b/>
          <w:bCs/>
        </w:rPr>
        <w:t>Mã Vật Liệu</w:t>
      </w:r>
    </w:p>
    <w:p w14:paraId="303D5B9D" w14:textId="1A54986B" w:rsidR="008A411A" w:rsidRDefault="00DD4CD7" w:rsidP="00F315BA">
      <w:pPr>
        <w:ind w:left="720"/>
      </w:pPr>
      <w:r>
        <w:t>private</w:t>
      </w:r>
      <w:r w:rsidRPr="00E2585F">
        <w:t xml:space="preserve"> </w:t>
      </w:r>
      <w:r w:rsidR="00334FDD">
        <w:t>string</w:t>
      </w:r>
      <w:r w:rsidR="7C3022A9">
        <w:t xml:space="preserve"> </w:t>
      </w:r>
      <w:r w:rsidR="008A411A" w:rsidRPr="00046374">
        <w:rPr>
          <w:b/>
          <w:bCs/>
        </w:rPr>
        <w:t>Tên Vật Liệu</w:t>
      </w:r>
    </w:p>
    <w:p w14:paraId="1D8E2EBC" w14:textId="6FAB42F1" w:rsidR="00D859FF" w:rsidRPr="00046374" w:rsidRDefault="00DD4CD7" w:rsidP="00F315BA">
      <w:pPr>
        <w:ind w:left="720"/>
        <w:rPr>
          <w:b/>
          <w:bCs/>
        </w:rPr>
      </w:pPr>
      <w:r>
        <w:t>private</w:t>
      </w:r>
      <w:r w:rsidRPr="00E2585F">
        <w:t xml:space="preserve"> </w:t>
      </w:r>
      <w:r w:rsidR="00334FDD">
        <w:t>string</w:t>
      </w:r>
      <w:r w:rsidR="7C3022A9">
        <w:t xml:space="preserve"> </w:t>
      </w:r>
      <w:r w:rsidR="008A411A" w:rsidRPr="00046374">
        <w:rPr>
          <w:b/>
          <w:bCs/>
        </w:rPr>
        <w:t>Nhà Cung Cấp</w:t>
      </w:r>
    </w:p>
    <w:p w14:paraId="3D65A707" w14:textId="7225B692" w:rsidR="008B4EED" w:rsidRDefault="00DD4CD7" w:rsidP="00F315BA">
      <w:pPr>
        <w:ind w:left="720"/>
        <w:rPr>
          <w:b/>
        </w:rPr>
      </w:pPr>
      <w:r>
        <w:t>private</w:t>
      </w:r>
      <w:r w:rsidRPr="00E2585F">
        <w:t xml:space="preserve"> </w:t>
      </w:r>
      <w:r w:rsidR="5AC5C45E">
        <w:t xml:space="preserve">Int </w:t>
      </w:r>
      <w:r w:rsidR="008B4EED" w:rsidRPr="00046374">
        <w:rPr>
          <w:b/>
          <w:bCs/>
        </w:rPr>
        <w:t>Số Lượng</w:t>
      </w:r>
    </w:p>
    <w:p w14:paraId="0F5519FB" w14:textId="2896BDB1" w:rsidR="008B4EED" w:rsidRDefault="00DD4CD7" w:rsidP="00F315BA">
      <w:pPr>
        <w:ind w:left="720"/>
      </w:pPr>
      <w:r>
        <w:t>private</w:t>
      </w:r>
      <w:r w:rsidRPr="00E2585F">
        <w:t xml:space="preserve"> </w:t>
      </w:r>
      <w:r w:rsidR="1523094A">
        <w:t xml:space="preserve">Int </w:t>
      </w:r>
      <w:r w:rsidR="008B4EED" w:rsidRPr="00046374">
        <w:rPr>
          <w:b/>
          <w:bCs/>
        </w:rPr>
        <w:t>Giá</w:t>
      </w:r>
    </w:p>
    <w:p w14:paraId="5414D23F" w14:textId="465CD669" w:rsidR="008B4EED" w:rsidRDefault="00DD4CD7" w:rsidP="00F315BA">
      <w:pPr>
        <w:ind w:left="720"/>
        <w:rPr>
          <w:b/>
          <w:bCs/>
        </w:rPr>
      </w:pPr>
      <w:r>
        <w:t>private</w:t>
      </w:r>
      <w:r w:rsidRPr="00E2585F">
        <w:t xml:space="preserve"> </w:t>
      </w:r>
      <w:r w:rsidR="64C048B4">
        <w:t xml:space="preserve">Int </w:t>
      </w:r>
      <w:r w:rsidR="008B4EED" w:rsidRPr="00046374">
        <w:rPr>
          <w:b/>
          <w:bCs/>
        </w:rPr>
        <w:t>Đơn Vị Tính</w:t>
      </w:r>
    </w:p>
    <w:p w14:paraId="00F034CC" w14:textId="33CDAA96" w:rsidR="00AD241C" w:rsidRPr="00046374" w:rsidRDefault="00DD4CD7" w:rsidP="00F315BA">
      <w:pPr>
        <w:ind w:left="720"/>
        <w:rPr>
          <w:b/>
          <w:bCs/>
        </w:rPr>
      </w:pPr>
      <w:r>
        <w:lastRenderedPageBreak/>
        <w:t>private</w:t>
      </w:r>
      <w:r w:rsidRPr="00E2585F">
        <w:t xml:space="preserve"> </w:t>
      </w:r>
      <w:r>
        <w:t>string</w:t>
      </w:r>
      <w:r w:rsidR="00AD241C">
        <w:rPr>
          <w:b/>
          <w:bCs/>
        </w:rPr>
        <w:t xml:space="preserve"> Mã Kho Hàng</w:t>
      </w:r>
    </w:p>
    <w:p w14:paraId="266CB3FE" w14:textId="77777777" w:rsidR="008B4EED" w:rsidRDefault="008B4EED" w:rsidP="00F315BA">
      <w:pPr>
        <w:ind w:left="720"/>
      </w:pPr>
    </w:p>
    <w:p w14:paraId="4DC8B9F3" w14:textId="6B4D90BB" w:rsidR="00901F4A" w:rsidRDefault="004D6A23" w:rsidP="00F315BA">
      <w:pPr>
        <w:ind w:left="720"/>
      </w:pPr>
      <w:r w:rsidRPr="006256C8">
        <w:t>public</w:t>
      </w:r>
      <w:r>
        <w:rPr>
          <w:b/>
          <w:bCs/>
        </w:rPr>
        <w:t xml:space="preserve"> </w:t>
      </w:r>
      <w:r w:rsidR="00E54858">
        <w:t xml:space="preserve">void </w:t>
      </w:r>
      <w:r w:rsidR="00E54858" w:rsidRPr="004D6A23">
        <w:rPr>
          <w:b/>
          <w:bCs/>
        </w:rPr>
        <w:t>get</w:t>
      </w:r>
      <w:r w:rsidR="00E54858">
        <w:t>()</w:t>
      </w:r>
      <w:r w:rsidR="00906DDF">
        <w:t>,</w:t>
      </w:r>
      <w:r w:rsidR="00906DDF" w:rsidRPr="004D6A23">
        <w:rPr>
          <w:b/>
          <w:bCs/>
        </w:rPr>
        <w:t>set</w:t>
      </w:r>
      <w:r w:rsidR="00E54858">
        <w:t>()</w:t>
      </w:r>
    </w:p>
    <w:p w14:paraId="53D6FF90" w14:textId="30023DD4" w:rsidR="00771296" w:rsidRPr="00D10640" w:rsidRDefault="004D6A23" w:rsidP="00F315BA">
      <w:pPr>
        <w:ind w:left="720"/>
        <w:rPr>
          <w:b/>
          <w:bCs/>
        </w:rPr>
      </w:pPr>
      <w:r w:rsidRPr="006256C8">
        <w:t>public</w:t>
      </w:r>
      <w:r>
        <w:rPr>
          <w:b/>
          <w:bCs/>
        </w:rPr>
        <w:t xml:space="preserve"> </w:t>
      </w:r>
      <w:r w:rsidR="00771296" w:rsidRPr="00D10640">
        <w:rPr>
          <w:b/>
          <w:bCs/>
        </w:rPr>
        <w:t>Thêm Vật Liệu()</w:t>
      </w:r>
    </w:p>
    <w:p w14:paraId="7F4B0B10" w14:textId="52326FB8" w:rsidR="008B4EED" w:rsidRPr="00D10640" w:rsidRDefault="004D6A23" w:rsidP="00F315BA">
      <w:pPr>
        <w:ind w:left="720"/>
        <w:rPr>
          <w:b/>
          <w:bCs/>
        </w:rPr>
      </w:pPr>
      <w:r w:rsidRPr="006256C8">
        <w:t>public</w:t>
      </w:r>
      <w:r>
        <w:rPr>
          <w:b/>
          <w:bCs/>
        </w:rPr>
        <w:t xml:space="preserve"> ChinhSuaVatLieu</w:t>
      </w:r>
      <w:r w:rsidR="008B4EED" w:rsidRPr="00D10640">
        <w:rPr>
          <w:b/>
          <w:bCs/>
        </w:rPr>
        <w:t>()</w:t>
      </w:r>
    </w:p>
    <w:p w14:paraId="7F90EEF3" w14:textId="58FFA242" w:rsidR="00046374" w:rsidRDefault="00046374" w:rsidP="00F315BA">
      <w:pPr>
        <w:ind w:left="720"/>
      </w:pPr>
      <w:r>
        <w:tab/>
      </w:r>
      <w:r w:rsidR="00D10640">
        <w:t>Đ</w:t>
      </w:r>
      <w:r>
        <w:t>ể cập nhật thông tin của Vật Liệu</w:t>
      </w:r>
    </w:p>
    <w:p w14:paraId="204A8206" w14:textId="58633038" w:rsidR="00771296" w:rsidRPr="00D10640" w:rsidRDefault="004D6A23" w:rsidP="00F315BA">
      <w:pPr>
        <w:ind w:left="720"/>
        <w:rPr>
          <w:b/>
          <w:bCs/>
        </w:rPr>
      </w:pPr>
      <w:r w:rsidRPr="006256C8">
        <w:t>public</w:t>
      </w:r>
      <w:r>
        <w:rPr>
          <w:b/>
          <w:bCs/>
        </w:rPr>
        <w:t xml:space="preserve"> </w:t>
      </w:r>
      <w:r w:rsidR="00771296" w:rsidRPr="00D10640">
        <w:rPr>
          <w:b/>
          <w:bCs/>
        </w:rPr>
        <w:t>Xóa Vật Liệu()</w:t>
      </w:r>
    </w:p>
    <w:p w14:paraId="30607279" w14:textId="3D35CF18" w:rsidR="002E4DEE" w:rsidRDefault="002E4DEE" w:rsidP="002E4DEE">
      <w:pPr>
        <w:pStyle w:val="Heading4"/>
      </w:pPr>
      <w:bookmarkStart w:id="230" w:name="_Toc95847779"/>
      <w:bookmarkStart w:id="231" w:name="_Toc103168252"/>
      <w:r>
        <w:t>Lịch Làm</w:t>
      </w:r>
      <w:bookmarkEnd w:id="230"/>
      <w:bookmarkEnd w:id="231"/>
    </w:p>
    <w:p w14:paraId="0AFF59D4" w14:textId="1ABE524A" w:rsidR="008B4EED" w:rsidRPr="00046374" w:rsidRDefault="00F73BAF" w:rsidP="00F315BA">
      <w:pPr>
        <w:ind w:left="720"/>
        <w:rPr>
          <w:b/>
          <w:bCs/>
        </w:rPr>
      </w:pPr>
      <w:r>
        <w:t>private</w:t>
      </w:r>
      <w:r w:rsidR="00334FDD" w:rsidRPr="00334FDD">
        <w:t xml:space="preserve"> </w:t>
      </w:r>
      <w:r w:rsidR="009A773B">
        <w:t>s</w:t>
      </w:r>
      <w:r w:rsidR="5333FBFD">
        <w:t>tring</w:t>
      </w:r>
      <w:r w:rsidR="5333FBFD" w:rsidRPr="00046374">
        <w:rPr>
          <w:b/>
        </w:rPr>
        <w:t xml:space="preserve"> </w:t>
      </w:r>
      <w:r w:rsidR="5333FBFD" w:rsidRPr="00046374">
        <w:rPr>
          <w:b/>
          <w:bCs/>
        </w:rPr>
        <w:t>Mã</w:t>
      </w:r>
      <w:r w:rsidR="008B4EED" w:rsidRPr="00046374">
        <w:rPr>
          <w:b/>
          <w:bCs/>
        </w:rPr>
        <w:t xml:space="preserve"> Lịch</w:t>
      </w:r>
    </w:p>
    <w:p w14:paraId="7C69EF06" w14:textId="31D94D52" w:rsidR="008B4EED" w:rsidRDefault="00F73BAF" w:rsidP="00F315BA">
      <w:pPr>
        <w:ind w:left="720"/>
        <w:rPr>
          <w:b/>
        </w:rPr>
      </w:pPr>
      <w:r>
        <w:t xml:space="preserve">private </w:t>
      </w:r>
      <w:r w:rsidR="5003E31F">
        <w:t xml:space="preserve">DateTime </w:t>
      </w:r>
      <w:r w:rsidR="5003E31F" w:rsidRPr="00A51A50">
        <w:rPr>
          <w:b/>
          <w:bCs/>
        </w:rPr>
        <w:t>Ngày</w:t>
      </w:r>
      <w:r w:rsidR="007B1405" w:rsidRPr="00A51A50">
        <w:rPr>
          <w:b/>
          <w:bCs/>
        </w:rPr>
        <w:t xml:space="preserve"> Bắt Đầu</w:t>
      </w:r>
    </w:p>
    <w:p w14:paraId="151EAA45" w14:textId="3FA0ED9C" w:rsidR="008D0B1D" w:rsidRPr="00A51A50" w:rsidRDefault="00F73BAF" w:rsidP="00163E42">
      <w:pPr>
        <w:ind w:left="720"/>
        <w:rPr>
          <w:b/>
          <w:bCs/>
        </w:rPr>
      </w:pPr>
      <w:r>
        <w:t xml:space="preserve">private </w:t>
      </w:r>
      <w:r w:rsidR="1663183F">
        <w:t xml:space="preserve">DateTime </w:t>
      </w:r>
      <w:r w:rsidR="007B1405" w:rsidRPr="00A51A50">
        <w:rPr>
          <w:b/>
          <w:bCs/>
        </w:rPr>
        <w:t>Ngày Kết Thúc</w:t>
      </w:r>
    </w:p>
    <w:p w14:paraId="1473119D" w14:textId="77777777" w:rsidR="00965D60" w:rsidRDefault="00965D60" w:rsidP="00F315BA">
      <w:pPr>
        <w:ind w:left="720"/>
      </w:pPr>
    </w:p>
    <w:p w14:paraId="35F40A77" w14:textId="23F2C7EA" w:rsidR="00906DDF" w:rsidRDefault="00F73BAF" w:rsidP="00F315BA">
      <w:pPr>
        <w:ind w:left="720"/>
      </w:pPr>
      <w:r>
        <w:t xml:space="preserve">private </w:t>
      </w:r>
      <w:r w:rsidR="00906DDF">
        <w:t>void</w:t>
      </w:r>
      <w:r w:rsidR="00460710">
        <w:t xml:space="preserve"> get(),set()</w:t>
      </w:r>
    </w:p>
    <w:p w14:paraId="0B4BE16D" w14:textId="7E7A9198" w:rsidR="00965D60" w:rsidRDefault="00AE555B" w:rsidP="00F315BA">
      <w:pPr>
        <w:ind w:left="720"/>
      </w:pPr>
      <w:r w:rsidRPr="006256C8">
        <w:t>public</w:t>
      </w:r>
      <w:r>
        <w:rPr>
          <w:b/>
          <w:bCs/>
        </w:rPr>
        <w:t xml:space="preserve"> </w:t>
      </w:r>
      <w:r w:rsidR="00965D60" w:rsidRPr="00965D60">
        <w:t>Tạo Lịch()</w:t>
      </w:r>
    </w:p>
    <w:p w14:paraId="4026C9F3" w14:textId="61C9F414" w:rsidR="00965D60" w:rsidRDefault="00AE555B" w:rsidP="00F315BA">
      <w:pPr>
        <w:ind w:left="720"/>
      </w:pPr>
      <w:r w:rsidRPr="006256C8">
        <w:t>public</w:t>
      </w:r>
      <w:r>
        <w:rPr>
          <w:b/>
          <w:bCs/>
        </w:rPr>
        <w:t xml:space="preserve"> </w:t>
      </w:r>
      <w:r w:rsidR="0021220C" w:rsidRPr="0021220C">
        <w:t>Xóa Lịch()</w:t>
      </w:r>
    </w:p>
    <w:p w14:paraId="629D948B" w14:textId="76D17356" w:rsidR="0021220C" w:rsidRDefault="00AE555B" w:rsidP="00F315BA">
      <w:pPr>
        <w:ind w:left="720"/>
      </w:pPr>
      <w:r w:rsidRPr="006256C8">
        <w:t>public</w:t>
      </w:r>
      <w:r>
        <w:rPr>
          <w:b/>
          <w:bCs/>
        </w:rPr>
        <w:t xml:space="preserve"> </w:t>
      </w:r>
      <w:r w:rsidR="0021220C" w:rsidRPr="0021220C">
        <w:t>Cập Nhật Lịch()</w:t>
      </w:r>
    </w:p>
    <w:p w14:paraId="734FCA0F" w14:textId="5D246E57" w:rsidR="00B75778" w:rsidRDefault="00FF694F" w:rsidP="00FF694F">
      <w:pPr>
        <w:pStyle w:val="Heading4"/>
      </w:pPr>
      <w:bookmarkStart w:id="232" w:name="_Toc95847780"/>
      <w:bookmarkStart w:id="233" w:name="_Toc103168253"/>
      <w:r>
        <w:t>Công Làm</w:t>
      </w:r>
      <w:bookmarkEnd w:id="232"/>
      <w:bookmarkEnd w:id="233"/>
    </w:p>
    <w:p w14:paraId="6785B3DD" w14:textId="4632C8DC" w:rsidR="00FF694F" w:rsidRDefault="00FF694F" w:rsidP="00FF694F">
      <w:r>
        <w:tab/>
      </w:r>
      <w:r w:rsidR="004D0ADE">
        <w:t xml:space="preserve">private </w:t>
      </w:r>
      <w:r w:rsidR="000A51B8">
        <w:t xml:space="preserve">string </w:t>
      </w:r>
      <w:r w:rsidRPr="00B647F8">
        <w:rPr>
          <w:b/>
          <w:bCs/>
        </w:rPr>
        <w:t>Mã Nhân Viên</w:t>
      </w:r>
    </w:p>
    <w:p w14:paraId="3460DF00" w14:textId="17F8276A" w:rsidR="00FF694F" w:rsidRDefault="00FF694F" w:rsidP="00FF694F">
      <w:r>
        <w:tab/>
      </w:r>
      <w:r w:rsidR="004D0ADE">
        <w:t xml:space="preserve">private </w:t>
      </w:r>
      <w:r w:rsidR="00C71DFF">
        <w:t>string</w:t>
      </w:r>
      <w:r w:rsidR="00C71DFF" w:rsidRPr="00B647F8">
        <w:rPr>
          <w:b/>
        </w:rPr>
        <w:t xml:space="preserve"> </w:t>
      </w:r>
      <w:r w:rsidRPr="00B647F8">
        <w:rPr>
          <w:b/>
          <w:bCs/>
        </w:rPr>
        <w:t>Mã Ca</w:t>
      </w:r>
    </w:p>
    <w:p w14:paraId="5E69BC9D" w14:textId="48D73620" w:rsidR="00E614DD" w:rsidRDefault="00E614DD" w:rsidP="00FF694F">
      <w:r>
        <w:tab/>
      </w:r>
      <w:r>
        <w:tab/>
      </w:r>
      <w:r w:rsidR="00BB0F03">
        <w:t xml:space="preserve">Ca </w:t>
      </w:r>
      <w:r w:rsidR="0059413D">
        <w:t>A:</w:t>
      </w:r>
      <w:r w:rsidR="00A635FE">
        <w:t xml:space="preserve"> 6:30 -&gt; 15:30</w:t>
      </w:r>
    </w:p>
    <w:p w14:paraId="6F300321" w14:textId="1CD151F3" w:rsidR="00A635FE" w:rsidRDefault="00A635FE" w:rsidP="00FF694F">
      <w:r>
        <w:tab/>
      </w:r>
      <w:r>
        <w:tab/>
        <w:t xml:space="preserve">Ca B: </w:t>
      </w:r>
      <w:r w:rsidR="00423AD1">
        <w:t>15:00</w:t>
      </w:r>
      <w:r w:rsidR="00A21276">
        <w:t xml:space="preserve"> -&gt;</w:t>
      </w:r>
      <w:r w:rsidR="00F8137F">
        <w:t xml:space="preserve"> </w:t>
      </w:r>
      <w:r w:rsidR="00A21276">
        <w:t>23:00</w:t>
      </w:r>
    </w:p>
    <w:p w14:paraId="39032DBC" w14:textId="3C0EECA6" w:rsidR="00A635FE" w:rsidRDefault="00A635FE" w:rsidP="00FF694F">
      <w:r>
        <w:tab/>
      </w:r>
      <w:r>
        <w:tab/>
        <w:t xml:space="preserve">Ca C: </w:t>
      </w:r>
      <w:r w:rsidR="008D44A6">
        <w:t>8:00 -&gt; 17:00</w:t>
      </w:r>
      <w:r w:rsidR="00B647F8">
        <w:t xml:space="preserve"> (Thứ Bảy, Chủ Nhật, Ngày Lễ)</w:t>
      </w:r>
    </w:p>
    <w:p w14:paraId="17F48F49" w14:textId="6DDBBF65" w:rsidR="001B6646" w:rsidRDefault="001B6646" w:rsidP="00FF694F">
      <w:pPr>
        <w:rPr>
          <w:b/>
        </w:rPr>
      </w:pPr>
      <w:r>
        <w:tab/>
      </w:r>
      <w:r w:rsidR="004D0ADE">
        <w:t xml:space="preserve">private </w:t>
      </w:r>
      <w:r>
        <w:t>string</w:t>
      </w:r>
      <w:r w:rsidRPr="001B6646">
        <w:rPr>
          <w:b/>
        </w:rPr>
        <w:t xml:space="preserve"> </w:t>
      </w:r>
      <w:r w:rsidRPr="001B6646">
        <w:rPr>
          <w:b/>
          <w:bCs/>
        </w:rPr>
        <w:t>Mã Lịch</w:t>
      </w:r>
    </w:p>
    <w:p w14:paraId="26F23428" w14:textId="7B636C49" w:rsidR="00FF694F" w:rsidRDefault="00FF694F" w:rsidP="00FF694F">
      <w:pPr>
        <w:rPr>
          <w:b/>
        </w:rPr>
      </w:pPr>
      <w:r>
        <w:tab/>
      </w:r>
      <w:r w:rsidR="005B4FB2">
        <w:t xml:space="preserve">private </w:t>
      </w:r>
      <w:r w:rsidR="008D44A6">
        <w:t>Dat</w:t>
      </w:r>
      <w:r w:rsidR="006418BD">
        <w:t>t</w:t>
      </w:r>
      <w:r w:rsidR="008D44A6">
        <w:t xml:space="preserve">Time </w:t>
      </w:r>
      <w:r w:rsidR="0059413D" w:rsidRPr="00F8137F">
        <w:rPr>
          <w:b/>
          <w:bCs/>
        </w:rPr>
        <w:t>Ngày Làm</w:t>
      </w:r>
    </w:p>
    <w:p w14:paraId="17155F62" w14:textId="68F3445F" w:rsidR="0059413D" w:rsidRDefault="0059413D" w:rsidP="00FF694F">
      <w:pPr>
        <w:rPr>
          <w:b/>
        </w:rPr>
      </w:pPr>
      <w:r>
        <w:tab/>
      </w:r>
      <w:r w:rsidR="005B4FB2">
        <w:t xml:space="preserve">private </w:t>
      </w:r>
      <w:r w:rsidR="002B58EB">
        <w:t xml:space="preserve">int </w:t>
      </w:r>
      <w:r w:rsidRPr="00F8137F">
        <w:rPr>
          <w:b/>
          <w:bCs/>
        </w:rPr>
        <w:t>Số Giờ Làm</w:t>
      </w:r>
    </w:p>
    <w:p w14:paraId="59F6348E" w14:textId="4131E658" w:rsidR="008D44A6" w:rsidRDefault="005B4FB2" w:rsidP="008D44A6">
      <w:pPr>
        <w:ind w:firstLine="720"/>
        <w:rPr>
          <w:b/>
        </w:rPr>
      </w:pPr>
      <w:r>
        <w:t xml:space="preserve">private </w:t>
      </w:r>
      <w:r w:rsidR="008D44A6">
        <w:t xml:space="preserve">string </w:t>
      </w:r>
      <w:r w:rsidR="000C2FC3" w:rsidRPr="00F8137F">
        <w:rPr>
          <w:b/>
          <w:bCs/>
        </w:rPr>
        <w:t>Ghi Chú</w:t>
      </w:r>
    </w:p>
    <w:p w14:paraId="4B59B792" w14:textId="51755E1B" w:rsidR="000C2FC3" w:rsidRDefault="008D44A6" w:rsidP="008D44A6">
      <w:pPr>
        <w:ind w:firstLine="720"/>
      </w:pPr>
      <w:r>
        <w:tab/>
      </w:r>
      <w:r w:rsidR="005360EE">
        <w:t xml:space="preserve">VD: </w:t>
      </w:r>
      <w:r>
        <w:t>Training: 5 tiếng (</w:t>
      </w:r>
      <w:r w:rsidR="002B58EB">
        <w:t>6</w:t>
      </w:r>
      <w:r>
        <w:t>:</w:t>
      </w:r>
      <w:r w:rsidR="002B58EB">
        <w:t>3</w:t>
      </w:r>
      <w:r>
        <w:t>0 -&gt; 1</w:t>
      </w:r>
      <w:r w:rsidR="0083689B">
        <w:t>1</w:t>
      </w:r>
      <w:r>
        <w:t>:</w:t>
      </w:r>
      <w:r w:rsidR="0083689B">
        <w:t>30</w:t>
      </w:r>
      <w:r>
        <w:t>)</w:t>
      </w:r>
      <w:r w:rsidR="00A34E3F">
        <w:tab/>
      </w:r>
    </w:p>
    <w:p w14:paraId="11B54C65" w14:textId="77777777" w:rsidR="0097215A" w:rsidRDefault="0097215A" w:rsidP="008D44A6">
      <w:pPr>
        <w:ind w:firstLine="720"/>
      </w:pPr>
    </w:p>
    <w:p w14:paraId="387376B9" w14:textId="596F441F" w:rsidR="00626963" w:rsidRPr="00FF694F" w:rsidRDefault="005B4FB2" w:rsidP="008D44A6">
      <w:pPr>
        <w:ind w:firstLine="720"/>
      </w:pPr>
      <w:r w:rsidRPr="006256C8">
        <w:t>public</w:t>
      </w:r>
      <w:r>
        <w:rPr>
          <w:b/>
          <w:bCs/>
        </w:rPr>
        <w:t xml:space="preserve"> </w:t>
      </w:r>
      <w:r w:rsidR="0043112E">
        <w:t>v</w:t>
      </w:r>
      <w:r w:rsidR="00626963">
        <w:t xml:space="preserve">oid </w:t>
      </w:r>
      <w:r w:rsidR="00626963" w:rsidRPr="005B4FB2">
        <w:rPr>
          <w:b/>
          <w:bCs/>
        </w:rPr>
        <w:t>get</w:t>
      </w:r>
      <w:r w:rsidR="00626963">
        <w:t>()</w:t>
      </w:r>
      <w:r w:rsidR="00FA18A5">
        <w:t>,</w:t>
      </w:r>
      <w:r>
        <w:t xml:space="preserve"> </w:t>
      </w:r>
      <w:r w:rsidR="000E0969" w:rsidRPr="005B4FB2">
        <w:rPr>
          <w:b/>
          <w:bCs/>
        </w:rPr>
        <w:t>set</w:t>
      </w:r>
      <w:r w:rsidR="000E0969">
        <w:t>()</w:t>
      </w:r>
    </w:p>
    <w:p w14:paraId="6A484022" w14:textId="08AB6B0A" w:rsidR="004246DC" w:rsidRPr="004246DC" w:rsidRDefault="005B4FB2" w:rsidP="007C4264">
      <w:pPr>
        <w:ind w:firstLine="720"/>
      </w:pPr>
      <w:r w:rsidRPr="006256C8">
        <w:lastRenderedPageBreak/>
        <w:t>public</w:t>
      </w:r>
      <w:r>
        <w:rPr>
          <w:b/>
          <w:bCs/>
        </w:rPr>
        <w:t xml:space="preserve"> v</w:t>
      </w:r>
      <w:r w:rsidR="0097215A">
        <w:t xml:space="preserve">oid </w:t>
      </w:r>
      <w:r w:rsidR="00FC32EB">
        <w:rPr>
          <w:b/>
          <w:bCs/>
        </w:rPr>
        <w:t>CapNhatLich</w:t>
      </w:r>
      <w:r w:rsidR="0097215A">
        <w:t>()</w:t>
      </w:r>
      <w:r w:rsidR="007E695C">
        <w:t xml:space="preserve">    </w:t>
      </w:r>
    </w:p>
    <w:p w14:paraId="04BE0B97" w14:textId="00620F93" w:rsidR="003D357C" w:rsidRPr="001701AD" w:rsidRDefault="003D357C" w:rsidP="003D357C">
      <w:pPr>
        <w:pStyle w:val="Heading3"/>
      </w:pPr>
      <w:bookmarkStart w:id="234" w:name="_Toc95847781"/>
      <w:bookmarkStart w:id="235" w:name="_Toc103168254"/>
      <w:r w:rsidRPr="001701AD">
        <w:t>Biểu đồ Lớp</w:t>
      </w:r>
      <w:bookmarkEnd w:id="234"/>
      <w:bookmarkEnd w:id="235"/>
    </w:p>
    <w:p w14:paraId="6754AF0E" w14:textId="77777777" w:rsidR="009851E9" w:rsidRDefault="00466277" w:rsidP="009851E9">
      <w:pPr>
        <w:keepNext/>
      </w:pPr>
      <w:r>
        <w:rPr>
          <w:noProof/>
        </w:rPr>
        <w:drawing>
          <wp:inline distT="0" distB="0" distL="0" distR="0" wp14:anchorId="0DA95D31" wp14:editId="11EE4C3B">
            <wp:extent cx="5943600" cy="4697094"/>
            <wp:effectExtent l="0" t="0" r="0" b="0"/>
            <wp:docPr id="1978033537" name="Picture 1978033537"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03353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4697094"/>
                    </a:xfrm>
                    <a:prstGeom prst="rect">
                      <a:avLst/>
                    </a:prstGeom>
                  </pic:spPr>
                </pic:pic>
              </a:graphicData>
            </a:graphic>
          </wp:inline>
        </w:drawing>
      </w:r>
    </w:p>
    <w:p w14:paraId="36CCA2C6" w14:textId="666CA68B" w:rsidR="009851E9" w:rsidRDefault="009851E9" w:rsidP="009851E9">
      <w:pPr>
        <w:pStyle w:val="Caption"/>
      </w:pPr>
      <w:bookmarkStart w:id="236" w:name="_Toc92830595"/>
      <w:bookmarkStart w:id="237" w:name="_Toc103547026"/>
      <w:r>
        <w:t xml:space="preserve">Hình </w:t>
      </w:r>
      <w:r>
        <w:fldChar w:fldCharType="begin"/>
      </w:r>
      <w:r>
        <w:instrText>SEQ Hình \* ARABIC</w:instrText>
      </w:r>
      <w:r>
        <w:fldChar w:fldCharType="separate"/>
      </w:r>
      <w:r w:rsidR="001A02A2">
        <w:rPr>
          <w:noProof/>
        </w:rPr>
        <w:t>22</w:t>
      </w:r>
      <w:r>
        <w:fldChar w:fldCharType="end"/>
      </w:r>
      <w:r>
        <w:t xml:space="preserve">. </w:t>
      </w:r>
      <w:r w:rsidRPr="00E00DDC">
        <w:t>Biểu đồ Lớp</w:t>
      </w:r>
      <w:r>
        <w:t xml:space="preserve"> Tổng Quát</w:t>
      </w:r>
      <w:bookmarkEnd w:id="236"/>
      <w:bookmarkEnd w:id="237"/>
    </w:p>
    <w:p w14:paraId="59CB5623" w14:textId="191575CB" w:rsidR="005A6A3E" w:rsidRDefault="005A6A3E">
      <w:r>
        <w:br w:type="page"/>
      </w:r>
    </w:p>
    <w:p w14:paraId="2E68B92A" w14:textId="77777777" w:rsidR="00C96B7B" w:rsidRDefault="00C96B7B" w:rsidP="0056006A"/>
    <w:p w14:paraId="1655C817" w14:textId="0440EA30" w:rsidR="0056006A" w:rsidRDefault="0056006A" w:rsidP="00BC1937">
      <w:pPr>
        <w:pStyle w:val="Heading2"/>
        <w:numPr>
          <w:ilvl w:val="0"/>
          <w:numId w:val="7"/>
        </w:numPr>
      </w:pPr>
      <w:bookmarkStart w:id="238" w:name="_Toc95847782"/>
      <w:bookmarkStart w:id="239" w:name="_Toc103168255"/>
      <w:r>
        <w:t>Sơ Dồ Tuần Tự</w:t>
      </w:r>
      <w:bookmarkEnd w:id="238"/>
      <w:bookmarkEnd w:id="239"/>
    </w:p>
    <w:p w14:paraId="50675E75" w14:textId="49991958" w:rsidR="0056006A" w:rsidRDefault="0056006A" w:rsidP="00E24E74">
      <w:pPr>
        <w:pStyle w:val="Heading3"/>
      </w:pPr>
      <w:bookmarkStart w:id="240" w:name="_Toc95847783"/>
      <w:bookmarkStart w:id="241" w:name="_Toc103168256"/>
      <w:r>
        <w:t>Chủ Quán</w:t>
      </w:r>
      <w:bookmarkEnd w:id="240"/>
      <w:bookmarkEnd w:id="241"/>
    </w:p>
    <w:p w14:paraId="4B6E2111" w14:textId="65779B58" w:rsidR="00996C0D" w:rsidRDefault="00996C0D" w:rsidP="006C5160">
      <w:pPr>
        <w:pStyle w:val="Heading4"/>
      </w:pPr>
      <w:bookmarkStart w:id="242" w:name="_Toc95847784"/>
      <w:bookmarkStart w:id="243" w:name="_Toc103168257"/>
      <w:commentRangeStart w:id="244"/>
      <w:r w:rsidRPr="00996C0D">
        <w:t>Sơ đồ Xem thông tin kho</w:t>
      </w:r>
      <w:commentRangeEnd w:id="244"/>
      <w:r w:rsidR="009851E9">
        <w:rPr>
          <w:rStyle w:val="CommentReference"/>
        </w:rPr>
        <w:commentReference w:id="244"/>
      </w:r>
      <w:bookmarkEnd w:id="242"/>
      <w:bookmarkEnd w:id="243"/>
    </w:p>
    <w:p w14:paraId="4273EC4D" w14:textId="77777777" w:rsidR="009851E9" w:rsidRDefault="00426C67" w:rsidP="009851E9">
      <w:pPr>
        <w:keepNext/>
      </w:pPr>
      <w:r>
        <w:rPr>
          <w:noProof/>
        </w:rPr>
        <w:drawing>
          <wp:inline distT="0" distB="0" distL="0" distR="0" wp14:anchorId="659C3757" wp14:editId="35C7B226">
            <wp:extent cx="5943600" cy="2937510"/>
            <wp:effectExtent l="0" t="0" r="0" b="0"/>
            <wp:docPr id="1978033539" name="Picture 19780335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03353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937510"/>
                    </a:xfrm>
                    <a:prstGeom prst="rect">
                      <a:avLst/>
                    </a:prstGeom>
                  </pic:spPr>
                </pic:pic>
              </a:graphicData>
            </a:graphic>
          </wp:inline>
        </w:drawing>
      </w:r>
    </w:p>
    <w:p w14:paraId="65089148" w14:textId="04B948B2" w:rsidR="00066517" w:rsidRPr="00066517" w:rsidRDefault="009851E9" w:rsidP="009851E9">
      <w:pPr>
        <w:pStyle w:val="Caption"/>
      </w:pPr>
      <w:bookmarkStart w:id="245" w:name="_Toc92830596"/>
      <w:bookmarkStart w:id="246" w:name="_Toc103547027"/>
      <w:r>
        <w:t xml:space="preserve">Hình </w:t>
      </w:r>
      <w:r>
        <w:fldChar w:fldCharType="begin"/>
      </w:r>
      <w:r>
        <w:instrText>SEQ Hình \* ARABIC</w:instrText>
      </w:r>
      <w:r>
        <w:fldChar w:fldCharType="separate"/>
      </w:r>
      <w:r w:rsidR="001A02A2">
        <w:rPr>
          <w:noProof/>
        </w:rPr>
        <w:t>23</w:t>
      </w:r>
      <w:r>
        <w:fldChar w:fldCharType="end"/>
      </w:r>
      <w:r>
        <w:t xml:space="preserve">. </w:t>
      </w:r>
      <w:r w:rsidRPr="00971686">
        <w:t>Sơ đồ</w:t>
      </w:r>
      <w:r>
        <w:t xml:space="preserve"> tuần tự </w:t>
      </w:r>
      <w:r w:rsidRPr="00971686">
        <w:t xml:space="preserve"> Xem thông tin kho</w:t>
      </w:r>
      <w:bookmarkEnd w:id="245"/>
      <w:bookmarkEnd w:id="246"/>
    </w:p>
    <w:p w14:paraId="78A686F1" w14:textId="2753A767" w:rsidR="00E24E74" w:rsidRDefault="00E24E74" w:rsidP="006C5160">
      <w:pPr>
        <w:pStyle w:val="Heading4"/>
      </w:pPr>
      <w:bookmarkStart w:id="247" w:name="_Toc95847785"/>
      <w:bookmarkStart w:id="248" w:name="_Toc103168258"/>
      <w:r>
        <w:t>Sơ đồ Xem Bảng Chấm Công</w:t>
      </w:r>
      <w:bookmarkEnd w:id="247"/>
      <w:bookmarkEnd w:id="248"/>
    </w:p>
    <w:p w14:paraId="26D8F20E" w14:textId="77777777" w:rsidR="009851E9" w:rsidRDefault="00ED14D8" w:rsidP="009851E9">
      <w:pPr>
        <w:keepNext/>
      </w:pPr>
      <w:r>
        <w:rPr>
          <w:noProof/>
        </w:rPr>
        <w:drawing>
          <wp:inline distT="0" distB="0" distL="0" distR="0" wp14:anchorId="63293E9B" wp14:editId="24F00001">
            <wp:extent cx="5943600" cy="2955290"/>
            <wp:effectExtent l="0" t="0" r="0" b="0"/>
            <wp:docPr id="1978033540" name="Picture 197803354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03354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955290"/>
                    </a:xfrm>
                    <a:prstGeom prst="rect">
                      <a:avLst/>
                    </a:prstGeom>
                  </pic:spPr>
                </pic:pic>
              </a:graphicData>
            </a:graphic>
          </wp:inline>
        </w:drawing>
      </w:r>
    </w:p>
    <w:p w14:paraId="7D676FD4" w14:textId="4B15F1AB" w:rsidR="00785146" w:rsidRPr="00785146" w:rsidRDefault="009851E9" w:rsidP="009851E9">
      <w:pPr>
        <w:pStyle w:val="Caption"/>
      </w:pPr>
      <w:bookmarkStart w:id="249" w:name="_Toc92830597"/>
      <w:bookmarkStart w:id="250" w:name="_Toc103547028"/>
      <w:r>
        <w:t xml:space="preserve">Hình </w:t>
      </w:r>
      <w:r>
        <w:fldChar w:fldCharType="begin"/>
      </w:r>
      <w:r>
        <w:instrText>SEQ Hình \* ARABIC</w:instrText>
      </w:r>
      <w:r>
        <w:fldChar w:fldCharType="separate"/>
      </w:r>
      <w:r w:rsidR="001A02A2">
        <w:rPr>
          <w:noProof/>
        </w:rPr>
        <w:t>24</w:t>
      </w:r>
      <w:r>
        <w:fldChar w:fldCharType="end"/>
      </w:r>
      <w:r>
        <w:t xml:space="preserve">. </w:t>
      </w:r>
      <w:r w:rsidRPr="00F55371">
        <w:t>Sơ đồ</w:t>
      </w:r>
      <w:r>
        <w:t xml:space="preserve"> </w:t>
      </w:r>
      <w:r w:rsidRPr="00F55371">
        <w:t>tuần tự Xem Bảng Chấm Công</w:t>
      </w:r>
      <w:bookmarkEnd w:id="249"/>
      <w:bookmarkEnd w:id="250"/>
    </w:p>
    <w:p w14:paraId="154815DA" w14:textId="2ACABED9" w:rsidR="00F6388D" w:rsidRDefault="00F6388D" w:rsidP="006C5160">
      <w:pPr>
        <w:pStyle w:val="Heading4"/>
      </w:pPr>
      <w:bookmarkStart w:id="251" w:name="_Toc95847786"/>
      <w:bookmarkStart w:id="252" w:name="_Toc103168259"/>
      <w:r>
        <w:lastRenderedPageBreak/>
        <w:t>Sơ đồ Xem thống kê doanh thu</w:t>
      </w:r>
      <w:bookmarkEnd w:id="251"/>
      <w:bookmarkEnd w:id="252"/>
    </w:p>
    <w:p w14:paraId="6D6474DD" w14:textId="77777777" w:rsidR="009851E9" w:rsidRDefault="00054286" w:rsidP="009851E9">
      <w:pPr>
        <w:keepNext/>
      </w:pPr>
      <w:r>
        <w:rPr>
          <w:noProof/>
        </w:rPr>
        <w:drawing>
          <wp:inline distT="0" distB="0" distL="0" distR="0" wp14:anchorId="1E024F65" wp14:editId="7EB57BCD">
            <wp:extent cx="5943600" cy="2364105"/>
            <wp:effectExtent l="0" t="0" r="0" b="0"/>
            <wp:docPr id="1978033541" name="Picture 19780335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03354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364105"/>
                    </a:xfrm>
                    <a:prstGeom prst="rect">
                      <a:avLst/>
                    </a:prstGeom>
                  </pic:spPr>
                </pic:pic>
              </a:graphicData>
            </a:graphic>
          </wp:inline>
        </w:drawing>
      </w:r>
    </w:p>
    <w:p w14:paraId="7AF54246" w14:textId="1650AC5D" w:rsidR="007823DF" w:rsidRPr="007823DF" w:rsidRDefault="009851E9" w:rsidP="009851E9">
      <w:pPr>
        <w:pStyle w:val="Caption"/>
      </w:pPr>
      <w:bookmarkStart w:id="253" w:name="_Toc92830598"/>
      <w:bookmarkStart w:id="254" w:name="_Toc103547029"/>
      <w:r>
        <w:t xml:space="preserve">Hình </w:t>
      </w:r>
      <w:r>
        <w:fldChar w:fldCharType="begin"/>
      </w:r>
      <w:r>
        <w:instrText>SEQ Hình \* ARABIC</w:instrText>
      </w:r>
      <w:r>
        <w:fldChar w:fldCharType="separate"/>
      </w:r>
      <w:r w:rsidR="001A02A2">
        <w:rPr>
          <w:noProof/>
        </w:rPr>
        <w:t>25</w:t>
      </w:r>
      <w:r>
        <w:fldChar w:fldCharType="end"/>
      </w:r>
      <w:r>
        <w:t xml:space="preserve">. </w:t>
      </w:r>
      <w:r w:rsidRPr="0092398F">
        <w:t>Sơ đồ tuần tự Xem thống kê doanh thu</w:t>
      </w:r>
      <w:bookmarkEnd w:id="253"/>
      <w:bookmarkEnd w:id="254"/>
    </w:p>
    <w:p w14:paraId="71FE31A2" w14:textId="135C9A46" w:rsidR="00F6388D" w:rsidRDefault="00F6388D" w:rsidP="006C5160">
      <w:pPr>
        <w:pStyle w:val="Heading4"/>
        <w:rPr>
          <w:del w:id="255" w:author="Phan Trung,Long" w:date="2022-05-15T15:45:00Z"/>
        </w:rPr>
      </w:pPr>
      <w:del w:id="256" w:author="Phan Trung,Long" w:date="2022-05-15T15:45:00Z">
        <w:r>
          <w:delText xml:space="preserve"> </w:delText>
        </w:r>
        <w:bookmarkStart w:id="257" w:name="_Toc95847787"/>
        <w:bookmarkStart w:id="258" w:name="_Toc103168260"/>
        <w:r>
          <w:delText>Sơ đồ Quản lý Menu</w:delText>
        </w:r>
        <w:bookmarkEnd w:id="257"/>
        <w:bookmarkEnd w:id="258"/>
      </w:del>
    </w:p>
    <w:p w14:paraId="579B1966" w14:textId="0A1E638C" w:rsidR="00996C0D" w:rsidRDefault="00F6388D" w:rsidP="0084536C">
      <w:pPr>
        <w:pStyle w:val="Heading5"/>
        <w:ind w:firstLine="720"/>
        <w:rPr>
          <w:del w:id="259" w:author="Phan Trung,Long" w:date="2022-05-15T15:45:00Z"/>
        </w:rPr>
      </w:pPr>
      <w:del w:id="260" w:author="Phan Trung,Long" w:date="2022-05-15T15:45:00Z">
        <w:r w:rsidRPr="00F6388D">
          <w:delText xml:space="preserve">Sơ đồ Xem </w:delText>
        </w:r>
        <w:r w:rsidR="5CC691F6">
          <w:delText>Menu</w:delText>
        </w:r>
      </w:del>
    </w:p>
    <w:p w14:paraId="34AE2143" w14:textId="77777777" w:rsidR="008D6C02" w:rsidRDefault="00801ECB" w:rsidP="008D6C02">
      <w:pPr>
        <w:keepNext/>
      </w:pPr>
      <w:del w:id="261" w:author="Phan Trung,Long" w:date="2022-05-15T15:45:00Z">
        <w:r>
          <w:rPr>
            <w:noProof/>
          </w:rPr>
          <w:drawing>
            <wp:inline distT="0" distB="0" distL="0" distR="0" wp14:anchorId="5AD73E56" wp14:editId="07477B9D">
              <wp:extent cx="5943600" cy="2474595"/>
              <wp:effectExtent l="0" t="0" r="0" b="1905"/>
              <wp:docPr id="1978033538" name="Picture 197803353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03353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474595"/>
                      </a:xfrm>
                      <a:prstGeom prst="rect">
                        <a:avLst/>
                      </a:prstGeom>
                    </pic:spPr>
                  </pic:pic>
                </a:graphicData>
              </a:graphic>
            </wp:inline>
          </w:drawing>
        </w:r>
      </w:del>
    </w:p>
    <w:p w14:paraId="4A68254B" w14:textId="416C8B6E" w:rsidR="007B304C" w:rsidRPr="007B304C" w:rsidRDefault="008D6C02" w:rsidP="008D6C02">
      <w:pPr>
        <w:pStyle w:val="Caption"/>
      </w:pPr>
      <w:bookmarkStart w:id="262" w:name="_Toc92830599"/>
      <w:bookmarkStart w:id="263" w:name="_Toc103547030"/>
      <w:r>
        <w:t xml:space="preserve">Hình </w:t>
      </w:r>
      <w:r>
        <w:fldChar w:fldCharType="begin"/>
      </w:r>
      <w:r>
        <w:instrText>SEQ Hình \* ARABIC</w:instrText>
      </w:r>
      <w:r>
        <w:fldChar w:fldCharType="separate"/>
      </w:r>
      <w:r w:rsidR="001A02A2">
        <w:rPr>
          <w:noProof/>
        </w:rPr>
        <w:t>26</w:t>
      </w:r>
      <w:r>
        <w:fldChar w:fldCharType="end"/>
      </w:r>
      <w:r>
        <w:t xml:space="preserve">. </w:t>
      </w:r>
      <w:r w:rsidRPr="00640729">
        <w:t>Sơ đồ</w:t>
      </w:r>
      <w:r>
        <w:t xml:space="preserve"> </w:t>
      </w:r>
      <w:r w:rsidRPr="00640729">
        <w:t>tuần tự Xem Menu</w:t>
      </w:r>
      <w:bookmarkEnd w:id="262"/>
      <w:bookmarkEnd w:id="263"/>
    </w:p>
    <w:p w14:paraId="5DB25277" w14:textId="421D5D8C" w:rsidR="00F6388D" w:rsidRDefault="009F66FC" w:rsidP="0084536C">
      <w:pPr>
        <w:pStyle w:val="Heading5"/>
        <w:ind w:firstLine="720"/>
      </w:pPr>
      <w:commentRangeStart w:id="264"/>
      <w:r w:rsidRPr="009F66FC">
        <w:lastRenderedPageBreak/>
        <w:t xml:space="preserve">Sơ đồ Cập Nhật </w:t>
      </w:r>
      <w:r w:rsidR="00896970">
        <w:t>Sản Phẩm</w:t>
      </w:r>
      <w:commentRangeEnd w:id="264"/>
      <w:r w:rsidR="008363D6">
        <w:rPr>
          <w:rStyle w:val="CommentReference"/>
        </w:rPr>
        <w:commentReference w:id="264"/>
      </w:r>
    </w:p>
    <w:p w14:paraId="57C70696" w14:textId="77777777" w:rsidR="00B7648C" w:rsidRDefault="008363D6" w:rsidP="00B7648C">
      <w:pPr>
        <w:keepNext/>
      </w:pPr>
      <w:r>
        <w:rPr>
          <w:noProof/>
        </w:rPr>
        <w:drawing>
          <wp:inline distT="0" distB="0" distL="0" distR="0" wp14:anchorId="1C95AD3B" wp14:editId="3FBFDEF7">
            <wp:extent cx="5943600" cy="4513580"/>
            <wp:effectExtent l="0" t="0" r="0" b="1270"/>
            <wp:docPr id="1978033542" name="Picture 197803354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033542"/>
                    <pic:cNvPicPr/>
                  </pic:nvPicPr>
                  <pic:blipFill>
                    <a:blip r:embed="rId39">
                      <a:extLst>
                        <a:ext uri="{28A0092B-C50C-407E-A947-70E740481C1C}">
                          <a14:useLocalDpi xmlns:a14="http://schemas.microsoft.com/office/drawing/2010/main" val="0"/>
                        </a:ext>
                      </a:extLst>
                    </a:blip>
                    <a:stretch>
                      <a:fillRect/>
                    </a:stretch>
                  </pic:blipFill>
                  <pic:spPr>
                    <a:xfrm>
                      <a:off x="0" y="0"/>
                      <a:ext cx="5943600" cy="4513580"/>
                    </a:xfrm>
                    <a:prstGeom prst="rect">
                      <a:avLst/>
                    </a:prstGeom>
                  </pic:spPr>
                </pic:pic>
              </a:graphicData>
            </a:graphic>
          </wp:inline>
        </w:drawing>
      </w:r>
    </w:p>
    <w:p w14:paraId="64837CE9" w14:textId="70B11189" w:rsidR="001A4B26" w:rsidRPr="001A4B26" w:rsidRDefault="00B7648C" w:rsidP="00B7648C">
      <w:pPr>
        <w:pStyle w:val="Caption"/>
      </w:pPr>
      <w:bookmarkStart w:id="265" w:name="_Toc92830600"/>
      <w:bookmarkStart w:id="266" w:name="_Toc103547031"/>
      <w:r>
        <w:t xml:space="preserve">Hình </w:t>
      </w:r>
      <w:r>
        <w:fldChar w:fldCharType="begin"/>
      </w:r>
      <w:r>
        <w:instrText>SEQ Hình \* ARABIC</w:instrText>
      </w:r>
      <w:r>
        <w:fldChar w:fldCharType="separate"/>
      </w:r>
      <w:r w:rsidR="001A02A2">
        <w:rPr>
          <w:noProof/>
        </w:rPr>
        <w:t>27</w:t>
      </w:r>
      <w:r>
        <w:fldChar w:fldCharType="end"/>
      </w:r>
      <w:r>
        <w:t xml:space="preserve">. </w:t>
      </w:r>
      <w:r w:rsidRPr="0096341A">
        <w:t xml:space="preserve">Sơ đồ </w:t>
      </w:r>
      <w:r>
        <w:t xml:space="preserve">tuần tự </w:t>
      </w:r>
      <w:r w:rsidRPr="0096341A">
        <w:t>Cập Nhật Sản Phẩm</w:t>
      </w:r>
      <w:bookmarkEnd w:id="265"/>
      <w:bookmarkEnd w:id="266"/>
    </w:p>
    <w:p w14:paraId="3B1005B3" w14:textId="0C6FEDB1" w:rsidR="091C0F62" w:rsidRDefault="4E6E27E7" w:rsidP="0084536C">
      <w:pPr>
        <w:pStyle w:val="Heading5"/>
        <w:ind w:firstLine="720"/>
      </w:pPr>
      <w:commentRangeStart w:id="267"/>
      <w:r>
        <w:lastRenderedPageBreak/>
        <w:t xml:space="preserve">Sơ đồ Thêm Sản Phẩm </w:t>
      </w:r>
      <w:commentRangeEnd w:id="267"/>
      <w:r w:rsidR="091C0F62">
        <w:rPr>
          <w:rStyle w:val="CommentReference"/>
        </w:rPr>
        <w:commentReference w:id="267"/>
      </w:r>
    </w:p>
    <w:p w14:paraId="38080C7B" w14:textId="77777777" w:rsidR="0019162F" w:rsidRDefault="00D71A50" w:rsidP="0019162F">
      <w:pPr>
        <w:keepNext/>
      </w:pPr>
      <w:r>
        <w:rPr>
          <w:noProof/>
        </w:rPr>
        <w:drawing>
          <wp:inline distT="0" distB="0" distL="0" distR="0" wp14:anchorId="30405D06" wp14:editId="53F5018B">
            <wp:extent cx="5943600" cy="3533140"/>
            <wp:effectExtent l="0" t="0" r="0" b="0"/>
            <wp:docPr id="1978033543" name="Picture 197803354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033543"/>
                    <pic:cNvPicPr/>
                  </pic:nvPicPr>
                  <pic:blipFill>
                    <a:blip r:embed="rId40">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49EAD1FF" w14:textId="428A78CA" w:rsidR="0B3ADD35" w:rsidRDefault="0019162F" w:rsidP="0019162F">
      <w:pPr>
        <w:pStyle w:val="Caption"/>
      </w:pPr>
      <w:bookmarkStart w:id="268" w:name="_Toc92830601"/>
      <w:bookmarkStart w:id="269" w:name="_Toc103547032"/>
      <w:r>
        <w:t xml:space="preserve">Hình </w:t>
      </w:r>
      <w:r>
        <w:fldChar w:fldCharType="begin"/>
      </w:r>
      <w:r>
        <w:instrText>SEQ Hình \* ARABIC</w:instrText>
      </w:r>
      <w:r>
        <w:fldChar w:fldCharType="separate"/>
      </w:r>
      <w:r w:rsidR="001A02A2">
        <w:rPr>
          <w:noProof/>
        </w:rPr>
        <w:t>28</w:t>
      </w:r>
      <w:r>
        <w:fldChar w:fldCharType="end"/>
      </w:r>
      <w:r>
        <w:t xml:space="preserve">. </w:t>
      </w:r>
      <w:r w:rsidRPr="00EF5F3C">
        <w:t>Sơ đồ</w:t>
      </w:r>
      <w:r>
        <w:t xml:space="preserve"> </w:t>
      </w:r>
      <w:r w:rsidRPr="00EF5F3C">
        <w:t>tuần tự Thêm Sản Phẩm</w:t>
      </w:r>
      <w:bookmarkEnd w:id="268"/>
      <w:bookmarkEnd w:id="269"/>
    </w:p>
    <w:p w14:paraId="55D2CC32" w14:textId="78CB7F23" w:rsidR="009F66FC" w:rsidRDefault="009F66FC" w:rsidP="0084536C">
      <w:pPr>
        <w:pStyle w:val="Heading5"/>
        <w:ind w:firstLine="720"/>
      </w:pPr>
      <w:commentRangeStart w:id="270"/>
      <w:commentRangeStart w:id="271"/>
      <w:r w:rsidRPr="009F66FC">
        <w:t xml:space="preserve">Sơ đồ Xóa </w:t>
      </w:r>
      <w:r w:rsidR="00896970">
        <w:t>Sản Phẩm</w:t>
      </w:r>
      <w:r w:rsidR="00B00E33">
        <w:t xml:space="preserve"> </w:t>
      </w:r>
      <w:commentRangeEnd w:id="270"/>
      <w:r w:rsidR="006A3B4E">
        <w:rPr>
          <w:rStyle w:val="CommentReference"/>
        </w:rPr>
        <w:commentReference w:id="270"/>
      </w:r>
      <w:commentRangeEnd w:id="271"/>
      <w:r w:rsidR="006A3B4E">
        <w:rPr>
          <w:rStyle w:val="CommentReference"/>
        </w:rPr>
        <w:commentReference w:id="271"/>
      </w:r>
    </w:p>
    <w:p w14:paraId="3943534C" w14:textId="77777777" w:rsidR="0025323F" w:rsidRDefault="00EA2432" w:rsidP="0025323F">
      <w:pPr>
        <w:keepNext/>
      </w:pPr>
      <w:r>
        <w:rPr>
          <w:noProof/>
        </w:rPr>
        <w:drawing>
          <wp:inline distT="0" distB="0" distL="0" distR="0" wp14:anchorId="6903E1C5" wp14:editId="3BC34634">
            <wp:extent cx="5943600" cy="3599815"/>
            <wp:effectExtent l="0" t="0" r="0" b="63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599815"/>
                    </a:xfrm>
                    <a:prstGeom prst="rect">
                      <a:avLst/>
                    </a:prstGeom>
                  </pic:spPr>
                </pic:pic>
              </a:graphicData>
            </a:graphic>
          </wp:inline>
        </w:drawing>
      </w:r>
    </w:p>
    <w:p w14:paraId="3C5E14C5" w14:textId="7BF70843" w:rsidR="00D218EC" w:rsidRDefault="0025323F" w:rsidP="0025323F">
      <w:pPr>
        <w:pStyle w:val="Caption"/>
      </w:pPr>
      <w:bookmarkStart w:id="272" w:name="_Toc92830602"/>
      <w:bookmarkStart w:id="273" w:name="_Toc103547033"/>
      <w:r>
        <w:t xml:space="preserve">Hình </w:t>
      </w:r>
      <w:r>
        <w:fldChar w:fldCharType="begin"/>
      </w:r>
      <w:r>
        <w:instrText>SEQ Hình \* ARABIC</w:instrText>
      </w:r>
      <w:r>
        <w:fldChar w:fldCharType="separate"/>
      </w:r>
      <w:r w:rsidR="001A02A2">
        <w:rPr>
          <w:noProof/>
        </w:rPr>
        <w:t>29</w:t>
      </w:r>
      <w:r>
        <w:fldChar w:fldCharType="end"/>
      </w:r>
      <w:r>
        <w:t xml:space="preserve">. </w:t>
      </w:r>
      <w:r w:rsidRPr="00922351">
        <w:t>Sơ đồ tuần tự Xóa Sản Phẩm</w:t>
      </w:r>
      <w:bookmarkEnd w:id="272"/>
      <w:bookmarkEnd w:id="273"/>
    </w:p>
    <w:p w14:paraId="55DF7BAB" w14:textId="00E783C9" w:rsidR="009B286B" w:rsidRDefault="009B286B" w:rsidP="00E24E74">
      <w:pPr>
        <w:pStyle w:val="Heading3"/>
      </w:pPr>
      <w:bookmarkStart w:id="274" w:name="_Toc95847788"/>
      <w:bookmarkStart w:id="275" w:name="_Toc103168261"/>
      <w:r>
        <w:lastRenderedPageBreak/>
        <w:t>Quản Lý</w:t>
      </w:r>
      <w:bookmarkEnd w:id="274"/>
      <w:bookmarkEnd w:id="275"/>
    </w:p>
    <w:p w14:paraId="1A2C7F6D" w14:textId="20470926" w:rsidR="00C47A96" w:rsidRDefault="00C47A96" w:rsidP="00EB5F02">
      <w:pPr>
        <w:pStyle w:val="Heading4"/>
      </w:pPr>
      <w:bookmarkStart w:id="276" w:name="_Toc95847789"/>
      <w:bookmarkStart w:id="277" w:name="_Toc103168262"/>
      <w:r>
        <w:t>Sơ đồ Quản Lý Lịch Làm</w:t>
      </w:r>
      <w:bookmarkEnd w:id="276"/>
      <w:bookmarkEnd w:id="277"/>
    </w:p>
    <w:p w14:paraId="3821410E" w14:textId="5F92C8E0" w:rsidR="00C47A96" w:rsidRDefault="00C47A96" w:rsidP="00FE208C">
      <w:pPr>
        <w:pStyle w:val="Heading5"/>
        <w:ind w:firstLine="720"/>
      </w:pPr>
      <w:commentRangeStart w:id="278"/>
      <w:r>
        <w:t>Sơ đồ Xem Lịch Làm</w:t>
      </w:r>
      <w:commentRangeEnd w:id="278"/>
      <w:r w:rsidR="00FE7A6E">
        <w:rPr>
          <w:rStyle w:val="CommentReference"/>
        </w:rPr>
        <w:commentReference w:id="278"/>
      </w:r>
    </w:p>
    <w:p w14:paraId="2A8EA47A" w14:textId="77777777" w:rsidR="0025323F" w:rsidRDefault="00FE7A6E" w:rsidP="0025323F">
      <w:pPr>
        <w:keepNext/>
        <w:ind w:firstLine="204"/>
      </w:pPr>
      <w:r>
        <w:rPr>
          <w:noProof/>
        </w:rPr>
        <w:drawing>
          <wp:inline distT="0" distB="0" distL="0" distR="0" wp14:anchorId="1B44E39B" wp14:editId="215E5AFE">
            <wp:extent cx="5943600" cy="26536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653665"/>
                    </a:xfrm>
                    <a:prstGeom prst="rect">
                      <a:avLst/>
                    </a:prstGeom>
                  </pic:spPr>
                </pic:pic>
              </a:graphicData>
            </a:graphic>
          </wp:inline>
        </w:drawing>
      </w:r>
    </w:p>
    <w:p w14:paraId="6057D257" w14:textId="5F7CC65F" w:rsidR="000F089B" w:rsidRDefault="0025323F" w:rsidP="0025323F">
      <w:pPr>
        <w:pStyle w:val="Caption"/>
      </w:pPr>
      <w:bookmarkStart w:id="279" w:name="_Toc92830603"/>
      <w:bookmarkStart w:id="280" w:name="_Toc103547034"/>
      <w:r>
        <w:t xml:space="preserve">Hình </w:t>
      </w:r>
      <w:r>
        <w:fldChar w:fldCharType="begin"/>
      </w:r>
      <w:r>
        <w:instrText>SEQ Hình \* ARABIC</w:instrText>
      </w:r>
      <w:r>
        <w:fldChar w:fldCharType="separate"/>
      </w:r>
      <w:r w:rsidR="001A02A2">
        <w:rPr>
          <w:noProof/>
        </w:rPr>
        <w:t>30</w:t>
      </w:r>
      <w:r>
        <w:fldChar w:fldCharType="end"/>
      </w:r>
      <w:r>
        <w:t xml:space="preserve">. </w:t>
      </w:r>
      <w:r w:rsidRPr="00B971CA">
        <w:t>Sơ đồ tuần tự Xem Lịch Làm</w:t>
      </w:r>
      <w:bookmarkEnd w:id="279"/>
      <w:bookmarkEnd w:id="280"/>
    </w:p>
    <w:p w14:paraId="22E2AC6A" w14:textId="52A1BF0B" w:rsidR="00A21C0A" w:rsidRDefault="00A21C0A" w:rsidP="00FE208C">
      <w:pPr>
        <w:pStyle w:val="Heading5"/>
        <w:ind w:firstLine="720"/>
      </w:pPr>
      <w:commentRangeStart w:id="281"/>
      <w:r>
        <w:t>Sơ đồ Thêm Lịch Làm</w:t>
      </w:r>
      <w:r w:rsidR="0DF8810B">
        <w:t xml:space="preserve"> </w:t>
      </w:r>
      <w:commentRangeEnd w:id="281"/>
      <w:r w:rsidR="008B0387">
        <w:rPr>
          <w:rStyle w:val="CommentReference"/>
        </w:rPr>
        <w:commentReference w:id="281"/>
      </w:r>
    </w:p>
    <w:p w14:paraId="4E860A5A" w14:textId="77777777" w:rsidR="0025323F" w:rsidRDefault="008B0387" w:rsidP="0025323F">
      <w:pPr>
        <w:keepNext/>
      </w:pPr>
      <w:r>
        <w:rPr>
          <w:noProof/>
        </w:rPr>
        <w:drawing>
          <wp:inline distT="0" distB="0" distL="0" distR="0" wp14:anchorId="1282F2DE" wp14:editId="311A3885">
            <wp:extent cx="5943600" cy="3434715"/>
            <wp:effectExtent l="0" t="0" r="0" b="0"/>
            <wp:docPr id="11"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2F9D9A21" w14:textId="77723F59" w:rsidR="00742604" w:rsidRPr="00742604" w:rsidRDefault="0025323F" w:rsidP="0025323F">
      <w:pPr>
        <w:pStyle w:val="Caption"/>
      </w:pPr>
      <w:bookmarkStart w:id="282" w:name="_Toc92830604"/>
      <w:bookmarkStart w:id="283" w:name="_Toc103547035"/>
      <w:r>
        <w:t xml:space="preserve">Hình </w:t>
      </w:r>
      <w:r>
        <w:fldChar w:fldCharType="begin"/>
      </w:r>
      <w:r>
        <w:instrText>SEQ Hình \* ARABIC</w:instrText>
      </w:r>
      <w:r>
        <w:fldChar w:fldCharType="separate"/>
      </w:r>
      <w:r w:rsidR="001A02A2">
        <w:rPr>
          <w:noProof/>
        </w:rPr>
        <w:t>31</w:t>
      </w:r>
      <w:r>
        <w:fldChar w:fldCharType="end"/>
      </w:r>
      <w:r>
        <w:t xml:space="preserve">. </w:t>
      </w:r>
      <w:r w:rsidRPr="0092019A">
        <w:t>Sơ đồ tuần tự Thêm Lịch Làm</w:t>
      </w:r>
      <w:bookmarkEnd w:id="282"/>
      <w:bookmarkEnd w:id="283"/>
    </w:p>
    <w:p w14:paraId="6EC9825C" w14:textId="04A4F0BD" w:rsidR="00C47A96" w:rsidRDefault="00C47A96" w:rsidP="00FE208C">
      <w:pPr>
        <w:pStyle w:val="Heading5"/>
        <w:ind w:firstLine="720"/>
      </w:pPr>
      <w:commentRangeStart w:id="284"/>
      <w:r>
        <w:lastRenderedPageBreak/>
        <w:t>Sơ đồ Cập Nhật Lịch Làm</w:t>
      </w:r>
      <w:r w:rsidR="3D51E320">
        <w:t xml:space="preserve"> </w:t>
      </w:r>
      <w:commentRangeEnd w:id="284"/>
      <w:r w:rsidR="000764AA">
        <w:rPr>
          <w:rStyle w:val="CommentReference"/>
        </w:rPr>
        <w:commentReference w:id="284"/>
      </w:r>
    </w:p>
    <w:p w14:paraId="41576498" w14:textId="77777777" w:rsidR="0025323F" w:rsidRDefault="000764AA" w:rsidP="0025323F">
      <w:pPr>
        <w:keepNext/>
        <w:ind w:firstLine="204"/>
      </w:pPr>
      <w:r>
        <w:rPr>
          <w:noProof/>
        </w:rPr>
        <w:drawing>
          <wp:inline distT="0" distB="0" distL="0" distR="0" wp14:anchorId="0C00E9FE" wp14:editId="49CC758F">
            <wp:extent cx="5943600" cy="3715385"/>
            <wp:effectExtent l="0" t="0" r="0" b="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4">
                      <a:extLst>
                        <a:ext uri="{28A0092B-C50C-407E-A947-70E740481C1C}">
                          <a14:useLocalDpi xmlns:a14="http://schemas.microsoft.com/office/drawing/2010/main" val="0"/>
                        </a:ext>
                      </a:extLst>
                    </a:blip>
                    <a:stretch>
                      <a:fillRect/>
                    </a:stretch>
                  </pic:blipFill>
                  <pic:spPr>
                    <a:xfrm>
                      <a:off x="0" y="0"/>
                      <a:ext cx="5943600" cy="3715385"/>
                    </a:xfrm>
                    <a:prstGeom prst="rect">
                      <a:avLst/>
                    </a:prstGeom>
                  </pic:spPr>
                </pic:pic>
              </a:graphicData>
            </a:graphic>
          </wp:inline>
        </w:drawing>
      </w:r>
    </w:p>
    <w:p w14:paraId="10F9EF6A" w14:textId="6BD3CA6D" w:rsidR="00403CF9" w:rsidRDefault="0025323F" w:rsidP="0025323F">
      <w:pPr>
        <w:pStyle w:val="Caption"/>
      </w:pPr>
      <w:bookmarkStart w:id="285" w:name="_Toc92830605"/>
      <w:bookmarkStart w:id="286" w:name="_Toc103547036"/>
      <w:r>
        <w:t xml:space="preserve">Hình </w:t>
      </w:r>
      <w:r>
        <w:fldChar w:fldCharType="begin"/>
      </w:r>
      <w:r>
        <w:instrText>SEQ Hình \* ARABIC</w:instrText>
      </w:r>
      <w:r>
        <w:fldChar w:fldCharType="separate"/>
      </w:r>
      <w:r w:rsidR="001A02A2">
        <w:rPr>
          <w:noProof/>
        </w:rPr>
        <w:t>32</w:t>
      </w:r>
      <w:r>
        <w:fldChar w:fldCharType="end"/>
      </w:r>
      <w:r>
        <w:t xml:space="preserve">. </w:t>
      </w:r>
      <w:r w:rsidRPr="00864E14">
        <w:t>Sơ đồ tuần tự Cập Nhật Lịch Làm</w:t>
      </w:r>
      <w:bookmarkEnd w:id="285"/>
      <w:bookmarkEnd w:id="286"/>
    </w:p>
    <w:p w14:paraId="439B002D" w14:textId="7927C686" w:rsidR="00C47A96" w:rsidRDefault="4E6E27E7" w:rsidP="00FE208C">
      <w:pPr>
        <w:pStyle w:val="Heading5"/>
        <w:ind w:firstLine="720"/>
      </w:pPr>
      <w:commentRangeStart w:id="287"/>
      <w:r>
        <w:lastRenderedPageBreak/>
        <w:t xml:space="preserve">Sơ đồ Xóa Lịch Làm </w:t>
      </w:r>
      <w:commentRangeEnd w:id="287"/>
      <w:r w:rsidR="00C47A96">
        <w:rPr>
          <w:rStyle w:val="CommentReference"/>
        </w:rPr>
        <w:commentReference w:id="287"/>
      </w:r>
    </w:p>
    <w:p w14:paraId="76EDF469" w14:textId="77777777" w:rsidR="0025323F" w:rsidRDefault="00500A79" w:rsidP="0025323F">
      <w:pPr>
        <w:keepNext/>
        <w:ind w:firstLine="204"/>
      </w:pPr>
      <w:r>
        <w:rPr>
          <w:noProof/>
        </w:rPr>
        <w:drawing>
          <wp:inline distT="0" distB="0" distL="0" distR="0" wp14:anchorId="4C660F21" wp14:editId="5B75ABB4">
            <wp:extent cx="5943600" cy="4250690"/>
            <wp:effectExtent l="0" t="0" r="0" b="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5">
                      <a:extLst>
                        <a:ext uri="{28A0092B-C50C-407E-A947-70E740481C1C}">
                          <a14:useLocalDpi xmlns:a14="http://schemas.microsoft.com/office/drawing/2010/main" val="0"/>
                        </a:ext>
                      </a:extLst>
                    </a:blip>
                    <a:stretch>
                      <a:fillRect/>
                    </a:stretch>
                  </pic:blipFill>
                  <pic:spPr>
                    <a:xfrm>
                      <a:off x="0" y="0"/>
                      <a:ext cx="5943600" cy="4250690"/>
                    </a:xfrm>
                    <a:prstGeom prst="rect">
                      <a:avLst/>
                    </a:prstGeom>
                  </pic:spPr>
                </pic:pic>
              </a:graphicData>
            </a:graphic>
          </wp:inline>
        </w:drawing>
      </w:r>
    </w:p>
    <w:p w14:paraId="636E2C64" w14:textId="3CE79B4F" w:rsidR="00AA7D58" w:rsidRDefault="0025323F" w:rsidP="0025323F">
      <w:pPr>
        <w:pStyle w:val="Caption"/>
      </w:pPr>
      <w:bookmarkStart w:id="288" w:name="_Toc92830606"/>
      <w:bookmarkStart w:id="289" w:name="_Toc103547037"/>
      <w:r>
        <w:t xml:space="preserve">Hình </w:t>
      </w:r>
      <w:r>
        <w:fldChar w:fldCharType="begin"/>
      </w:r>
      <w:r>
        <w:instrText>SEQ Hình \* ARABIC</w:instrText>
      </w:r>
      <w:r>
        <w:fldChar w:fldCharType="separate"/>
      </w:r>
      <w:r w:rsidR="001A02A2">
        <w:rPr>
          <w:noProof/>
        </w:rPr>
        <w:t>33</w:t>
      </w:r>
      <w:r>
        <w:fldChar w:fldCharType="end"/>
      </w:r>
      <w:r>
        <w:t xml:space="preserve">. </w:t>
      </w:r>
      <w:r w:rsidRPr="00B21AD3">
        <w:t>Sơ đồ tuần tự Xóa Lịch Làm</w:t>
      </w:r>
      <w:bookmarkEnd w:id="288"/>
      <w:bookmarkEnd w:id="289"/>
    </w:p>
    <w:p w14:paraId="55190340" w14:textId="24681C90" w:rsidR="00C36334" w:rsidRDefault="595B4BFD" w:rsidP="1A9CBC36">
      <w:pPr>
        <w:pStyle w:val="Heading4"/>
        <w:rPr>
          <w:noProof/>
        </w:rPr>
      </w:pPr>
      <w:bookmarkStart w:id="290" w:name="_Toc95847790"/>
      <w:bookmarkStart w:id="291" w:name="_Toc103168263"/>
      <w:commentRangeStart w:id="292"/>
      <w:r>
        <w:t xml:space="preserve">Sơ đồ Thống Kê Doanh Thu </w:t>
      </w:r>
      <w:commentRangeEnd w:id="292"/>
      <w:r w:rsidR="005653D6">
        <w:rPr>
          <w:rStyle w:val="CommentReference"/>
        </w:rPr>
        <w:commentReference w:id="292"/>
      </w:r>
      <w:bookmarkEnd w:id="290"/>
      <w:bookmarkEnd w:id="291"/>
    </w:p>
    <w:p w14:paraId="421DBB86" w14:textId="77777777" w:rsidR="004D5242" w:rsidRDefault="005653D6" w:rsidP="004D5242">
      <w:pPr>
        <w:keepNext/>
      </w:pPr>
      <w:r>
        <w:rPr>
          <w:noProof/>
        </w:rPr>
        <w:drawing>
          <wp:inline distT="0" distB="0" distL="0" distR="0" wp14:anchorId="4D570302" wp14:editId="285B5ACD">
            <wp:extent cx="5943600" cy="2658745"/>
            <wp:effectExtent l="0" t="0" r="0" b="8255"/>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658745"/>
                    </a:xfrm>
                    <a:prstGeom prst="rect">
                      <a:avLst/>
                    </a:prstGeom>
                  </pic:spPr>
                </pic:pic>
              </a:graphicData>
            </a:graphic>
          </wp:inline>
        </w:drawing>
      </w:r>
    </w:p>
    <w:p w14:paraId="300F9B4A" w14:textId="558628D5" w:rsidR="005653D6" w:rsidRPr="005653D6" w:rsidRDefault="004D5242" w:rsidP="004D5242">
      <w:pPr>
        <w:pStyle w:val="Caption"/>
      </w:pPr>
      <w:bookmarkStart w:id="293" w:name="_Toc92830607"/>
      <w:bookmarkStart w:id="294" w:name="_Toc103547038"/>
      <w:r>
        <w:t xml:space="preserve">Hình </w:t>
      </w:r>
      <w:r>
        <w:fldChar w:fldCharType="begin"/>
      </w:r>
      <w:r>
        <w:instrText>SEQ Hình \* ARABIC</w:instrText>
      </w:r>
      <w:r>
        <w:fldChar w:fldCharType="separate"/>
      </w:r>
      <w:r w:rsidR="001A02A2">
        <w:rPr>
          <w:noProof/>
        </w:rPr>
        <w:t>34</w:t>
      </w:r>
      <w:r>
        <w:fldChar w:fldCharType="end"/>
      </w:r>
      <w:r>
        <w:t xml:space="preserve">. </w:t>
      </w:r>
      <w:r w:rsidRPr="002A02D1">
        <w:t>Sơ đồ tuần tự Thống Kê Doanh Thu</w:t>
      </w:r>
      <w:bookmarkEnd w:id="293"/>
      <w:bookmarkEnd w:id="294"/>
    </w:p>
    <w:p w14:paraId="5FF35E66" w14:textId="186CD1D0" w:rsidR="00C47A96" w:rsidRDefault="00C47A96" w:rsidP="004A433E">
      <w:pPr>
        <w:pStyle w:val="Heading4"/>
      </w:pPr>
      <w:bookmarkStart w:id="295" w:name="_Toc95847791"/>
      <w:bookmarkStart w:id="296" w:name="_Toc103168264"/>
      <w:r>
        <w:lastRenderedPageBreak/>
        <w:t>Sơ đồ Quản Lý Kho</w:t>
      </w:r>
      <w:bookmarkEnd w:id="295"/>
      <w:bookmarkEnd w:id="296"/>
    </w:p>
    <w:p w14:paraId="16794E4B" w14:textId="1FDCF6E4" w:rsidR="00C47A96" w:rsidRDefault="00C47A96" w:rsidP="00D408C2">
      <w:pPr>
        <w:pStyle w:val="Heading5"/>
        <w:ind w:firstLine="720"/>
      </w:pPr>
      <w:commentRangeStart w:id="297"/>
      <w:r>
        <w:t>Sơ đồ Xem Thông Tin Kho</w:t>
      </w:r>
      <w:commentRangeEnd w:id="297"/>
      <w:r w:rsidR="00EC4453">
        <w:rPr>
          <w:rStyle w:val="CommentReference"/>
        </w:rPr>
        <w:commentReference w:id="297"/>
      </w:r>
    </w:p>
    <w:p w14:paraId="2B78D063" w14:textId="77777777" w:rsidR="004D5242" w:rsidRDefault="00EC4453" w:rsidP="004D5242">
      <w:pPr>
        <w:keepNext/>
        <w:ind w:firstLine="204"/>
      </w:pPr>
      <w:r>
        <w:rPr>
          <w:noProof/>
        </w:rPr>
        <w:drawing>
          <wp:inline distT="0" distB="0" distL="0" distR="0" wp14:anchorId="01883770" wp14:editId="6F66F7E8">
            <wp:extent cx="5943600" cy="2953385"/>
            <wp:effectExtent l="0" t="0" r="0" b="0"/>
            <wp:docPr id="20" name="Picture 2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inline>
        </w:drawing>
      </w:r>
    </w:p>
    <w:p w14:paraId="50C6E634" w14:textId="183F491B" w:rsidR="00D05CCF" w:rsidRDefault="004D5242" w:rsidP="004D5242">
      <w:pPr>
        <w:pStyle w:val="Caption"/>
      </w:pPr>
      <w:bookmarkStart w:id="298" w:name="_Toc92830608"/>
      <w:bookmarkStart w:id="299" w:name="_Toc103547039"/>
      <w:r>
        <w:t xml:space="preserve">Hình </w:t>
      </w:r>
      <w:r>
        <w:fldChar w:fldCharType="begin"/>
      </w:r>
      <w:r>
        <w:instrText>SEQ Hình \* ARABIC</w:instrText>
      </w:r>
      <w:r>
        <w:fldChar w:fldCharType="separate"/>
      </w:r>
      <w:r w:rsidR="001A02A2">
        <w:rPr>
          <w:noProof/>
        </w:rPr>
        <w:t>35</w:t>
      </w:r>
      <w:r>
        <w:fldChar w:fldCharType="end"/>
      </w:r>
      <w:r>
        <w:t xml:space="preserve">. </w:t>
      </w:r>
      <w:r w:rsidRPr="006E7416">
        <w:t>Sơ đồ tuần tự Xem Thông Tin Kho</w:t>
      </w:r>
      <w:bookmarkEnd w:id="298"/>
      <w:bookmarkEnd w:id="299"/>
    </w:p>
    <w:p w14:paraId="3AB8332F" w14:textId="579C2835" w:rsidR="00216661" w:rsidRPr="00FE208C" w:rsidRDefault="00216661" w:rsidP="000B408D">
      <w:pPr>
        <w:pStyle w:val="Heading5"/>
        <w:ind w:firstLine="720"/>
      </w:pPr>
      <w:commentRangeStart w:id="300"/>
      <w:r>
        <w:t>Sơ đồ Thêm Vật Liệu</w:t>
      </w:r>
      <w:r w:rsidR="1E650871">
        <w:t xml:space="preserve"> </w:t>
      </w:r>
      <w:commentRangeEnd w:id="300"/>
      <w:r w:rsidR="001255A2">
        <w:rPr>
          <w:rStyle w:val="CommentReference"/>
        </w:rPr>
        <w:commentReference w:id="300"/>
      </w:r>
    </w:p>
    <w:p w14:paraId="213145FC" w14:textId="77777777" w:rsidR="004D5242" w:rsidRDefault="00FE60D2" w:rsidP="004D5242">
      <w:pPr>
        <w:keepNext/>
        <w:ind w:firstLine="204"/>
      </w:pPr>
      <w:r>
        <w:rPr>
          <w:noProof/>
        </w:rPr>
        <w:drawing>
          <wp:inline distT="0" distB="0" distL="0" distR="0" wp14:anchorId="328DF4CB" wp14:editId="172C888C">
            <wp:extent cx="5943600" cy="3484245"/>
            <wp:effectExtent l="0" t="0" r="0" b="1905"/>
            <wp:docPr id="29" name="Picture 2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484245"/>
                    </a:xfrm>
                    <a:prstGeom prst="rect">
                      <a:avLst/>
                    </a:prstGeom>
                  </pic:spPr>
                </pic:pic>
              </a:graphicData>
            </a:graphic>
          </wp:inline>
        </w:drawing>
      </w:r>
    </w:p>
    <w:p w14:paraId="2A463397" w14:textId="4588B578" w:rsidR="7A62E18F" w:rsidRDefault="004D5242" w:rsidP="004D5242">
      <w:pPr>
        <w:pStyle w:val="Caption"/>
      </w:pPr>
      <w:bookmarkStart w:id="301" w:name="_Toc92830609"/>
      <w:bookmarkStart w:id="302" w:name="_Toc103547040"/>
      <w:r>
        <w:t xml:space="preserve">Hình </w:t>
      </w:r>
      <w:r>
        <w:fldChar w:fldCharType="begin"/>
      </w:r>
      <w:r>
        <w:instrText>SEQ Hình \* ARABIC</w:instrText>
      </w:r>
      <w:r>
        <w:fldChar w:fldCharType="separate"/>
      </w:r>
      <w:r w:rsidR="001A02A2">
        <w:rPr>
          <w:noProof/>
        </w:rPr>
        <w:t>36</w:t>
      </w:r>
      <w:r>
        <w:fldChar w:fldCharType="end"/>
      </w:r>
      <w:r>
        <w:t xml:space="preserve">. </w:t>
      </w:r>
      <w:r w:rsidRPr="00503690">
        <w:t>Sơ đồ tuần tự Thêm Vật Liệu</w:t>
      </w:r>
      <w:bookmarkEnd w:id="301"/>
      <w:bookmarkEnd w:id="302"/>
    </w:p>
    <w:p w14:paraId="46BD418D" w14:textId="5D2A4C26" w:rsidR="00C47A96" w:rsidRDefault="00C47A96" w:rsidP="000B408D">
      <w:pPr>
        <w:pStyle w:val="Heading5"/>
        <w:ind w:firstLine="720"/>
      </w:pPr>
      <w:r>
        <w:lastRenderedPageBreak/>
        <w:t>Sơ đồ Cập Nhật Vật Liệu</w:t>
      </w:r>
    </w:p>
    <w:p w14:paraId="329AE485" w14:textId="77777777" w:rsidR="004D5242" w:rsidRDefault="0036569E" w:rsidP="004D5242">
      <w:pPr>
        <w:keepNext/>
        <w:ind w:firstLine="204"/>
      </w:pPr>
      <w:r>
        <w:rPr>
          <w:noProof/>
        </w:rPr>
        <w:drawing>
          <wp:inline distT="0" distB="0" distL="0" distR="0" wp14:anchorId="6616B28E" wp14:editId="63320172">
            <wp:extent cx="5943600" cy="3376930"/>
            <wp:effectExtent l="0" t="0" r="0" b="0"/>
            <wp:docPr id="31" name="Picture 3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376930"/>
                    </a:xfrm>
                    <a:prstGeom prst="rect">
                      <a:avLst/>
                    </a:prstGeom>
                  </pic:spPr>
                </pic:pic>
              </a:graphicData>
            </a:graphic>
          </wp:inline>
        </w:drawing>
      </w:r>
    </w:p>
    <w:p w14:paraId="59AF13E3" w14:textId="2351F668" w:rsidR="00BB4FD3" w:rsidRDefault="004D5242" w:rsidP="004D5242">
      <w:pPr>
        <w:pStyle w:val="Caption"/>
      </w:pPr>
      <w:bookmarkStart w:id="303" w:name="_Toc92830610"/>
      <w:bookmarkStart w:id="304" w:name="_Toc103547041"/>
      <w:r>
        <w:t xml:space="preserve">Hình </w:t>
      </w:r>
      <w:r>
        <w:fldChar w:fldCharType="begin"/>
      </w:r>
      <w:r>
        <w:instrText>SEQ Hình \* ARABIC</w:instrText>
      </w:r>
      <w:r>
        <w:fldChar w:fldCharType="separate"/>
      </w:r>
      <w:r w:rsidR="001A02A2">
        <w:rPr>
          <w:noProof/>
        </w:rPr>
        <w:t>37</w:t>
      </w:r>
      <w:r>
        <w:fldChar w:fldCharType="end"/>
      </w:r>
      <w:r>
        <w:t xml:space="preserve">. </w:t>
      </w:r>
      <w:r w:rsidRPr="00680668">
        <w:t>Sơ đồ tuần tự Cập Nhật Vật Liệu</w:t>
      </w:r>
      <w:bookmarkEnd w:id="303"/>
      <w:bookmarkEnd w:id="304"/>
    </w:p>
    <w:p w14:paraId="6588A1CD" w14:textId="6DD76635" w:rsidR="00C47A96" w:rsidRDefault="00C47A96" w:rsidP="000B408D">
      <w:pPr>
        <w:pStyle w:val="Heading5"/>
        <w:ind w:firstLine="720"/>
      </w:pPr>
      <w:r>
        <w:lastRenderedPageBreak/>
        <w:t>Sơ đồ Xóa Vật Liệu</w:t>
      </w:r>
    </w:p>
    <w:p w14:paraId="1F4BBF78" w14:textId="77777777" w:rsidR="00CA2B4D" w:rsidRDefault="00852572" w:rsidP="00CA2B4D">
      <w:pPr>
        <w:keepNext/>
        <w:ind w:firstLine="204"/>
      </w:pPr>
      <w:r>
        <w:rPr>
          <w:noProof/>
        </w:rPr>
        <w:drawing>
          <wp:inline distT="0" distB="0" distL="0" distR="0" wp14:anchorId="2245BBBD" wp14:editId="21353247">
            <wp:extent cx="5943600" cy="4104005"/>
            <wp:effectExtent l="0" t="0" r="0" b="0"/>
            <wp:docPr id="34" name="Picture 3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50">
                      <a:extLst>
                        <a:ext uri="{28A0092B-C50C-407E-A947-70E740481C1C}">
                          <a14:useLocalDpi xmlns:a14="http://schemas.microsoft.com/office/drawing/2010/main" val="0"/>
                        </a:ext>
                      </a:extLst>
                    </a:blip>
                    <a:stretch>
                      <a:fillRect/>
                    </a:stretch>
                  </pic:blipFill>
                  <pic:spPr>
                    <a:xfrm>
                      <a:off x="0" y="0"/>
                      <a:ext cx="5943600" cy="4104005"/>
                    </a:xfrm>
                    <a:prstGeom prst="rect">
                      <a:avLst/>
                    </a:prstGeom>
                  </pic:spPr>
                </pic:pic>
              </a:graphicData>
            </a:graphic>
          </wp:inline>
        </w:drawing>
      </w:r>
    </w:p>
    <w:p w14:paraId="0866E121" w14:textId="66528DA9" w:rsidR="004C230C" w:rsidRDefault="00CA2B4D" w:rsidP="00CA2B4D">
      <w:pPr>
        <w:pStyle w:val="Caption"/>
      </w:pPr>
      <w:bookmarkStart w:id="305" w:name="_Toc92830611"/>
      <w:bookmarkStart w:id="306" w:name="_Toc103547042"/>
      <w:r>
        <w:t xml:space="preserve">Hình </w:t>
      </w:r>
      <w:r>
        <w:fldChar w:fldCharType="begin"/>
      </w:r>
      <w:r>
        <w:instrText>SEQ Hình \* ARABIC</w:instrText>
      </w:r>
      <w:r>
        <w:fldChar w:fldCharType="separate"/>
      </w:r>
      <w:r w:rsidR="001A02A2">
        <w:rPr>
          <w:noProof/>
        </w:rPr>
        <w:t>38</w:t>
      </w:r>
      <w:r>
        <w:fldChar w:fldCharType="end"/>
      </w:r>
      <w:r>
        <w:t xml:space="preserve">. </w:t>
      </w:r>
      <w:r w:rsidRPr="00AD746A">
        <w:t>Sơ đồ tuần tự Xóa Vật Liệu</w:t>
      </w:r>
      <w:bookmarkEnd w:id="305"/>
      <w:bookmarkEnd w:id="306"/>
    </w:p>
    <w:p w14:paraId="76017EF0" w14:textId="6C7793D5" w:rsidR="009F66FC" w:rsidRDefault="00C47A96" w:rsidP="000B408D">
      <w:pPr>
        <w:pStyle w:val="Heading4"/>
      </w:pPr>
      <w:bookmarkStart w:id="307" w:name="_Toc95847792"/>
      <w:bookmarkStart w:id="308" w:name="_Toc103168265"/>
      <w:r>
        <w:lastRenderedPageBreak/>
        <w:t>Sơ đồ Cập Nhật Thông Tin Xuất Nhập Hàng</w:t>
      </w:r>
      <w:bookmarkEnd w:id="307"/>
      <w:bookmarkEnd w:id="308"/>
    </w:p>
    <w:p w14:paraId="2BABBBD2" w14:textId="77777777" w:rsidR="00CA2B4D" w:rsidRDefault="00652055" w:rsidP="00CA2B4D">
      <w:pPr>
        <w:keepNext/>
        <w:ind w:firstLine="204"/>
      </w:pPr>
      <w:r>
        <w:rPr>
          <w:noProof/>
        </w:rPr>
        <w:drawing>
          <wp:inline distT="0" distB="0" distL="0" distR="0" wp14:anchorId="0383F61A" wp14:editId="21A70463">
            <wp:extent cx="5943600" cy="3887470"/>
            <wp:effectExtent l="0" t="0" r="0" b="0"/>
            <wp:docPr id="35" name="Picture 3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51">
                      <a:extLst>
                        <a:ext uri="{28A0092B-C50C-407E-A947-70E740481C1C}">
                          <a14:useLocalDpi xmlns:a14="http://schemas.microsoft.com/office/drawing/2010/main" val="0"/>
                        </a:ext>
                      </a:extLst>
                    </a:blip>
                    <a:stretch>
                      <a:fillRect/>
                    </a:stretch>
                  </pic:blipFill>
                  <pic:spPr>
                    <a:xfrm>
                      <a:off x="0" y="0"/>
                      <a:ext cx="5943600" cy="3887470"/>
                    </a:xfrm>
                    <a:prstGeom prst="rect">
                      <a:avLst/>
                    </a:prstGeom>
                  </pic:spPr>
                </pic:pic>
              </a:graphicData>
            </a:graphic>
          </wp:inline>
        </w:drawing>
      </w:r>
    </w:p>
    <w:p w14:paraId="74BC0779" w14:textId="6B01EE41" w:rsidR="00C83AE8" w:rsidRPr="009F66FC" w:rsidRDefault="00CA2B4D" w:rsidP="00CA2B4D">
      <w:pPr>
        <w:pStyle w:val="Caption"/>
      </w:pPr>
      <w:bookmarkStart w:id="309" w:name="_Toc92830612"/>
      <w:bookmarkStart w:id="310" w:name="_Toc103547043"/>
      <w:r>
        <w:t xml:space="preserve">Hình </w:t>
      </w:r>
      <w:r>
        <w:fldChar w:fldCharType="begin"/>
      </w:r>
      <w:r>
        <w:instrText>SEQ Hình \* ARABIC</w:instrText>
      </w:r>
      <w:r>
        <w:fldChar w:fldCharType="separate"/>
      </w:r>
      <w:r w:rsidR="001A02A2">
        <w:rPr>
          <w:noProof/>
        </w:rPr>
        <w:t>39</w:t>
      </w:r>
      <w:r>
        <w:fldChar w:fldCharType="end"/>
      </w:r>
      <w:r>
        <w:t xml:space="preserve">. </w:t>
      </w:r>
      <w:r w:rsidRPr="00626C3A">
        <w:t>Sơ đồ tuần tự Cập Nhật Thông Tin Xuất Nhập Hàng</w:t>
      </w:r>
      <w:bookmarkEnd w:id="309"/>
      <w:bookmarkEnd w:id="310"/>
    </w:p>
    <w:p w14:paraId="7E516EFE" w14:textId="295CF2C1" w:rsidR="009A3559" w:rsidRDefault="009A3559" w:rsidP="00E24E74">
      <w:pPr>
        <w:pStyle w:val="Heading3"/>
      </w:pPr>
      <w:bookmarkStart w:id="311" w:name="_Toc95847793"/>
      <w:bookmarkStart w:id="312" w:name="_Toc103168266"/>
      <w:r>
        <w:lastRenderedPageBreak/>
        <w:t>Nhân Viên Thu Ngân</w:t>
      </w:r>
      <w:bookmarkEnd w:id="311"/>
      <w:bookmarkEnd w:id="312"/>
    </w:p>
    <w:p w14:paraId="2958EA46" w14:textId="07AE1CD9" w:rsidR="003F044A" w:rsidRDefault="003F044A" w:rsidP="003263D6">
      <w:pPr>
        <w:pStyle w:val="Heading4"/>
      </w:pPr>
      <w:bookmarkStart w:id="313" w:name="_Toc95847794"/>
      <w:bookmarkStart w:id="314" w:name="_Toc103168267"/>
      <w:r>
        <w:t>Sơ đồ Tiếp nhận đơn hàng</w:t>
      </w:r>
      <w:bookmarkEnd w:id="313"/>
      <w:bookmarkEnd w:id="314"/>
      <w:r>
        <w:t xml:space="preserve"> </w:t>
      </w:r>
    </w:p>
    <w:p w14:paraId="1A399B4D" w14:textId="77777777" w:rsidR="00CA2B4D" w:rsidRDefault="00553FED" w:rsidP="00CA2B4D">
      <w:pPr>
        <w:keepNext/>
      </w:pPr>
      <w:r>
        <w:rPr>
          <w:noProof/>
        </w:rPr>
        <w:drawing>
          <wp:inline distT="0" distB="0" distL="0" distR="0" wp14:anchorId="51E447BC" wp14:editId="3DF4F7D8">
            <wp:extent cx="5943600" cy="3168015"/>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168015"/>
                    </a:xfrm>
                    <a:prstGeom prst="rect">
                      <a:avLst/>
                    </a:prstGeom>
                  </pic:spPr>
                </pic:pic>
              </a:graphicData>
            </a:graphic>
          </wp:inline>
        </w:drawing>
      </w:r>
    </w:p>
    <w:p w14:paraId="7FDD1C5E" w14:textId="482E1DA7" w:rsidR="003263D6" w:rsidRPr="003263D6" w:rsidRDefault="00CA2B4D" w:rsidP="00CA2B4D">
      <w:pPr>
        <w:pStyle w:val="Caption"/>
      </w:pPr>
      <w:bookmarkStart w:id="315" w:name="_Toc92830613"/>
      <w:bookmarkStart w:id="316" w:name="_Toc103547044"/>
      <w:r>
        <w:t xml:space="preserve">Hình </w:t>
      </w:r>
      <w:r>
        <w:fldChar w:fldCharType="begin"/>
      </w:r>
      <w:r>
        <w:instrText>SEQ Hình \* ARABIC</w:instrText>
      </w:r>
      <w:r>
        <w:fldChar w:fldCharType="separate"/>
      </w:r>
      <w:r w:rsidR="001A02A2">
        <w:rPr>
          <w:noProof/>
        </w:rPr>
        <w:t>40</w:t>
      </w:r>
      <w:r>
        <w:fldChar w:fldCharType="end"/>
      </w:r>
      <w:r>
        <w:t xml:space="preserve">. </w:t>
      </w:r>
      <w:r w:rsidRPr="00C2691D">
        <w:t>Sơ đồ tuần tự Tiếp nhận đơn hàng</w:t>
      </w:r>
      <w:bookmarkEnd w:id="315"/>
      <w:bookmarkEnd w:id="316"/>
    </w:p>
    <w:p w14:paraId="532048D1" w14:textId="25A66E59" w:rsidR="003F044A" w:rsidRDefault="003F044A" w:rsidP="003263D6">
      <w:pPr>
        <w:pStyle w:val="Heading4"/>
      </w:pPr>
      <w:bookmarkStart w:id="317" w:name="_Toc95847795"/>
      <w:bookmarkStart w:id="318" w:name="_Toc103168268"/>
      <w:r>
        <w:t>Sơ đồ Thống kê doanh thu trong ngày</w:t>
      </w:r>
      <w:bookmarkEnd w:id="317"/>
      <w:bookmarkEnd w:id="318"/>
    </w:p>
    <w:p w14:paraId="4FB659AC" w14:textId="77777777" w:rsidR="00C90A47" w:rsidRDefault="00F422E3" w:rsidP="00C90A47">
      <w:pPr>
        <w:keepNext/>
      </w:pPr>
      <w:r>
        <w:rPr>
          <w:noProof/>
        </w:rPr>
        <w:drawing>
          <wp:inline distT="0" distB="0" distL="0" distR="0" wp14:anchorId="2D4B451B" wp14:editId="45714F3D">
            <wp:extent cx="5943600" cy="3284855"/>
            <wp:effectExtent l="0" t="0" r="0"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284855"/>
                    </a:xfrm>
                    <a:prstGeom prst="rect">
                      <a:avLst/>
                    </a:prstGeom>
                  </pic:spPr>
                </pic:pic>
              </a:graphicData>
            </a:graphic>
          </wp:inline>
        </w:drawing>
      </w:r>
    </w:p>
    <w:p w14:paraId="5FBFF6C7" w14:textId="4D892501" w:rsidR="00172B21" w:rsidRPr="00172B21" w:rsidRDefault="00C90A47" w:rsidP="00C90A47">
      <w:pPr>
        <w:pStyle w:val="Caption"/>
      </w:pPr>
      <w:bookmarkStart w:id="319" w:name="_Toc92830614"/>
      <w:bookmarkStart w:id="320" w:name="_Toc103547045"/>
      <w:r>
        <w:t xml:space="preserve">Hình </w:t>
      </w:r>
      <w:r>
        <w:fldChar w:fldCharType="begin"/>
      </w:r>
      <w:r>
        <w:instrText>SEQ Hình \* ARABIC</w:instrText>
      </w:r>
      <w:r>
        <w:fldChar w:fldCharType="separate"/>
      </w:r>
      <w:r w:rsidR="001A02A2">
        <w:rPr>
          <w:noProof/>
        </w:rPr>
        <w:t>41</w:t>
      </w:r>
      <w:r>
        <w:fldChar w:fldCharType="end"/>
      </w:r>
      <w:r>
        <w:t xml:space="preserve">. </w:t>
      </w:r>
      <w:r w:rsidRPr="00BA316F">
        <w:t>Sơ đồ tuần tự Thống kê doanh thu trong ngày</w:t>
      </w:r>
      <w:bookmarkEnd w:id="319"/>
      <w:bookmarkEnd w:id="320"/>
    </w:p>
    <w:p w14:paraId="1970D54C" w14:textId="57235CF5" w:rsidR="00C47A96" w:rsidRDefault="003F044A" w:rsidP="003263D6">
      <w:pPr>
        <w:pStyle w:val="Heading4"/>
      </w:pPr>
      <w:bookmarkStart w:id="321" w:name="_Toc95847796"/>
      <w:bookmarkStart w:id="322" w:name="_Toc103168269"/>
      <w:r>
        <w:lastRenderedPageBreak/>
        <w:t>Sơ đồ Chỉnh Sửa Thu Chi Trong Ngày (extend)</w:t>
      </w:r>
      <w:bookmarkEnd w:id="321"/>
      <w:bookmarkEnd w:id="322"/>
    </w:p>
    <w:p w14:paraId="5D4BE62C" w14:textId="77777777" w:rsidR="0002525B" w:rsidRDefault="00C43763" w:rsidP="0002525B">
      <w:pPr>
        <w:keepNext/>
      </w:pPr>
      <w:r>
        <w:rPr>
          <w:noProof/>
        </w:rPr>
        <w:drawing>
          <wp:inline distT="0" distB="0" distL="0" distR="0" wp14:anchorId="3AB0268A" wp14:editId="7168D748">
            <wp:extent cx="5943600" cy="3867150"/>
            <wp:effectExtent l="0" t="0" r="0" b="0"/>
            <wp:docPr id="48" name="Picture 4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54">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14:paraId="6D41895C" w14:textId="3027B131" w:rsidR="005B656A" w:rsidRPr="005B656A" w:rsidRDefault="0002525B" w:rsidP="0002525B">
      <w:pPr>
        <w:pStyle w:val="Caption"/>
      </w:pPr>
      <w:bookmarkStart w:id="323" w:name="_Toc92830615"/>
      <w:bookmarkStart w:id="324" w:name="_Toc103547046"/>
      <w:r>
        <w:t xml:space="preserve">Hình </w:t>
      </w:r>
      <w:r>
        <w:fldChar w:fldCharType="begin"/>
      </w:r>
      <w:r>
        <w:instrText>SEQ Hình \* ARABIC</w:instrText>
      </w:r>
      <w:r>
        <w:fldChar w:fldCharType="separate"/>
      </w:r>
      <w:r w:rsidR="001A02A2">
        <w:rPr>
          <w:noProof/>
        </w:rPr>
        <w:t>42</w:t>
      </w:r>
      <w:r>
        <w:fldChar w:fldCharType="end"/>
      </w:r>
      <w:r>
        <w:t xml:space="preserve">. </w:t>
      </w:r>
      <w:r w:rsidRPr="00045C07">
        <w:t>Sơ đồ tuần tự Chỉnh Sửa Thu Chi Trong Ngày (extend)</w:t>
      </w:r>
      <w:bookmarkEnd w:id="323"/>
      <w:bookmarkEnd w:id="324"/>
    </w:p>
    <w:p w14:paraId="5179C9BF" w14:textId="59A128C9" w:rsidR="009A3559" w:rsidRDefault="009A3559" w:rsidP="00E24E74">
      <w:pPr>
        <w:pStyle w:val="Heading3"/>
      </w:pPr>
      <w:bookmarkStart w:id="325" w:name="_Toc95847797"/>
      <w:bookmarkStart w:id="326" w:name="_Toc103168270"/>
      <w:r>
        <w:t>Nhân Viên Pha Chế</w:t>
      </w:r>
      <w:bookmarkEnd w:id="325"/>
      <w:bookmarkEnd w:id="326"/>
    </w:p>
    <w:p w14:paraId="03826205" w14:textId="42381B11" w:rsidR="003F044A" w:rsidRDefault="001369AA" w:rsidP="003F044A">
      <w:r w:rsidRPr="001369AA">
        <w:t>Sơ đồ Kiểm Soát Lượng Tồn Hàng Tại Quày</w:t>
      </w:r>
    </w:p>
    <w:p w14:paraId="187ECCDA" w14:textId="77777777" w:rsidR="0010167E" w:rsidRDefault="00E37441" w:rsidP="0010167E">
      <w:pPr>
        <w:keepNext/>
      </w:pPr>
      <w:r>
        <w:rPr>
          <w:noProof/>
        </w:rPr>
        <w:drawing>
          <wp:inline distT="0" distB="0" distL="0" distR="0" wp14:anchorId="63B07778" wp14:editId="30AE23DB">
            <wp:extent cx="5943600" cy="2991485"/>
            <wp:effectExtent l="0" t="0" r="0" b="0"/>
            <wp:docPr id="52" name="Picture 5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inline>
        </w:drawing>
      </w:r>
    </w:p>
    <w:p w14:paraId="0A152803" w14:textId="1A96ABC6" w:rsidR="00F458F1" w:rsidRPr="00842E2E" w:rsidRDefault="0010167E" w:rsidP="00842E2E">
      <w:pPr>
        <w:pStyle w:val="Caption"/>
      </w:pPr>
      <w:bookmarkStart w:id="327" w:name="_Toc92830616"/>
      <w:bookmarkStart w:id="328" w:name="_Toc103547047"/>
      <w:r>
        <w:t xml:space="preserve">Hình </w:t>
      </w:r>
      <w:r>
        <w:fldChar w:fldCharType="begin"/>
      </w:r>
      <w:r>
        <w:instrText>SEQ Hình \* ARABIC</w:instrText>
      </w:r>
      <w:r>
        <w:fldChar w:fldCharType="separate"/>
      </w:r>
      <w:r w:rsidR="001A02A2">
        <w:rPr>
          <w:noProof/>
        </w:rPr>
        <w:t>43</w:t>
      </w:r>
      <w:r>
        <w:fldChar w:fldCharType="end"/>
      </w:r>
      <w:r>
        <w:t xml:space="preserve">. </w:t>
      </w:r>
      <w:r w:rsidRPr="007B206C">
        <w:t>Sơ đồ tuần tự Kiểm Soát Lượng Tồn Hàng Tại Quày</w:t>
      </w:r>
      <w:bookmarkEnd w:id="327"/>
      <w:bookmarkEnd w:id="328"/>
      <w:r w:rsidR="00F458F1">
        <w:br w:type="page"/>
      </w:r>
    </w:p>
    <w:p w14:paraId="4DF8133C" w14:textId="7D52C34E" w:rsidR="185BF35D" w:rsidRDefault="008D156E" w:rsidP="00BC1937">
      <w:pPr>
        <w:pStyle w:val="Heading2"/>
        <w:numPr>
          <w:ilvl w:val="0"/>
          <w:numId w:val="7"/>
        </w:numPr>
      </w:pPr>
      <w:bookmarkStart w:id="329" w:name="_Toc95847798"/>
      <w:bookmarkStart w:id="330" w:name="_Toc103168271"/>
      <w:r>
        <w:lastRenderedPageBreak/>
        <w:t xml:space="preserve">Cơ </w:t>
      </w:r>
      <w:r w:rsidR="00C171B5">
        <w:t>S</w:t>
      </w:r>
      <w:r>
        <w:t xml:space="preserve">ở </w:t>
      </w:r>
      <w:r w:rsidR="00C171B5">
        <w:t>D</w:t>
      </w:r>
      <w:r>
        <w:t xml:space="preserve">ữ </w:t>
      </w:r>
      <w:r w:rsidR="00C171B5">
        <w:t>L</w:t>
      </w:r>
      <w:r>
        <w:t>iệu</w:t>
      </w:r>
      <w:bookmarkEnd w:id="329"/>
      <w:bookmarkEnd w:id="330"/>
    </w:p>
    <w:p w14:paraId="2B81B886" w14:textId="7AF5F6A4" w:rsidR="185BF35D" w:rsidRDefault="7372A3B6" w:rsidP="00E8185C">
      <w:pPr>
        <w:pStyle w:val="Heading3"/>
        <w:ind w:firstLine="360"/>
      </w:pPr>
      <w:bookmarkStart w:id="331" w:name="_Toc95847799"/>
      <w:bookmarkStart w:id="332" w:name="_Toc103168272"/>
      <w:r>
        <w:t>5.1. Thực thể</w:t>
      </w:r>
      <w:r w:rsidR="002D6595">
        <w:t xml:space="preserve"> và bảng</w:t>
      </w:r>
      <w:bookmarkEnd w:id="331"/>
      <w:bookmarkEnd w:id="332"/>
      <w:r w:rsidR="002D6595">
        <w:t xml:space="preserve"> </w:t>
      </w:r>
    </w:p>
    <w:p w14:paraId="63D2C60C" w14:textId="7F30B248" w:rsidR="000E1C19" w:rsidRPr="000E1C19" w:rsidRDefault="00282015" w:rsidP="00995E18">
      <w:pPr>
        <w:pStyle w:val="ListParagraph"/>
        <w:numPr>
          <w:ilvl w:val="0"/>
          <w:numId w:val="14"/>
        </w:numPr>
        <w:spacing w:line="257" w:lineRule="auto"/>
        <w:rPr>
          <w:sz w:val="24"/>
          <w:szCs w:val="24"/>
        </w:rPr>
      </w:pPr>
      <w:r>
        <w:rPr>
          <w:rFonts w:ascii="Calibri" w:eastAsia="Calibri" w:hAnsi="Calibri" w:cs="Calibri"/>
          <w:sz w:val="24"/>
          <w:szCs w:val="24"/>
        </w:rPr>
        <w:t>TaiKhoan</w:t>
      </w:r>
    </w:p>
    <w:p w14:paraId="6B9C909A" w14:textId="0B53CC15" w:rsidR="7372A3B6" w:rsidRDefault="618D8AEB" w:rsidP="00995E18">
      <w:pPr>
        <w:pStyle w:val="ListParagraph"/>
        <w:numPr>
          <w:ilvl w:val="0"/>
          <w:numId w:val="14"/>
        </w:numPr>
        <w:spacing w:line="257" w:lineRule="auto"/>
        <w:rPr>
          <w:sz w:val="24"/>
          <w:szCs w:val="24"/>
        </w:rPr>
      </w:pPr>
      <w:r w:rsidRPr="618D8AEB">
        <w:rPr>
          <w:rFonts w:ascii="Calibri" w:eastAsia="Calibri" w:hAnsi="Calibri" w:cs="Calibri"/>
          <w:sz w:val="24"/>
          <w:szCs w:val="24"/>
        </w:rPr>
        <w:t>NhanVien</w:t>
      </w:r>
    </w:p>
    <w:p w14:paraId="1DF9FB12" w14:textId="391F2F3E" w:rsidR="7372A3B6" w:rsidRDefault="618D8AEB" w:rsidP="00995E18">
      <w:pPr>
        <w:pStyle w:val="ListParagraph"/>
        <w:numPr>
          <w:ilvl w:val="0"/>
          <w:numId w:val="14"/>
        </w:numPr>
        <w:spacing w:line="257" w:lineRule="auto"/>
        <w:rPr>
          <w:del w:id="333" w:author="Phan Trung,Long" w:date="2022-05-15T15:46:00Z"/>
          <w:sz w:val="24"/>
          <w:szCs w:val="24"/>
        </w:rPr>
      </w:pPr>
      <w:del w:id="334" w:author="Phan Trung,Long" w:date="2022-05-15T15:46:00Z">
        <w:r w:rsidRPr="618D8AEB">
          <w:rPr>
            <w:rFonts w:ascii="Calibri" w:eastAsia="Calibri" w:hAnsi="Calibri" w:cs="Calibri"/>
            <w:sz w:val="24"/>
            <w:szCs w:val="24"/>
          </w:rPr>
          <w:delText>Menu</w:delText>
        </w:r>
      </w:del>
    </w:p>
    <w:p w14:paraId="1F540FA6" w14:textId="65C6D636" w:rsidR="7372A3B6" w:rsidRDefault="618D8AEB" w:rsidP="00995E18">
      <w:pPr>
        <w:pStyle w:val="ListParagraph"/>
        <w:numPr>
          <w:ilvl w:val="0"/>
          <w:numId w:val="14"/>
        </w:numPr>
        <w:spacing w:line="257" w:lineRule="auto"/>
        <w:rPr>
          <w:sz w:val="24"/>
          <w:szCs w:val="24"/>
        </w:rPr>
      </w:pPr>
      <w:r w:rsidRPr="618D8AEB">
        <w:rPr>
          <w:rFonts w:ascii="Calibri" w:eastAsia="Calibri" w:hAnsi="Calibri" w:cs="Calibri"/>
          <w:sz w:val="24"/>
          <w:szCs w:val="24"/>
        </w:rPr>
        <w:t>SanPham</w:t>
      </w:r>
    </w:p>
    <w:p w14:paraId="143F016C" w14:textId="2EA63C75" w:rsidR="7372A3B6" w:rsidRDefault="618D8AEB" w:rsidP="00995E18">
      <w:pPr>
        <w:pStyle w:val="ListParagraph"/>
        <w:numPr>
          <w:ilvl w:val="0"/>
          <w:numId w:val="14"/>
        </w:numPr>
        <w:spacing w:line="257" w:lineRule="auto"/>
        <w:rPr>
          <w:sz w:val="24"/>
          <w:szCs w:val="24"/>
        </w:rPr>
      </w:pPr>
      <w:r w:rsidRPr="618D8AEB">
        <w:rPr>
          <w:rFonts w:ascii="Calibri" w:eastAsia="Calibri" w:hAnsi="Calibri" w:cs="Calibri"/>
          <w:sz w:val="24"/>
          <w:szCs w:val="24"/>
        </w:rPr>
        <w:t>KhoHang</w:t>
      </w:r>
    </w:p>
    <w:p w14:paraId="7FFFB0AF" w14:textId="546EF010" w:rsidR="7372A3B6" w:rsidRDefault="618D8AEB" w:rsidP="00995E18">
      <w:pPr>
        <w:pStyle w:val="ListParagraph"/>
        <w:numPr>
          <w:ilvl w:val="0"/>
          <w:numId w:val="14"/>
        </w:numPr>
        <w:spacing w:line="257" w:lineRule="auto"/>
        <w:rPr>
          <w:sz w:val="24"/>
          <w:szCs w:val="24"/>
        </w:rPr>
      </w:pPr>
      <w:r w:rsidRPr="618D8AEB">
        <w:rPr>
          <w:rFonts w:ascii="Calibri" w:eastAsia="Calibri" w:hAnsi="Calibri" w:cs="Calibri"/>
          <w:sz w:val="24"/>
          <w:szCs w:val="24"/>
        </w:rPr>
        <w:t>VatLieu</w:t>
      </w:r>
    </w:p>
    <w:p w14:paraId="1C07B35C" w14:textId="5D58F04B" w:rsidR="7372A3B6" w:rsidRPr="0014159E" w:rsidRDefault="618D8AEB" w:rsidP="00995E18">
      <w:pPr>
        <w:pStyle w:val="ListParagraph"/>
        <w:numPr>
          <w:ilvl w:val="0"/>
          <w:numId w:val="14"/>
        </w:numPr>
        <w:spacing w:line="257" w:lineRule="auto"/>
        <w:rPr>
          <w:sz w:val="24"/>
          <w:szCs w:val="24"/>
        </w:rPr>
      </w:pPr>
      <w:r w:rsidRPr="618D8AEB">
        <w:rPr>
          <w:rFonts w:ascii="Calibri" w:eastAsia="Calibri" w:hAnsi="Calibri" w:cs="Calibri"/>
          <w:sz w:val="24"/>
          <w:szCs w:val="24"/>
        </w:rPr>
        <w:t>LichLam</w:t>
      </w:r>
    </w:p>
    <w:p w14:paraId="7DCBFA96" w14:textId="7EE6E1EF" w:rsidR="0014159E" w:rsidRDefault="0014159E" w:rsidP="00995E18">
      <w:pPr>
        <w:pStyle w:val="ListParagraph"/>
        <w:numPr>
          <w:ilvl w:val="0"/>
          <w:numId w:val="14"/>
        </w:numPr>
        <w:spacing w:line="257" w:lineRule="auto"/>
        <w:rPr>
          <w:sz w:val="24"/>
          <w:szCs w:val="24"/>
        </w:rPr>
      </w:pPr>
      <w:r>
        <w:rPr>
          <w:rFonts w:ascii="Calibri" w:eastAsia="Calibri" w:hAnsi="Calibri" w:cs="Calibri"/>
          <w:sz w:val="24"/>
          <w:szCs w:val="24"/>
        </w:rPr>
        <w:t>HoaDon</w:t>
      </w:r>
    </w:p>
    <w:p w14:paraId="3157B73A" w14:textId="2CD3F18F" w:rsidR="185BF35D" w:rsidRDefault="7372A3B6" w:rsidP="00E8185C">
      <w:pPr>
        <w:pStyle w:val="Heading3"/>
        <w:ind w:firstLine="360"/>
      </w:pPr>
      <w:bookmarkStart w:id="335" w:name="_Toc95847800"/>
      <w:bookmarkStart w:id="336" w:name="_Toc103168273"/>
      <w:r>
        <w:t xml:space="preserve">5.2. Thuộc </w:t>
      </w:r>
      <w:r w:rsidR="002D6595">
        <w:t>T</w:t>
      </w:r>
      <w:r>
        <w:t>ính</w:t>
      </w:r>
      <w:bookmarkEnd w:id="335"/>
      <w:bookmarkEnd w:id="336"/>
    </w:p>
    <w:p w14:paraId="6619C33C" w14:textId="16681AE7" w:rsidR="7372A3B6" w:rsidRDefault="00282015" w:rsidP="7372A3B6">
      <w:pPr>
        <w:spacing w:line="257" w:lineRule="auto"/>
        <w:ind w:firstLine="720"/>
        <w:rPr>
          <w:rFonts w:ascii="Calibri" w:eastAsia="Calibri" w:hAnsi="Calibri" w:cs="Calibri"/>
          <w:b/>
          <w:bCs/>
          <w:sz w:val="24"/>
          <w:szCs w:val="24"/>
        </w:rPr>
      </w:pPr>
      <w:r>
        <w:rPr>
          <w:rFonts w:ascii="Calibri" w:eastAsia="Calibri" w:hAnsi="Calibri" w:cs="Calibri"/>
          <w:b/>
          <w:bCs/>
          <w:sz w:val="24"/>
          <w:szCs w:val="24"/>
        </w:rPr>
        <w:t>TaiKhoan</w:t>
      </w:r>
    </w:p>
    <w:p w14:paraId="169812D1" w14:textId="46990941" w:rsidR="7372A3B6" w:rsidRDefault="7372A3B6" w:rsidP="00995E18">
      <w:pPr>
        <w:pStyle w:val="ListParagraph"/>
        <w:numPr>
          <w:ilvl w:val="1"/>
          <w:numId w:val="12"/>
        </w:numPr>
        <w:spacing w:line="257" w:lineRule="auto"/>
        <w:rPr>
          <w:sz w:val="24"/>
          <w:szCs w:val="24"/>
        </w:rPr>
      </w:pPr>
      <w:r w:rsidRPr="7372A3B6">
        <w:rPr>
          <w:rFonts w:ascii="Calibri" w:eastAsia="Calibri" w:hAnsi="Calibri" w:cs="Calibri"/>
          <w:sz w:val="24"/>
          <w:szCs w:val="24"/>
        </w:rPr>
        <w:t xml:space="preserve">TenTaiKhoan: </w:t>
      </w:r>
      <w:r w:rsidR="0054637A">
        <w:rPr>
          <w:rFonts w:ascii="Calibri" w:eastAsia="Calibri" w:hAnsi="Calibri" w:cs="Calibri"/>
          <w:sz w:val="24"/>
          <w:szCs w:val="24"/>
        </w:rPr>
        <w:t>VARCHAR(20)</w:t>
      </w:r>
    </w:p>
    <w:p w14:paraId="090992AC" w14:textId="554C8C04" w:rsidR="7372A3B6" w:rsidRPr="00984FB4" w:rsidRDefault="7372A3B6" w:rsidP="00995E18">
      <w:pPr>
        <w:pStyle w:val="ListParagraph"/>
        <w:numPr>
          <w:ilvl w:val="1"/>
          <w:numId w:val="12"/>
        </w:numPr>
        <w:rPr>
          <w:sz w:val="24"/>
          <w:szCs w:val="24"/>
        </w:rPr>
      </w:pPr>
      <w:r w:rsidRPr="7372A3B6">
        <w:rPr>
          <w:rFonts w:ascii="Calibri" w:eastAsia="Calibri" w:hAnsi="Calibri" w:cs="Calibri"/>
          <w:sz w:val="24"/>
          <w:szCs w:val="24"/>
        </w:rPr>
        <w:t xml:space="preserve">MatKhau: </w:t>
      </w:r>
      <w:r w:rsidR="0054637A">
        <w:rPr>
          <w:rFonts w:ascii="Calibri" w:eastAsia="Calibri" w:hAnsi="Calibri" w:cs="Calibri"/>
          <w:sz w:val="24"/>
          <w:szCs w:val="24"/>
        </w:rPr>
        <w:t>VARCHAR(20)</w:t>
      </w:r>
    </w:p>
    <w:p w14:paraId="1DC4A713" w14:textId="04A1443D" w:rsidR="00984FB4" w:rsidRPr="003817E9" w:rsidRDefault="00984FB4" w:rsidP="00995E18">
      <w:pPr>
        <w:pStyle w:val="ListParagraph"/>
        <w:numPr>
          <w:ilvl w:val="1"/>
          <w:numId w:val="12"/>
        </w:numPr>
        <w:rPr>
          <w:sz w:val="24"/>
          <w:szCs w:val="24"/>
        </w:rPr>
      </w:pPr>
      <w:r>
        <w:rPr>
          <w:rFonts w:ascii="Calibri" w:eastAsia="Calibri" w:hAnsi="Calibri" w:cs="Calibri"/>
          <w:sz w:val="24"/>
          <w:szCs w:val="24"/>
        </w:rPr>
        <w:t xml:space="preserve">LoaiTaiKhoan: </w:t>
      </w:r>
      <w:r w:rsidR="0004253C">
        <w:rPr>
          <w:rFonts w:ascii="Calibri" w:eastAsia="Calibri" w:hAnsi="Calibri" w:cs="Calibri"/>
          <w:sz w:val="24"/>
          <w:szCs w:val="24"/>
        </w:rPr>
        <w:t xml:space="preserve">VARCHAR(2) </w:t>
      </w:r>
      <w:r>
        <w:rPr>
          <w:rFonts w:ascii="Calibri" w:eastAsia="Calibri" w:hAnsi="Calibri" w:cs="Calibri"/>
          <w:sz w:val="24"/>
          <w:szCs w:val="24"/>
        </w:rPr>
        <w:t>[</w:t>
      </w:r>
      <w:r w:rsidRPr="00984FB4">
        <w:rPr>
          <w:rFonts w:ascii="Calibri" w:eastAsia="Calibri" w:hAnsi="Calibri" w:cs="Calibri"/>
          <w:sz w:val="24"/>
          <w:szCs w:val="24"/>
        </w:rPr>
        <w:t>CQ</w:t>
      </w:r>
      <w:r w:rsidR="008F2A27">
        <w:rPr>
          <w:rFonts w:ascii="Calibri" w:eastAsia="Calibri" w:hAnsi="Calibri" w:cs="Calibri"/>
          <w:sz w:val="24"/>
          <w:szCs w:val="24"/>
        </w:rPr>
        <w:t>:Chủ Quán</w:t>
      </w:r>
      <w:r w:rsidRPr="00984FB4">
        <w:rPr>
          <w:rFonts w:ascii="Calibri" w:eastAsia="Calibri" w:hAnsi="Calibri" w:cs="Calibri"/>
          <w:sz w:val="24"/>
          <w:szCs w:val="24"/>
        </w:rPr>
        <w:t>, QL</w:t>
      </w:r>
      <w:r w:rsidR="008F2A27">
        <w:rPr>
          <w:rFonts w:ascii="Calibri" w:eastAsia="Calibri" w:hAnsi="Calibri" w:cs="Calibri"/>
          <w:sz w:val="24"/>
          <w:szCs w:val="24"/>
        </w:rPr>
        <w:t>:</w:t>
      </w:r>
      <w:r w:rsidR="00FC6584">
        <w:rPr>
          <w:rFonts w:ascii="Calibri" w:eastAsia="Calibri" w:hAnsi="Calibri" w:cs="Calibri"/>
          <w:sz w:val="24"/>
          <w:szCs w:val="24"/>
        </w:rPr>
        <w:t xml:space="preserve"> Quản Lý</w:t>
      </w:r>
      <w:r w:rsidRPr="00984FB4">
        <w:rPr>
          <w:rFonts w:ascii="Calibri" w:eastAsia="Calibri" w:hAnsi="Calibri" w:cs="Calibri"/>
          <w:sz w:val="24"/>
          <w:szCs w:val="24"/>
        </w:rPr>
        <w:t>, PC</w:t>
      </w:r>
      <w:r w:rsidR="00FC6584">
        <w:rPr>
          <w:rFonts w:ascii="Calibri" w:eastAsia="Calibri" w:hAnsi="Calibri" w:cs="Calibri"/>
          <w:sz w:val="24"/>
          <w:szCs w:val="24"/>
        </w:rPr>
        <w:t>:Pha Chế</w:t>
      </w:r>
      <w:r w:rsidRPr="00984FB4">
        <w:rPr>
          <w:rFonts w:ascii="Calibri" w:eastAsia="Calibri" w:hAnsi="Calibri" w:cs="Calibri"/>
          <w:sz w:val="24"/>
          <w:szCs w:val="24"/>
        </w:rPr>
        <w:t>, TN</w:t>
      </w:r>
      <w:r w:rsidR="00FC6584">
        <w:rPr>
          <w:rFonts w:ascii="Calibri" w:eastAsia="Calibri" w:hAnsi="Calibri" w:cs="Calibri"/>
          <w:sz w:val="24"/>
          <w:szCs w:val="24"/>
        </w:rPr>
        <w:t>:Thu Ngân</w:t>
      </w:r>
      <w:r>
        <w:rPr>
          <w:rFonts w:ascii="Calibri" w:eastAsia="Calibri" w:hAnsi="Calibri" w:cs="Calibri"/>
          <w:sz w:val="24"/>
          <w:szCs w:val="24"/>
        </w:rPr>
        <w:t>]</w:t>
      </w:r>
    </w:p>
    <w:p w14:paraId="2C220F5F" w14:textId="77777777" w:rsidR="00D41FC1" w:rsidRDefault="003817E9" w:rsidP="00D41FC1">
      <w:pPr>
        <w:keepNext/>
        <w:ind w:left="1080"/>
      </w:pPr>
      <w:r>
        <w:rPr>
          <w:noProof/>
        </w:rPr>
        <w:drawing>
          <wp:inline distT="0" distB="0" distL="0" distR="0" wp14:anchorId="6121FE10" wp14:editId="6DCBDA38">
            <wp:extent cx="3383573" cy="1775614"/>
            <wp:effectExtent l="0" t="0" r="762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56">
                      <a:extLst>
                        <a:ext uri="{28A0092B-C50C-407E-A947-70E740481C1C}">
                          <a14:useLocalDpi xmlns:a14="http://schemas.microsoft.com/office/drawing/2010/main" val="0"/>
                        </a:ext>
                      </a:extLst>
                    </a:blip>
                    <a:stretch>
                      <a:fillRect/>
                    </a:stretch>
                  </pic:blipFill>
                  <pic:spPr>
                    <a:xfrm>
                      <a:off x="0" y="0"/>
                      <a:ext cx="3383573" cy="1775614"/>
                    </a:xfrm>
                    <a:prstGeom prst="rect">
                      <a:avLst/>
                    </a:prstGeom>
                  </pic:spPr>
                </pic:pic>
              </a:graphicData>
            </a:graphic>
          </wp:inline>
        </w:drawing>
      </w:r>
    </w:p>
    <w:p w14:paraId="0A2A9FBD" w14:textId="3EC31426" w:rsidR="003817E9" w:rsidRPr="00F458F1" w:rsidRDefault="00D41FC1" w:rsidP="00090975">
      <w:pPr>
        <w:pStyle w:val="Caption"/>
        <w:ind w:left="360" w:firstLine="720"/>
        <w:rPr>
          <w:sz w:val="24"/>
          <w:szCs w:val="24"/>
        </w:rPr>
      </w:pPr>
      <w:bookmarkStart w:id="337" w:name="_Toc92830617"/>
      <w:bookmarkStart w:id="338" w:name="_Toc103547048"/>
      <w:r>
        <w:t xml:space="preserve">Hình </w:t>
      </w:r>
      <w:r>
        <w:fldChar w:fldCharType="begin"/>
      </w:r>
      <w:r>
        <w:instrText>SEQ Hình \* ARABIC</w:instrText>
      </w:r>
      <w:r>
        <w:fldChar w:fldCharType="separate"/>
      </w:r>
      <w:r w:rsidR="001A02A2">
        <w:rPr>
          <w:noProof/>
        </w:rPr>
        <w:t>44</w:t>
      </w:r>
      <w:r>
        <w:fldChar w:fldCharType="end"/>
      </w:r>
      <w:r>
        <w:t xml:space="preserve">. Bảng </w:t>
      </w:r>
      <w:r w:rsidRPr="003E19D2">
        <w:t>TaiKhoan</w:t>
      </w:r>
      <w:bookmarkEnd w:id="337"/>
      <w:bookmarkEnd w:id="338"/>
    </w:p>
    <w:p w14:paraId="3A6D5B07" w14:textId="37A00B31" w:rsidR="7372A3B6" w:rsidRDefault="7372A3B6" w:rsidP="7372A3B6">
      <w:pPr>
        <w:spacing w:line="257" w:lineRule="auto"/>
        <w:ind w:firstLine="720"/>
        <w:rPr>
          <w:rFonts w:ascii="Calibri" w:eastAsia="Calibri" w:hAnsi="Calibri" w:cs="Calibri"/>
          <w:b/>
          <w:bCs/>
          <w:sz w:val="24"/>
          <w:szCs w:val="24"/>
        </w:rPr>
      </w:pPr>
      <w:r w:rsidRPr="7372A3B6">
        <w:rPr>
          <w:rFonts w:ascii="Calibri" w:eastAsia="Calibri" w:hAnsi="Calibri" w:cs="Calibri"/>
          <w:b/>
          <w:bCs/>
          <w:sz w:val="24"/>
          <w:szCs w:val="24"/>
        </w:rPr>
        <w:t>Nh</w:t>
      </w:r>
      <w:r w:rsidR="00525FA7">
        <w:rPr>
          <w:rFonts w:ascii="Calibri" w:eastAsia="Calibri" w:hAnsi="Calibri" w:cs="Calibri"/>
          <w:b/>
          <w:bCs/>
          <w:sz w:val="24"/>
          <w:szCs w:val="24"/>
        </w:rPr>
        <w:t>a</w:t>
      </w:r>
      <w:r w:rsidRPr="7372A3B6">
        <w:rPr>
          <w:rFonts w:ascii="Calibri" w:eastAsia="Calibri" w:hAnsi="Calibri" w:cs="Calibri"/>
          <w:b/>
          <w:bCs/>
          <w:sz w:val="24"/>
          <w:szCs w:val="24"/>
        </w:rPr>
        <w:t>n</w:t>
      </w:r>
      <w:r w:rsidR="00525FA7">
        <w:rPr>
          <w:rFonts w:ascii="Calibri" w:eastAsia="Calibri" w:hAnsi="Calibri" w:cs="Calibri"/>
          <w:b/>
          <w:bCs/>
          <w:sz w:val="24"/>
          <w:szCs w:val="24"/>
        </w:rPr>
        <w:t>V</w:t>
      </w:r>
      <w:r w:rsidRPr="7372A3B6">
        <w:rPr>
          <w:rFonts w:ascii="Calibri" w:eastAsia="Calibri" w:hAnsi="Calibri" w:cs="Calibri"/>
          <w:b/>
          <w:bCs/>
          <w:sz w:val="24"/>
          <w:szCs w:val="24"/>
        </w:rPr>
        <w:t>i</w:t>
      </w:r>
      <w:r w:rsidR="00525FA7">
        <w:rPr>
          <w:rFonts w:ascii="Calibri" w:eastAsia="Calibri" w:hAnsi="Calibri" w:cs="Calibri"/>
          <w:b/>
          <w:bCs/>
          <w:sz w:val="24"/>
          <w:szCs w:val="24"/>
        </w:rPr>
        <w:t>e</w:t>
      </w:r>
      <w:r w:rsidRPr="7372A3B6">
        <w:rPr>
          <w:rFonts w:ascii="Calibri" w:eastAsia="Calibri" w:hAnsi="Calibri" w:cs="Calibri"/>
          <w:b/>
          <w:bCs/>
          <w:sz w:val="24"/>
          <w:szCs w:val="24"/>
        </w:rPr>
        <w:t>n</w:t>
      </w:r>
    </w:p>
    <w:p w14:paraId="291CA400" w14:textId="3EBA93EF" w:rsidR="7372A3B6" w:rsidRDefault="7372A3B6" w:rsidP="00995E18">
      <w:pPr>
        <w:pStyle w:val="ListParagraph"/>
        <w:numPr>
          <w:ilvl w:val="1"/>
          <w:numId w:val="13"/>
        </w:numPr>
        <w:spacing w:line="257" w:lineRule="auto"/>
        <w:rPr>
          <w:sz w:val="24"/>
          <w:szCs w:val="24"/>
        </w:rPr>
      </w:pPr>
      <w:r w:rsidRPr="7372A3B6">
        <w:rPr>
          <w:rFonts w:ascii="Calibri" w:eastAsia="Calibri" w:hAnsi="Calibri" w:cs="Calibri"/>
          <w:sz w:val="24"/>
          <w:szCs w:val="24"/>
        </w:rPr>
        <w:t xml:space="preserve">MaNhanVien: </w:t>
      </w:r>
      <w:r w:rsidR="00CA51BA">
        <w:rPr>
          <w:rFonts w:ascii="Calibri" w:eastAsia="Calibri" w:hAnsi="Calibri" w:cs="Calibri"/>
          <w:sz w:val="24"/>
          <w:szCs w:val="24"/>
        </w:rPr>
        <w:t>N</w:t>
      </w:r>
      <w:r w:rsidR="00231555">
        <w:rPr>
          <w:rFonts w:ascii="Calibri" w:eastAsia="Calibri" w:hAnsi="Calibri" w:cs="Calibri"/>
          <w:sz w:val="24"/>
          <w:szCs w:val="24"/>
        </w:rPr>
        <w:t>VARCHAR(4)</w:t>
      </w:r>
    </w:p>
    <w:p w14:paraId="405498F9" w14:textId="614E31E3" w:rsidR="7372A3B6" w:rsidRDefault="7372A3B6" w:rsidP="00995E18">
      <w:pPr>
        <w:pStyle w:val="ListParagraph"/>
        <w:numPr>
          <w:ilvl w:val="1"/>
          <w:numId w:val="13"/>
        </w:numPr>
        <w:spacing w:line="257" w:lineRule="auto"/>
        <w:rPr>
          <w:sz w:val="24"/>
          <w:szCs w:val="24"/>
        </w:rPr>
      </w:pPr>
      <w:r w:rsidRPr="7372A3B6">
        <w:rPr>
          <w:rFonts w:ascii="Calibri" w:eastAsia="Calibri" w:hAnsi="Calibri" w:cs="Calibri"/>
          <w:sz w:val="24"/>
          <w:szCs w:val="24"/>
        </w:rPr>
        <w:t xml:space="preserve">TenNhanVien: </w:t>
      </w:r>
      <w:r w:rsidR="003B6A75">
        <w:rPr>
          <w:rFonts w:ascii="Calibri" w:eastAsia="Calibri" w:hAnsi="Calibri" w:cs="Calibri"/>
          <w:sz w:val="24"/>
          <w:szCs w:val="24"/>
        </w:rPr>
        <w:t>VARCHAR</w:t>
      </w:r>
      <w:r w:rsidR="00231555">
        <w:rPr>
          <w:rFonts w:ascii="Calibri" w:eastAsia="Calibri" w:hAnsi="Calibri" w:cs="Calibri"/>
          <w:sz w:val="24"/>
          <w:szCs w:val="24"/>
        </w:rPr>
        <w:t>(50)</w:t>
      </w:r>
    </w:p>
    <w:p w14:paraId="6E954583" w14:textId="5FB22946" w:rsidR="7372A3B6" w:rsidRDefault="7372A3B6" w:rsidP="00995E18">
      <w:pPr>
        <w:pStyle w:val="ListParagraph"/>
        <w:numPr>
          <w:ilvl w:val="1"/>
          <w:numId w:val="13"/>
        </w:numPr>
        <w:spacing w:line="257" w:lineRule="auto"/>
        <w:rPr>
          <w:sz w:val="24"/>
          <w:szCs w:val="24"/>
        </w:rPr>
      </w:pPr>
      <w:r w:rsidRPr="7372A3B6">
        <w:rPr>
          <w:rFonts w:ascii="Calibri" w:eastAsia="Calibri" w:hAnsi="Calibri" w:cs="Calibri"/>
          <w:sz w:val="24"/>
          <w:szCs w:val="24"/>
        </w:rPr>
        <w:t xml:space="preserve">TenTaiKhoan: </w:t>
      </w:r>
      <w:r w:rsidR="003B6A75">
        <w:rPr>
          <w:rFonts w:ascii="Calibri" w:eastAsia="Calibri" w:hAnsi="Calibri" w:cs="Calibri"/>
          <w:sz w:val="24"/>
          <w:szCs w:val="24"/>
        </w:rPr>
        <w:t>VARCHAR</w:t>
      </w:r>
    </w:p>
    <w:p w14:paraId="6444D020" w14:textId="2671BB33" w:rsidR="7372A3B6" w:rsidRDefault="7372A3B6" w:rsidP="00995E18">
      <w:pPr>
        <w:pStyle w:val="ListParagraph"/>
        <w:numPr>
          <w:ilvl w:val="1"/>
          <w:numId w:val="13"/>
        </w:numPr>
        <w:spacing w:line="257" w:lineRule="auto"/>
        <w:rPr>
          <w:sz w:val="24"/>
          <w:szCs w:val="24"/>
        </w:rPr>
      </w:pPr>
      <w:r w:rsidRPr="7372A3B6">
        <w:rPr>
          <w:rFonts w:ascii="Calibri" w:eastAsia="Calibri" w:hAnsi="Calibri" w:cs="Calibri"/>
          <w:sz w:val="24"/>
          <w:szCs w:val="24"/>
        </w:rPr>
        <w:t xml:space="preserve">LuongTrenGio: </w:t>
      </w:r>
      <w:r w:rsidR="00EC67A7">
        <w:rPr>
          <w:rFonts w:ascii="Calibri" w:eastAsia="Calibri" w:hAnsi="Calibri" w:cs="Calibri"/>
          <w:sz w:val="24"/>
          <w:szCs w:val="24"/>
        </w:rPr>
        <w:t>INT</w:t>
      </w:r>
    </w:p>
    <w:p w14:paraId="4B3B669D" w14:textId="1B66C1F7" w:rsidR="7372A3B6" w:rsidRDefault="7372A3B6" w:rsidP="00995E18">
      <w:pPr>
        <w:pStyle w:val="ListParagraph"/>
        <w:numPr>
          <w:ilvl w:val="1"/>
          <w:numId w:val="13"/>
        </w:numPr>
        <w:spacing w:line="257" w:lineRule="auto"/>
        <w:rPr>
          <w:sz w:val="24"/>
          <w:szCs w:val="24"/>
        </w:rPr>
      </w:pPr>
      <w:r w:rsidRPr="7372A3B6">
        <w:rPr>
          <w:rFonts w:ascii="Calibri" w:eastAsia="Calibri" w:hAnsi="Calibri" w:cs="Calibri"/>
          <w:sz w:val="24"/>
          <w:szCs w:val="24"/>
        </w:rPr>
        <w:t>NgayVaoLam: DateTime</w:t>
      </w:r>
    </w:p>
    <w:p w14:paraId="6CAB4CE8" w14:textId="21838807" w:rsidR="7372A3B6" w:rsidRDefault="7372A3B6" w:rsidP="00995E18">
      <w:pPr>
        <w:pStyle w:val="ListParagraph"/>
        <w:numPr>
          <w:ilvl w:val="1"/>
          <w:numId w:val="13"/>
        </w:numPr>
        <w:spacing w:line="257" w:lineRule="auto"/>
        <w:rPr>
          <w:sz w:val="24"/>
          <w:szCs w:val="24"/>
        </w:rPr>
      </w:pPr>
      <w:r w:rsidRPr="7372A3B6">
        <w:rPr>
          <w:rFonts w:ascii="Calibri" w:eastAsia="Calibri" w:hAnsi="Calibri" w:cs="Calibri"/>
          <w:sz w:val="24"/>
          <w:szCs w:val="24"/>
        </w:rPr>
        <w:t xml:space="preserve">GioiTinh: </w:t>
      </w:r>
      <w:r w:rsidR="003B6A75">
        <w:rPr>
          <w:rFonts w:ascii="Calibri" w:eastAsia="Calibri" w:hAnsi="Calibri" w:cs="Calibri"/>
          <w:sz w:val="24"/>
          <w:szCs w:val="24"/>
        </w:rPr>
        <w:t>VARCHAR</w:t>
      </w:r>
    </w:p>
    <w:p w14:paraId="50C3EBF9" w14:textId="321CBB68" w:rsidR="7372A3B6" w:rsidRDefault="7372A3B6" w:rsidP="00995E18">
      <w:pPr>
        <w:pStyle w:val="ListParagraph"/>
        <w:numPr>
          <w:ilvl w:val="1"/>
          <w:numId w:val="13"/>
        </w:numPr>
        <w:spacing w:line="257" w:lineRule="auto"/>
        <w:rPr>
          <w:sz w:val="24"/>
          <w:szCs w:val="24"/>
        </w:rPr>
      </w:pPr>
      <w:r w:rsidRPr="7372A3B6">
        <w:rPr>
          <w:rFonts w:ascii="Calibri" w:eastAsia="Calibri" w:hAnsi="Calibri" w:cs="Calibri"/>
          <w:sz w:val="24"/>
          <w:szCs w:val="24"/>
        </w:rPr>
        <w:t>NgaySinh: DateTime</w:t>
      </w:r>
    </w:p>
    <w:p w14:paraId="67E69324" w14:textId="523AB173" w:rsidR="7372A3B6" w:rsidRDefault="7372A3B6" w:rsidP="00995E18">
      <w:pPr>
        <w:pStyle w:val="ListParagraph"/>
        <w:numPr>
          <w:ilvl w:val="1"/>
          <w:numId w:val="13"/>
        </w:numPr>
        <w:spacing w:line="257" w:lineRule="auto"/>
        <w:rPr>
          <w:sz w:val="24"/>
          <w:szCs w:val="24"/>
        </w:rPr>
      </w:pPr>
      <w:r w:rsidRPr="7372A3B6">
        <w:rPr>
          <w:rFonts w:ascii="Calibri" w:eastAsia="Calibri" w:hAnsi="Calibri" w:cs="Calibri"/>
          <w:sz w:val="24"/>
          <w:szCs w:val="24"/>
        </w:rPr>
        <w:t xml:space="preserve">SoDienThoat: </w:t>
      </w:r>
      <w:r w:rsidR="003B6A75">
        <w:rPr>
          <w:rFonts w:ascii="Calibri" w:eastAsia="Calibri" w:hAnsi="Calibri" w:cs="Calibri"/>
          <w:sz w:val="24"/>
          <w:szCs w:val="24"/>
        </w:rPr>
        <w:t>VARCHAR</w:t>
      </w:r>
    </w:p>
    <w:p w14:paraId="0D048DCD" w14:textId="535B5E5D" w:rsidR="7372A3B6" w:rsidRDefault="7372A3B6" w:rsidP="00995E18">
      <w:pPr>
        <w:pStyle w:val="ListParagraph"/>
        <w:numPr>
          <w:ilvl w:val="1"/>
          <w:numId w:val="13"/>
        </w:numPr>
        <w:spacing w:line="257" w:lineRule="auto"/>
        <w:rPr>
          <w:sz w:val="24"/>
          <w:szCs w:val="24"/>
        </w:rPr>
      </w:pPr>
      <w:r w:rsidRPr="7372A3B6">
        <w:rPr>
          <w:rFonts w:ascii="Calibri" w:eastAsia="Calibri" w:hAnsi="Calibri" w:cs="Calibri"/>
          <w:sz w:val="24"/>
          <w:szCs w:val="24"/>
        </w:rPr>
        <w:t xml:space="preserve">DiaChi: </w:t>
      </w:r>
      <w:r w:rsidR="003B6A75">
        <w:rPr>
          <w:rFonts w:ascii="Calibri" w:eastAsia="Calibri" w:hAnsi="Calibri" w:cs="Calibri"/>
          <w:sz w:val="24"/>
          <w:szCs w:val="24"/>
        </w:rPr>
        <w:t>VARCHAR</w:t>
      </w:r>
    </w:p>
    <w:p w14:paraId="3A624AFB" w14:textId="2DD6E039" w:rsidR="7372A3B6" w:rsidRPr="00111B04" w:rsidRDefault="7372A3B6" w:rsidP="00995E18">
      <w:pPr>
        <w:pStyle w:val="ListParagraph"/>
        <w:numPr>
          <w:ilvl w:val="1"/>
          <w:numId w:val="13"/>
        </w:numPr>
        <w:spacing w:line="257" w:lineRule="auto"/>
        <w:rPr>
          <w:sz w:val="24"/>
          <w:szCs w:val="24"/>
          <w:lang w:val="fr-FR"/>
        </w:rPr>
      </w:pPr>
      <w:r w:rsidRPr="27FC8EFB">
        <w:rPr>
          <w:rFonts w:ascii="Calibri" w:eastAsia="Calibri" w:hAnsi="Calibri" w:cs="Calibri"/>
          <w:sz w:val="24"/>
          <w:szCs w:val="24"/>
        </w:rPr>
        <w:t xml:space="preserve">LoaiNhanVien: </w:t>
      </w:r>
      <w:r w:rsidR="00111B04" w:rsidRPr="27FC8EFB">
        <w:rPr>
          <w:rFonts w:ascii="Calibri" w:eastAsia="Calibri" w:hAnsi="Calibri" w:cs="Calibri"/>
          <w:sz w:val="24"/>
          <w:szCs w:val="24"/>
        </w:rPr>
        <w:t>INT</w:t>
      </w:r>
      <w:r w:rsidR="00017AEC" w:rsidRPr="27FC8EFB">
        <w:rPr>
          <w:rFonts w:ascii="Calibri" w:eastAsia="Calibri" w:hAnsi="Calibri" w:cs="Calibri"/>
          <w:sz w:val="24"/>
          <w:szCs w:val="24"/>
        </w:rPr>
        <w:t xml:space="preserve"> [1: Quản Lý; 2: Thu Ngân, 3</w:t>
      </w:r>
      <w:r w:rsidR="00181379" w:rsidRPr="27FC8EFB">
        <w:rPr>
          <w:rFonts w:ascii="Calibri" w:eastAsia="Calibri" w:hAnsi="Calibri" w:cs="Calibri"/>
          <w:sz w:val="24"/>
          <w:szCs w:val="24"/>
        </w:rPr>
        <w:t> :</w:t>
      </w:r>
      <w:r w:rsidR="00287364" w:rsidRPr="27FC8EFB">
        <w:rPr>
          <w:rFonts w:ascii="Calibri" w:eastAsia="Calibri" w:hAnsi="Calibri" w:cs="Calibri"/>
          <w:sz w:val="24"/>
          <w:szCs w:val="24"/>
        </w:rPr>
        <w:t>Pha Chế</w:t>
      </w:r>
      <w:r w:rsidR="00017AEC" w:rsidRPr="27FC8EFB">
        <w:rPr>
          <w:rFonts w:ascii="Calibri" w:eastAsia="Calibri" w:hAnsi="Calibri" w:cs="Calibri"/>
          <w:sz w:val="24"/>
          <w:szCs w:val="24"/>
        </w:rPr>
        <w:t>]</w:t>
      </w:r>
    </w:p>
    <w:p w14:paraId="6B1E0EB1" w14:textId="77777777" w:rsidR="00D41FC1" w:rsidRDefault="00E5414E" w:rsidP="00D41FC1">
      <w:pPr>
        <w:keepNext/>
        <w:spacing w:line="257" w:lineRule="auto"/>
        <w:ind w:left="1080"/>
      </w:pPr>
      <w:r>
        <w:rPr>
          <w:noProof/>
        </w:rPr>
        <w:lastRenderedPageBreak/>
        <w:drawing>
          <wp:inline distT="0" distB="0" distL="0" distR="0" wp14:anchorId="6AA4982A" wp14:editId="244961D3">
            <wp:extent cx="2453853" cy="1798476"/>
            <wp:effectExtent l="0" t="0" r="3810" b="0"/>
            <wp:docPr id="53" name="Picture 5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57">
                      <a:extLst>
                        <a:ext uri="{28A0092B-C50C-407E-A947-70E740481C1C}">
                          <a14:useLocalDpi xmlns:a14="http://schemas.microsoft.com/office/drawing/2010/main" val="0"/>
                        </a:ext>
                      </a:extLst>
                    </a:blip>
                    <a:stretch>
                      <a:fillRect/>
                    </a:stretch>
                  </pic:blipFill>
                  <pic:spPr>
                    <a:xfrm>
                      <a:off x="0" y="0"/>
                      <a:ext cx="2453853" cy="1798476"/>
                    </a:xfrm>
                    <a:prstGeom prst="rect">
                      <a:avLst/>
                    </a:prstGeom>
                  </pic:spPr>
                </pic:pic>
              </a:graphicData>
            </a:graphic>
          </wp:inline>
        </w:drawing>
      </w:r>
    </w:p>
    <w:p w14:paraId="6AFE6319" w14:textId="40518F27" w:rsidR="00FF0799" w:rsidRPr="00FF0799" w:rsidRDefault="00D41FC1" w:rsidP="00111B04">
      <w:pPr>
        <w:pStyle w:val="Caption"/>
        <w:ind w:left="360" w:firstLine="720"/>
        <w:rPr>
          <w:sz w:val="24"/>
          <w:szCs w:val="24"/>
        </w:rPr>
      </w:pPr>
      <w:bookmarkStart w:id="339" w:name="_Toc92830618"/>
      <w:bookmarkStart w:id="340" w:name="_Toc103547049"/>
      <w:r>
        <w:t xml:space="preserve">Hình </w:t>
      </w:r>
      <w:r>
        <w:fldChar w:fldCharType="begin"/>
      </w:r>
      <w:r>
        <w:instrText>SEQ Hình \* ARABIC</w:instrText>
      </w:r>
      <w:r>
        <w:fldChar w:fldCharType="separate"/>
      </w:r>
      <w:r w:rsidR="001A02A2">
        <w:rPr>
          <w:noProof/>
        </w:rPr>
        <w:t>45</w:t>
      </w:r>
      <w:r>
        <w:fldChar w:fldCharType="end"/>
      </w:r>
      <w:r>
        <w:t xml:space="preserve">. Bảng </w:t>
      </w:r>
      <w:r w:rsidRPr="00707547">
        <w:t>NhanVien</w:t>
      </w:r>
      <w:bookmarkEnd w:id="339"/>
      <w:bookmarkEnd w:id="340"/>
    </w:p>
    <w:p w14:paraId="78C6440F" w14:textId="227BB80B" w:rsidR="7372A3B6" w:rsidRDefault="618D8AEB" w:rsidP="618D8AEB">
      <w:pPr>
        <w:spacing w:line="257" w:lineRule="auto"/>
        <w:ind w:left="720"/>
        <w:rPr>
          <w:del w:id="341" w:author="Phan Trung,Long" w:date="2022-05-15T15:46:00Z"/>
          <w:rFonts w:ascii="Calibri" w:eastAsia="Calibri" w:hAnsi="Calibri" w:cs="Calibri"/>
          <w:b/>
          <w:bCs/>
          <w:sz w:val="24"/>
          <w:szCs w:val="24"/>
        </w:rPr>
      </w:pPr>
      <w:del w:id="342" w:author="Phan Trung,Long" w:date="2022-05-15T15:46:00Z">
        <w:r w:rsidRPr="618D8AEB">
          <w:rPr>
            <w:rFonts w:ascii="Calibri" w:eastAsia="Calibri" w:hAnsi="Calibri" w:cs="Calibri"/>
            <w:b/>
            <w:bCs/>
            <w:sz w:val="24"/>
            <w:szCs w:val="24"/>
          </w:rPr>
          <w:delText>Menu</w:delText>
        </w:r>
        <w:r w:rsidR="005F32B5">
          <w:rPr>
            <w:rFonts w:ascii="Calibri" w:eastAsia="Calibri" w:hAnsi="Calibri" w:cs="Calibri"/>
            <w:b/>
            <w:bCs/>
            <w:sz w:val="24"/>
            <w:szCs w:val="24"/>
          </w:rPr>
          <w:delText xml:space="preserve"> (</w:delText>
        </w:r>
        <w:r w:rsidR="00553D7C">
          <w:rPr>
            <w:rFonts w:ascii="Calibri" w:eastAsia="Calibri" w:hAnsi="Calibri" w:cs="Calibri"/>
            <w:b/>
            <w:bCs/>
            <w:sz w:val="24"/>
            <w:szCs w:val="24"/>
          </w:rPr>
          <w:delText>thêm thuộc tính thể hien sự thay đổi</w:delText>
        </w:r>
        <w:r w:rsidR="005F32B5">
          <w:rPr>
            <w:rFonts w:ascii="Calibri" w:eastAsia="Calibri" w:hAnsi="Calibri" w:cs="Calibri"/>
            <w:b/>
            <w:bCs/>
            <w:sz w:val="24"/>
            <w:szCs w:val="24"/>
          </w:rPr>
          <w:delText>)</w:delText>
        </w:r>
      </w:del>
    </w:p>
    <w:p w14:paraId="58926997" w14:textId="42EF0DDA" w:rsidR="7372A3B6" w:rsidRDefault="618D8AEB" w:rsidP="00995E18">
      <w:pPr>
        <w:pStyle w:val="ListParagraph"/>
        <w:numPr>
          <w:ilvl w:val="0"/>
          <w:numId w:val="19"/>
        </w:numPr>
        <w:spacing w:line="257" w:lineRule="auto"/>
        <w:rPr>
          <w:del w:id="343" w:author="Phan Trung,Long" w:date="2022-05-15T15:46:00Z"/>
          <w:sz w:val="24"/>
          <w:szCs w:val="24"/>
        </w:rPr>
      </w:pPr>
      <w:del w:id="344" w:author="Phan Trung,Long" w:date="2022-05-15T15:46:00Z">
        <w:r w:rsidRPr="618D8AEB">
          <w:rPr>
            <w:rFonts w:ascii="Calibri" w:eastAsia="Calibri" w:hAnsi="Calibri" w:cs="Calibri"/>
            <w:sz w:val="24"/>
            <w:szCs w:val="24"/>
          </w:rPr>
          <w:delText xml:space="preserve">PhienBan: </w:delText>
        </w:r>
        <w:r w:rsidR="003B6A75">
          <w:rPr>
            <w:rFonts w:ascii="Calibri" w:eastAsia="Calibri" w:hAnsi="Calibri" w:cs="Calibri"/>
            <w:sz w:val="24"/>
            <w:szCs w:val="24"/>
          </w:rPr>
          <w:delText>VARCHAR</w:delText>
        </w:r>
        <w:r w:rsidR="002D6821">
          <w:rPr>
            <w:rFonts w:ascii="Calibri" w:eastAsia="Calibri" w:hAnsi="Calibri" w:cs="Calibri"/>
            <w:sz w:val="24"/>
            <w:szCs w:val="24"/>
          </w:rPr>
          <w:delText>(10)</w:delText>
        </w:r>
      </w:del>
    </w:p>
    <w:p w14:paraId="574FAA9E" w14:textId="6322AE36" w:rsidR="7372A3B6" w:rsidRPr="00553D7C" w:rsidRDefault="618D8AEB" w:rsidP="00995E18">
      <w:pPr>
        <w:pStyle w:val="ListParagraph"/>
        <w:numPr>
          <w:ilvl w:val="0"/>
          <w:numId w:val="19"/>
        </w:numPr>
        <w:spacing w:line="257" w:lineRule="auto"/>
        <w:rPr>
          <w:del w:id="345" w:author="Phan Trung,Long" w:date="2022-05-15T15:46:00Z"/>
          <w:sz w:val="24"/>
          <w:szCs w:val="24"/>
        </w:rPr>
      </w:pPr>
      <w:del w:id="346" w:author="Phan Trung,Long" w:date="2022-05-15T15:46:00Z">
        <w:r w:rsidRPr="618D8AEB">
          <w:rPr>
            <w:rFonts w:ascii="Calibri" w:eastAsia="Calibri" w:hAnsi="Calibri" w:cs="Calibri"/>
            <w:sz w:val="24"/>
            <w:szCs w:val="24"/>
          </w:rPr>
          <w:delText>NgayCapNhat: DataTime</w:delText>
        </w:r>
      </w:del>
    </w:p>
    <w:p w14:paraId="43B4930D" w14:textId="0E2A8E89" w:rsidR="00553D7C" w:rsidRPr="00551871" w:rsidRDefault="005F226D" w:rsidP="00995E18">
      <w:pPr>
        <w:pStyle w:val="ListParagraph"/>
        <w:numPr>
          <w:ilvl w:val="0"/>
          <w:numId w:val="19"/>
        </w:numPr>
        <w:spacing w:line="257" w:lineRule="auto"/>
        <w:rPr>
          <w:del w:id="347" w:author="Phan Trung,Long" w:date="2022-05-15T15:46:00Z"/>
          <w:sz w:val="24"/>
          <w:szCs w:val="24"/>
        </w:rPr>
      </w:pPr>
      <w:del w:id="348" w:author="Phan Trung,Long" w:date="2022-05-15T15:46:00Z">
        <w:r>
          <w:rPr>
            <w:rFonts w:ascii="Calibri" w:eastAsia="Calibri" w:hAnsi="Calibri" w:cs="Calibri"/>
            <w:sz w:val="24"/>
            <w:szCs w:val="24"/>
          </w:rPr>
          <w:delText>MaSanPham</w:delText>
        </w:r>
        <w:r w:rsidR="00BE366E" w:rsidRPr="618D8AEB">
          <w:rPr>
            <w:rFonts w:ascii="Calibri" w:eastAsia="Calibri" w:hAnsi="Calibri" w:cs="Calibri"/>
            <w:sz w:val="24"/>
            <w:szCs w:val="24"/>
          </w:rPr>
          <w:delText xml:space="preserve">: </w:delText>
        </w:r>
        <w:r w:rsidR="00BE366E">
          <w:rPr>
            <w:rFonts w:ascii="Calibri" w:eastAsia="Calibri" w:hAnsi="Calibri" w:cs="Calibri"/>
            <w:sz w:val="24"/>
            <w:szCs w:val="24"/>
          </w:rPr>
          <w:delText>VARCHAR(3)</w:delText>
        </w:r>
      </w:del>
    </w:p>
    <w:p w14:paraId="68E175DC" w14:textId="77777777" w:rsidR="00D41FC1" w:rsidRDefault="00551871" w:rsidP="00D41FC1">
      <w:pPr>
        <w:keepNext/>
        <w:spacing w:line="257" w:lineRule="auto"/>
        <w:ind w:left="1080"/>
        <w:rPr>
          <w:del w:id="349" w:author="Phan Trung,Long" w:date="2022-05-15T15:46:00Z"/>
        </w:rPr>
      </w:pPr>
      <w:del w:id="350" w:author="Phan Trung,Long" w:date="2022-05-15T15:46:00Z">
        <w:r>
          <w:rPr>
            <w:noProof/>
          </w:rPr>
          <w:drawing>
            <wp:inline distT="0" distB="0" distL="0" distR="0" wp14:anchorId="01B29438" wp14:editId="191DBE75">
              <wp:extent cx="2217612" cy="731583"/>
              <wp:effectExtent l="0" t="0" r="0" b="0"/>
              <wp:docPr id="40" name="Picture 40"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58">
                        <a:extLst>
                          <a:ext uri="{28A0092B-C50C-407E-A947-70E740481C1C}">
                            <a14:useLocalDpi xmlns:a14="http://schemas.microsoft.com/office/drawing/2010/main" val="0"/>
                          </a:ext>
                        </a:extLst>
                      </a:blip>
                      <a:stretch>
                        <a:fillRect/>
                      </a:stretch>
                    </pic:blipFill>
                    <pic:spPr>
                      <a:xfrm>
                        <a:off x="0" y="0"/>
                        <a:ext cx="2217612" cy="731583"/>
                      </a:xfrm>
                      <a:prstGeom prst="rect">
                        <a:avLst/>
                      </a:prstGeom>
                    </pic:spPr>
                  </pic:pic>
                </a:graphicData>
              </a:graphic>
            </wp:inline>
          </w:drawing>
        </w:r>
      </w:del>
    </w:p>
    <w:p w14:paraId="7E3EC7E6" w14:textId="2CD9B7AF" w:rsidR="00551871" w:rsidRPr="00551871" w:rsidRDefault="00D41FC1" w:rsidP="00D41FC1">
      <w:pPr>
        <w:pStyle w:val="Caption"/>
        <w:ind w:left="720" w:firstLine="360"/>
        <w:rPr>
          <w:del w:id="351" w:author="Phan Trung,Long" w:date="2022-05-15T15:46:00Z"/>
          <w:sz w:val="24"/>
          <w:szCs w:val="24"/>
        </w:rPr>
      </w:pPr>
      <w:bookmarkStart w:id="352" w:name="_Toc92830619"/>
      <w:bookmarkStart w:id="353" w:name="_Toc103547050"/>
      <w:del w:id="354" w:author="Phan Trung,Long" w:date="2022-05-15T15:46:00Z">
        <w:r>
          <w:delText xml:space="preserve">Hình </w:delText>
        </w:r>
      </w:del>
      <w:r>
        <w:rPr>
          <w:i w:val="0"/>
        </w:rPr>
        <w:fldChar w:fldCharType="begin"/>
      </w:r>
      <w:r>
        <w:instrText>SEQ Hình \* ARABIC</w:instrText>
      </w:r>
      <w:r>
        <w:rPr>
          <w:i w:val="0"/>
        </w:rPr>
        <w:fldChar w:fldCharType="separate"/>
      </w:r>
      <w:del w:id="355" w:author="Phan Trung,Long" w:date="2022-05-15T15:46:00Z">
        <w:r w:rsidR="001A02A2">
          <w:rPr>
            <w:noProof/>
          </w:rPr>
          <w:delText>46</w:delText>
        </w:r>
      </w:del>
      <w:r>
        <w:rPr>
          <w:i w:val="0"/>
        </w:rPr>
        <w:fldChar w:fldCharType="end"/>
      </w:r>
      <w:del w:id="356" w:author="Phan Trung,Long" w:date="2022-05-15T15:46:00Z">
        <w:r>
          <w:delText>. Bảng Menu</w:delText>
        </w:r>
        <w:bookmarkEnd w:id="352"/>
        <w:bookmarkEnd w:id="353"/>
      </w:del>
    </w:p>
    <w:p w14:paraId="2BFF5CBB" w14:textId="65C6D636" w:rsidR="7372A3B6" w:rsidRDefault="618D8AEB" w:rsidP="618D8AEB">
      <w:pPr>
        <w:spacing w:line="257" w:lineRule="auto"/>
        <w:ind w:left="720"/>
        <w:rPr>
          <w:rFonts w:ascii="Calibri" w:eastAsia="Calibri" w:hAnsi="Calibri" w:cs="Calibri"/>
          <w:b/>
          <w:bCs/>
          <w:sz w:val="24"/>
          <w:szCs w:val="24"/>
        </w:rPr>
      </w:pPr>
      <w:r w:rsidRPr="618D8AEB">
        <w:rPr>
          <w:rFonts w:ascii="Calibri" w:eastAsia="Calibri" w:hAnsi="Calibri" w:cs="Calibri"/>
          <w:b/>
          <w:bCs/>
          <w:sz w:val="24"/>
          <w:szCs w:val="24"/>
        </w:rPr>
        <w:t>SanPham</w:t>
      </w:r>
    </w:p>
    <w:p w14:paraId="0A4D1533" w14:textId="256AD06B" w:rsidR="7372A3B6" w:rsidRDefault="618D8AEB" w:rsidP="00995E18">
      <w:pPr>
        <w:pStyle w:val="ListParagraph"/>
        <w:numPr>
          <w:ilvl w:val="0"/>
          <w:numId w:val="20"/>
        </w:numPr>
        <w:spacing w:line="257" w:lineRule="auto"/>
        <w:rPr>
          <w:sz w:val="24"/>
          <w:szCs w:val="24"/>
        </w:rPr>
      </w:pPr>
      <w:r w:rsidRPr="618D8AEB">
        <w:rPr>
          <w:rFonts w:ascii="Calibri" w:eastAsia="Calibri" w:hAnsi="Calibri" w:cs="Calibri"/>
          <w:sz w:val="24"/>
          <w:szCs w:val="24"/>
        </w:rPr>
        <w:t xml:space="preserve">MaSanPham: </w:t>
      </w:r>
      <w:r w:rsidR="003B6A75">
        <w:rPr>
          <w:rFonts w:ascii="Calibri" w:eastAsia="Calibri" w:hAnsi="Calibri" w:cs="Calibri"/>
          <w:sz w:val="24"/>
          <w:szCs w:val="24"/>
        </w:rPr>
        <w:t>VARCHAR</w:t>
      </w:r>
      <w:r w:rsidR="002D6821">
        <w:rPr>
          <w:rFonts w:ascii="Calibri" w:eastAsia="Calibri" w:hAnsi="Calibri" w:cs="Calibri"/>
          <w:sz w:val="24"/>
          <w:szCs w:val="24"/>
        </w:rPr>
        <w:t>(3)</w:t>
      </w:r>
    </w:p>
    <w:p w14:paraId="39E93287" w14:textId="090140B0" w:rsidR="7372A3B6" w:rsidRDefault="618D8AEB" w:rsidP="00995E18">
      <w:pPr>
        <w:pStyle w:val="ListParagraph"/>
        <w:numPr>
          <w:ilvl w:val="0"/>
          <w:numId w:val="20"/>
        </w:numPr>
        <w:spacing w:line="257" w:lineRule="auto"/>
        <w:rPr>
          <w:sz w:val="24"/>
          <w:szCs w:val="24"/>
        </w:rPr>
      </w:pPr>
      <w:r w:rsidRPr="618D8AEB">
        <w:rPr>
          <w:rFonts w:ascii="Calibri" w:eastAsia="Calibri" w:hAnsi="Calibri" w:cs="Calibri"/>
          <w:sz w:val="24"/>
          <w:szCs w:val="24"/>
        </w:rPr>
        <w:t xml:space="preserve">TenSanPham: </w:t>
      </w:r>
      <w:r w:rsidR="002D6821">
        <w:rPr>
          <w:rFonts w:ascii="Calibri" w:eastAsia="Calibri" w:hAnsi="Calibri" w:cs="Calibri"/>
          <w:sz w:val="24"/>
          <w:szCs w:val="24"/>
        </w:rPr>
        <w:t>N</w:t>
      </w:r>
      <w:r w:rsidR="003B6A75">
        <w:rPr>
          <w:rFonts w:ascii="Calibri" w:eastAsia="Calibri" w:hAnsi="Calibri" w:cs="Calibri"/>
          <w:sz w:val="24"/>
          <w:szCs w:val="24"/>
        </w:rPr>
        <w:t>VARCHAR</w:t>
      </w:r>
      <w:r w:rsidR="002D6821">
        <w:rPr>
          <w:rFonts w:ascii="Calibri" w:eastAsia="Calibri" w:hAnsi="Calibri" w:cs="Calibri"/>
          <w:sz w:val="24"/>
          <w:szCs w:val="24"/>
        </w:rPr>
        <w:t>(20)</w:t>
      </w:r>
    </w:p>
    <w:p w14:paraId="2687D6D6" w14:textId="708E7471" w:rsidR="7372A3B6" w:rsidRDefault="618D8AEB" w:rsidP="00995E18">
      <w:pPr>
        <w:pStyle w:val="ListParagraph"/>
        <w:numPr>
          <w:ilvl w:val="0"/>
          <w:numId w:val="20"/>
        </w:numPr>
        <w:spacing w:line="257" w:lineRule="auto"/>
        <w:rPr>
          <w:sz w:val="24"/>
          <w:szCs w:val="24"/>
        </w:rPr>
      </w:pPr>
      <w:r w:rsidRPr="618D8AEB">
        <w:rPr>
          <w:rFonts w:ascii="Calibri" w:eastAsia="Calibri" w:hAnsi="Calibri" w:cs="Calibri"/>
          <w:sz w:val="24"/>
          <w:szCs w:val="24"/>
        </w:rPr>
        <w:t xml:space="preserve">ThanhPhan: </w:t>
      </w:r>
      <w:r w:rsidR="00AC216A">
        <w:rPr>
          <w:rFonts w:ascii="Calibri" w:eastAsia="Calibri" w:hAnsi="Calibri" w:cs="Calibri"/>
          <w:sz w:val="24"/>
          <w:szCs w:val="24"/>
        </w:rPr>
        <w:t>TEXT</w:t>
      </w:r>
    </w:p>
    <w:p w14:paraId="7D15F9BC" w14:textId="115D9A45" w:rsidR="1EE56730" w:rsidRDefault="618D8AEB" w:rsidP="00995E18">
      <w:pPr>
        <w:pStyle w:val="ListParagraph"/>
        <w:numPr>
          <w:ilvl w:val="0"/>
          <w:numId w:val="20"/>
        </w:numPr>
        <w:spacing w:line="257" w:lineRule="auto"/>
        <w:rPr>
          <w:sz w:val="24"/>
          <w:szCs w:val="24"/>
        </w:rPr>
      </w:pPr>
      <w:r w:rsidRPr="618D8AEB">
        <w:rPr>
          <w:rFonts w:ascii="Calibri" w:eastAsia="Calibri" w:hAnsi="Calibri" w:cs="Calibri"/>
          <w:sz w:val="24"/>
          <w:szCs w:val="24"/>
        </w:rPr>
        <w:t xml:space="preserve">CongThuc: </w:t>
      </w:r>
      <w:r w:rsidR="00AC216A">
        <w:rPr>
          <w:rFonts w:ascii="Calibri" w:eastAsia="Calibri" w:hAnsi="Calibri" w:cs="Calibri"/>
          <w:sz w:val="24"/>
          <w:szCs w:val="24"/>
        </w:rPr>
        <w:t>TEXT</w:t>
      </w:r>
    </w:p>
    <w:p w14:paraId="31A5C12F" w14:textId="688C9917" w:rsidR="1EE56730" w:rsidRDefault="618D8AEB" w:rsidP="00995E18">
      <w:pPr>
        <w:pStyle w:val="ListParagraph"/>
        <w:numPr>
          <w:ilvl w:val="0"/>
          <w:numId w:val="20"/>
        </w:numPr>
        <w:spacing w:line="257" w:lineRule="auto"/>
        <w:rPr>
          <w:sz w:val="24"/>
          <w:szCs w:val="24"/>
        </w:rPr>
      </w:pPr>
      <w:r w:rsidRPr="618D8AEB">
        <w:rPr>
          <w:rFonts w:ascii="Calibri" w:eastAsia="Calibri" w:hAnsi="Calibri" w:cs="Calibri"/>
          <w:sz w:val="24"/>
          <w:szCs w:val="24"/>
        </w:rPr>
        <w:t xml:space="preserve">DanhGia: </w:t>
      </w:r>
      <w:r w:rsidR="002D6821">
        <w:rPr>
          <w:rFonts w:ascii="Calibri" w:eastAsia="Calibri" w:hAnsi="Calibri" w:cs="Calibri"/>
          <w:sz w:val="24"/>
          <w:szCs w:val="24"/>
        </w:rPr>
        <w:t>INT</w:t>
      </w:r>
    </w:p>
    <w:p w14:paraId="1B42BDE8" w14:textId="78D3C72F" w:rsidR="1EE56730" w:rsidRPr="00322AE8" w:rsidRDefault="618D8AEB" w:rsidP="00995E18">
      <w:pPr>
        <w:pStyle w:val="ListParagraph"/>
        <w:numPr>
          <w:ilvl w:val="0"/>
          <w:numId w:val="20"/>
        </w:numPr>
        <w:spacing w:line="257" w:lineRule="auto"/>
        <w:rPr>
          <w:sz w:val="24"/>
          <w:szCs w:val="24"/>
        </w:rPr>
      </w:pPr>
      <w:r w:rsidRPr="618D8AEB">
        <w:rPr>
          <w:rFonts w:ascii="Calibri" w:eastAsia="Calibri" w:hAnsi="Calibri" w:cs="Calibri"/>
          <w:sz w:val="24"/>
          <w:szCs w:val="24"/>
        </w:rPr>
        <w:t xml:space="preserve">Gia: </w:t>
      </w:r>
      <w:r w:rsidR="002D6821">
        <w:rPr>
          <w:rFonts w:ascii="Calibri" w:eastAsia="Calibri" w:hAnsi="Calibri" w:cs="Calibri"/>
          <w:sz w:val="24"/>
          <w:szCs w:val="24"/>
        </w:rPr>
        <w:t>FLOAT</w:t>
      </w:r>
    </w:p>
    <w:p w14:paraId="1BB67A95" w14:textId="77777777" w:rsidR="00D41FC1" w:rsidRDefault="00322AE8" w:rsidP="00D41FC1">
      <w:pPr>
        <w:keepNext/>
        <w:spacing w:line="257" w:lineRule="auto"/>
        <w:ind w:left="1080"/>
      </w:pPr>
      <w:r>
        <w:rPr>
          <w:noProof/>
        </w:rPr>
        <w:drawing>
          <wp:inline distT="0" distB="0" distL="0" distR="0" wp14:anchorId="61778386" wp14:editId="397F256B">
            <wp:extent cx="2225233" cy="1310754"/>
            <wp:effectExtent l="0" t="0" r="3810" b="381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59">
                      <a:extLst>
                        <a:ext uri="{28A0092B-C50C-407E-A947-70E740481C1C}">
                          <a14:useLocalDpi xmlns:a14="http://schemas.microsoft.com/office/drawing/2010/main" val="0"/>
                        </a:ext>
                      </a:extLst>
                    </a:blip>
                    <a:stretch>
                      <a:fillRect/>
                    </a:stretch>
                  </pic:blipFill>
                  <pic:spPr>
                    <a:xfrm>
                      <a:off x="0" y="0"/>
                      <a:ext cx="2225233" cy="1310754"/>
                    </a:xfrm>
                    <a:prstGeom prst="rect">
                      <a:avLst/>
                    </a:prstGeom>
                  </pic:spPr>
                </pic:pic>
              </a:graphicData>
            </a:graphic>
          </wp:inline>
        </w:drawing>
      </w:r>
    </w:p>
    <w:p w14:paraId="28E0E020" w14:textId="0B45766C" w:rsidR="00322AE8" w:rsidRPr="00322AE8" w:rsidRDefault="00D41FC1" w:rsidP="00D41FC1">
      <w:pPr>
        <w:pStyle w:val="Caption"/>
        <w:ind w:left="360" w:firstLine="720"/>
        <w:rPr>
          <w:sz w:val="24"/>
          <w:szCs w:val="24"/>
        </w:rPr>
      </w:pPr>
      <w:bookmarkStart w:id="357" w:name="_Toc92830620"/>
      <w:bookmarkStart w:id="358" w:name="_Toc103547051"/>
      <w:r>
        <w:t xml:space="preserve">Hình </w:t>
      </w:r>
      <w:r>
        <w:fldChar w:fldCharType="begin"/>
      </w:r>
      <w:r>
        <w:instrText>SEQ Hình \* ARABIC</w:instrText>
      </w:r>
      <w:r>
        <w:fldChar w:fldCharType="separate"/>
      </w:r>
      <w:r w:rsidR="001A02A2">
        <w:rPr>
          <w:noProof/>
        </w:rPr>
        <w:t>47</w:t>
      </w:r>
      <w:r>
        <w:fldChar w:fldCharType="end"/>
      </w:r>
      <w:r>
        <w:t>. Bảng SanPham</w:t>
      </w:r>
      <w:bookmarkEnd w:id="357"/>
      <w:bookmarkEnd w:id="358"/>
    </w:p>
    <w:p w14:paraId="4BEE84BA" w14:textId="2EA63C75" w:rsidR="7372A3B6" w:rsidRDefault="618D8AEB" w:rsidP="618D8AEB">
      <w:pPr>
        <w:spacing w:line="257" w:lineRule="auto"/>
        <w:ind w:left="720"/>
        <w:rPr>
          <w:rFonts w:ascii="Calibri" w:eastAsia="Calibri" w:hAnsi="Calibri" w:cs="Calibri"/>
          <w:b/>
          <w:bCs/>
          <w:sz w:val="24"/>
          <w:szCs w:val="24"/>
        </w:rPr>
      </w:pPr>
      <w:r w:rsidRPr="618D8AEB">
        <w:rPr>
          <w:rFonts w:ascii="Calibri" w:eastAsia="Calibri" w:hAnsi="Calibri" w:cs="Calibri"/>
          <w:b/>
          <w:bCs/>
          <w:sz w:val="24"/>
          <w:szCs w:val="24"/>
        </w:rPr>
        <w:t>KhoHang</w:t>
      </w:r>
    </w:p>
    <w:p w14:paraId="5E32E4A6" w14:textId="6534A107" w:rsidR="618D8AEB" w:rsidRDefault="618D8AEB" w:rsidP="00995E18">
      <w:pPr>
        <w:pStyle w:val="ListParagraph"/>
        <w:numPr>
          <w:ilvl w:val="0"/>
          <w:numId w:val="17"/>
        </w:numPr>
        <w:spacing w:line="257" w:lineRule="auto"/>
        <w:rPr>
          <w:sz w:val="24"/>
          <w:szCs w:val="24"/>
        </w:rPr>
      </w:pPr>
      <w:r w:rsidRPr="618D8AEB">
        <w:rPr>
          <w:rFonts w:ascii="Calibri" w:eastAsia="Calibri" w:hAnsi="Calibri" w:cs="Calibri"/>
          <w:sz w:val="24"/>
          <w:szCs w:val="24"/>
        </w:rPr>
        <w:t xml:space="preserve">MaKho: </w:t>
      </w:r>
      <w:r w:rsidR="00A60802">
        <w:rPr>
          <w:rFonts w:ascii="Calibri" w:eastAsia="Calibri" w:hAnsi="Calibri" w:cs="Calibri"/>
          <w:sz w:val="24"/>
          <w:szCs w:val="24"/>
        </w:rPr>
        <w:t>VARCHAR</w:t>
      </w:r>
      <w:r w:rsidR="007D0181">
        <w:rPr>
          <w:rFonts w:ascii="Calibri" w:eastAsia="Calibri" w:hAnsi="Calibri" w:cs="Calibri"/>
          <w:sz w:val="24"/>
          <w:szCs w:val="24"/>
        </w:rPr>
        <w:t>(2)</w:t>
      </w:r>
    </w:p>
    <w:p w14:paraId="6D2C026E" w14:textId="0CFEA2B6" w:rsidR="618D8AEB" w:rsidRDefault="618D8AEB" w:rsidP="00995E18">
      <w:pPr>
        <w:pStyle w:val="ListParagraph"/>
        <w:numPr>
          <w:ilvl w:val="0"/>
          <w:numId w:val="17"/>
        </w:numPr>
        <w:spacing w:line="257" w:lineRule="auto"/>
        <w:rPr>
          <w:sz w:val="24"/>
          <w:szCs w:val="24"/>
        </w:rPr>
      </w:pPr>
      <w:r w:rsidRPr="618D8AEB">
        <w:rPr>
          <w:rFonts w:ascii="Calibri" w:eastAsia="Calibri" w:hAnsi="Calibri" w:cs="Calibri"/>
          <w:sz w:val="24"/>
          <w:szCs w:val="24"/>
        </w:rPr>
        <w:t xml:space="preserve">TenKho: </w:t>
      </w:r>
      <w:r w:rsidR="00A60802">
        <w:rPr>
          <w:rFonts w:ascii="Calibri" w:eastAsia="Calibri" w:hAnsi="Calibri" w:cs="Calibri"/>
          <w:sz w:val="24"/>
          <w:szCs w:val="24"/>
        </w:rPr>
        <w:t>VARCHAR</w:t>
      </w:r>
      <w:r w:rsidR="007D0181">
        <w:rPr>
          <w:rFonts w:ascii="Calibri" w:eastAsia="Calibri" w:hAnsi="Calibri" w:cs="Calibri"/>
          <w:sz w:val="24"/>
          <w:szCs w:val="24"/>
        </w:rPr>
        <w:t>(10)</w:t>
      </w:r>
    </w:p>
    <w:p w14:paraId="07241C29" w14:textId="6C416781" w:rsidR="618D8AEB" w:rsidRDefault="618D8AEB" w:rsidP="00995E18">
      <w:pPr>
        <w:pStyle w:val="ListParagraph"/>
        <w:numPr>
          <w:ilvl w:val="0"/>
          <w:numId w:val="17"/>
        </w:numPr>
        <w:spacing w:line="257" w:lineRule="auto"/>
        <w:rPr>
          <w:sz w:val="24"/>
          <w:szCs w:val="24"/>
        </w:rPr>
      </w:pPr>
      <w:r w:rsidRPr="618D8AEB">
        <w:rPr>
          <w:rFonts w:ascii="Calibri" w:eastAsia="Calibri" w:hAnsi="Calibri" w:cs="Calibri"/>
          <w:sz w:val="24"/>
          <w:szCs w:val="24"/>
        </w:rPr>
        <w:t xml:space="preserve">DiaChi: </w:t>
      </w:r>
      <w:r w:rsidR="00A60802">
        <w:rPr>
          <w:rFonts w:ascii="Calibri" w:eastAsia="Calibri" w:hAnsi="Calibri" w:cs="Calibri"/>
          <w:sz w:val="24"/>
          <w:szCs w:val="24"/>
        </w:rPr>
        <w:t>VARCHAR</w:t>
      </w:r>
      <w:r w:rsidR="007D0181">
        <w:rPr>
          <w:rFonts w:ascii="Calibri" w:eastAsia="Calibri" w:hAnsi="Calibri" w:cs="Calibri"/>
          <w:sz w:val="24"/>
          <w:szCs w:val="24"/>
        </w:rPr>
        <w:t>(40)</w:t>
      </w:r>
    </w:p>
    <w:p w14:paraId="2FD518F4" w14:textId="2BD56CBF" w:rsidR="618D8AEB" w:rsidRPr="00570D74" w:rsidRDefault="618D8AEB" w:rsidP="00995E18">
      <w:pPr>
        <w:pStyle w:val="ListParagraph"/>
        <w:numPr>
          <w:ilvl w:val="0"/>
          <w:numId w:val="17"/>
        </w:numPr>
        <w:spacing w:line="257" w:lineRule="auto"/>
        <w:rPr>
          <w:sz w:val="24"/>
          <w:szCs w:val="24"/>
        </w:rPr>
      </w:pPr>
      <w:r w:rsidRPr="618D8AEB">
        <w:rPr>
          <w:rFonts w:ascii="Calibri" w:eastAsia="Calibri" w:hAnsi="Calibri" w:cs="Calibri"/>
          <w:sz w:val="24"/>
          <w:szCs w:val="24"/>
        </w:rPr>
        <w:t xml:space="preserve">DienTich: </w:t>
      </w:r>
      <w:r w:rsidR="00404917">
        <w:rPr>
          <w:rFonts w:ascii="Calibri" w:eastAsia="Calibri" w:hAnsi="Calibri" w:cs="Calibri"/>
          <w:sz w:val="24"/>
          <w:szCs w:val="24"/>
        </w:rPr>
        <w:t>FLOAT</w:t>
      </w:r>
    </w:p>
    <w:p w14:paraId="0BC70F68" w14:textId="77777777" w:rsidR="00D862AB" w:rsidRDefault="00570D74" w:rsidP="00DC47DE">
      <w:pPr>
        <w:keepNext/>
        <w:spacing w:line="257" w:lineRule="auto"/>
        <w:ind w:left="1080"/>
      </w:pPr>
      <w:r>
        <w:rPr>
          <w:noProof/>
        </w:rPr>
        <w:drawing>
          <wp:inline distT="0" distB="0" distL="0" distR="0" wp14:anchorId="042F6B19" wp14:editId="05529B78">
            <wp:extent cx="2019475" cy="1013548"/>
            <wp:effectExtent l="0" t="0" r="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60">
                      <a:extLst>
                        <a:ext uri="{28A0092B-C50C-407E-A947-70E740481C1C}">
                          <a14:useLocalDpi xmlns:a14="http://schemas.microsoft.com/office/drawing/2010/main" val="0"/>
                        </a:ext>
                      </a:extLst>
                    </a:blip>
                    <a:stretch>
                      <a:fillRect/>
                    </a:stretch>
                  </pic:blipFill>
                  <pic:spPr>
                    <a:xfrm>
                      <a:off x="0" y="0"/>
                      <a:ext cx="2019475" cy="1013548"/>
                    </a:xfrm>
                    <a:prstGeom prst="rect">
                      <a:avLst/>
                    </a:prstGeom>
                  </pic:spPr>
                </pic:pic>
              </a:graphicData>
            </a:graphic>
          </wp:inline>
        </w:drawing>
      </w:r>
    </w:p>
    <w:p w14:paraId="49BA5E89" w14:textId="22224D67" w:rsidR="00570D74" w:rsidRDefault="00D862AB" w:rsidP="001A02A2">
      <w:pPr>
        <w:pStyle w:val="Caption"/>
        <w:ind w:left="360" w:firstLine="720"/>
        <w:rPr>
          <w:sz w:val="24"/>
          <w:szCs w:val="24"/>
        </w:rPr>
      </w:pPr>
      <w:bookmarkStart w:id="359" w:name="_Toc92830621"/>
      <w:bookmarkStart w:id="360" w:name="_Toc103547052"/>
      <w:r>
        <w:t xml:space="preserve">Hình </w:t>
      </w:r>
      <w:r>
        <w:fldChar w:fldCharType="begin"/>
      </w:r>
      <w:r>
        <w:instrText>SEQ Hình \* ARABIC</w:instrText>
      </w:r>
      <w:r>
        <w:fldChar w:fldCharType="separate"/>
      </w:r>
      <w:r w:rsidR="001A02A2">
        <w:rPr>
          <w:noProof/>
        </w:rPr>
        <w:t>48</w:t>
      </w:r>
      <w:r>
        <w:fldChar w:fldCharType="end"/>
      </w:r>
      <w:r>
        <w:t>. Bảng KhoHang</w:t>
      </w:r>
      <w:bookmarkEnd w:id="359"/>
      <w:bookmarkEnd w:id="360"/>
    </w:p>
    <w:p w14:paraId="3BC98081" w14:textId="546EF010" w:rsidR="7372A3B6" w:rsidRDefault="618D8AEB" w:rsidP="618D8AEB">
      <w:pPr>
        <w:spacing w:line="257" w:lineRule="auto"/>
        <w:ind w:left="720"/>
        <w:rPr>
          <w:rFonts w:ascii="Calibri" w:eastAsia="Calibri" w:hAnsi="Calibri" w:cs="Calibri"/>
          <w:b/>
          <w:bCs/>
          <w:sz w:val="24"/>
          <w:szCs w:val="24"/>
        </w:rPr>
      </w:pPr>
      <w:r w:rsidRPr="618D8AEB">
        <w:rPr>
          <w:rFonts w:ascii="Calibri" w:eastAsia="Calibri" w:hAnsi="Calibri" w:cs="Calibri"/>
          <w:b/>
          <w:bCs/>
          <w:sz w:val="24"/>
          <w:szCs w:val="24"/>
        </w:rPr>
        <w:lastRenderedPageBreak/>
        <w:t>VatLieu</w:t>
      </w:r>
    </w:p>
    <w:p w14:paraId="09EA7FE7" w14:textId="065F0AC8" w:rsidR="00362D26" w:rsidRPr="00362D26" w:rsidRDefault="00362D26" w:rsidP="00995E18">
      <w:pPr>
        <w:pStyle w:val="ListParagraph"/>
        <w:numPr>
          <w:ilvl w:val="0"/>
          <w:numId w:val="16"/>
        </w:numPr>
        <w:spacing w:line="257" w:lineRule="auto"/>
        <w:rPr>
          <w:sz w:val="24"/>
          <w:szCs w:val="24"/>
        </w:rPr>
      </w:pPr>
      <w:r w:rsidRPr="00362D26">
        <w:rPr>
          <w:rFonts w:ascii="Calibri" w:eastAsia="Calibri" w:hAnsi="Calibri" w:cs="Calibri"/>
          <w:sz w:val="24"/>
          <w:szCs w:val="24"/>
        </w:rPr>
        <w:t>MaVatLieu: VARCHAR(3)</w:t>
      </w:r>
    </w:p>
    <w:p w14:paraId="7A3E9D62" w14:textId="5F53767A" w:rsidR="618D8AEB" w:rsidRPr="00FB73D7" w:rsidRDefault="618D8AEB" w:rsidP="00995E18">
      <w:pPr>
        <w:pStyle w:val="ListParagraph"/>
        <w:numPr>
          <w:ilvl w:val="0"/>
          <w:numId w:val="16"/>
        </w:numPr>
        <w:spacing w:line="257" w:lineRule="auto"/>
        <w:rPr>
          <w:sz w:val="24"/>
          <w:szCs w:val="24"/>
        </w:rPr>
      </w:pPr>
      <w:r w:rsidRPr="618D8AEB">
        <w:rPr>
          <w:rFonts w:ascii="Calibri" w:eastAsia="Calibri" w:hAnsi="Calibri" w:cs="Calibri"/>
          <w:sz w:val="24"/>
          <w:szCs w:val="24"/>
        </w:rPr>
        <w:t xml:space="preserve">TenVatLieu: </w:t>
      </w:r>
      <w:r w:rsidR="003B6A75">
        <w:rPr>
          <w:rFonts w:ascii="Calibri" w:eastAsia="Calibri" w:hAnsi="Calibri" w:cs="Calibri"/>
          <w:sz w:val="24"/>
          <w:szCs w:val="24"/>
        </w:rPr>
        <w:t>VARCHAR</w:t>
      </w:r>
      <w:r w:rsidR="007D0181">
        <w:rPr>
          <w:rFonts w:ascii="Calibri" w:eastAsia="Calibri" w:hAnsi="Calibri" w:cs="Calibri"/>
          <w:sz w:val="24"/>
          <w:szCs w:val="24"/>
        </w:rPr>
        <w:t>(20)</w:t>
      </w:r>
    </w:p>
    <w:p w14:paraId="1D33C359" w14:textId="17FD5298" w:rsidR="00FB73D7" w:rsidRDefault="00FB73D7" w:rsidP="00995E18">
      <w:pPr>
        <w:pStyle w:val="ListParagraph"/>
        <w:numPr>
          <w:ilvl w:val="0"/>
          <w:numId w:val="16"/>
        </w:numPr>
        <w:spacing w:line="257" w:lineRule="auto"/>
        <w:rPr>
          <w:sz w:val="24"/>
          <w:szCs w:val="24"/>
        </w:rPr>
      </w:pPr>
      <w:r>
        <w:rPr>
          <w:rFonts w:ascii="Calibri" w:eastAsia="Calibri" w:hAnsi="Calibri" w:cs="Calibri"/>
          <w:sz w:val="24"/>
          <w:szCs w:val="24"/>
        </w:rPr>
        <w:t xml:space="preserve">MaKho: </w:t>
      </w:r>
      <w:r w:rsidR="008828C1">
        <w:rPr>
          <w:rFonts w:ascii="Calibri" w:eastAsia="Calibri" w:hAnsi="Calibri" w:cs="Calibri"/>
          <w:sz w:val="24"/>
          <w:szCs w:val="24"/>
        </w:rPr>
        <w:t>VARCHAR</w:t>
      </w:r>
      <w:r w:rsidR="007D0181">
        <w:rPr>
          <w:rFonts w:ascii="Calibri" w:eastAsia="Calibri" w:hAnsi="Calibri" w:cs="Calibri"/>
          <w:sz w:val="24"/>
          <w:szCs w:val="24"/>
        </w:rPr>
        <w:t>(2)</w:t>
      </w:r>
    </w:p>
    <w:p w14:paraId="2DEF4DC2" w14:textId="2211403D" w:rsidR="618D8AEB" w:rsidRDefault="618D8AEB" w:rsidP="00995E18">
      <w:pPr>
        <w:pStyle w:val="ListParagraph"/>
        <w:numPr>
          <w:ilvl w:val="0"/>
          <w:numId w:val="16"/>
        </w:numPr>
        <w:spacing w:line="257" w:lineRule="auto"/>
        <w:rPr>
          <w:sz w:val="24"/>
          <w:szCs w:val="24"/>
        </w:rPr>
      </w:pPr>
      <w:r w:rsidRPr="618D8AEB">
        <w:rPr>
          <w:rFonts w:ascii="Calibri" w:eastAsia="Calibri" w:hAnsi="Calibri" w:cs="Calibri"/>
          <w:sz w:val="24"/>
          <w:szCs w:val="24"/>
        </w:rPr>
        <w:t xml:space="preserve">NhaCungCap: </w:t>
      </w:r>
      <w:r w:rsidR="003B6A75">
        <w:rPr>
          <w:rFonts w:ascii="Calibri" w:eastAsia="Calibri" w:hAnsi="Calibri" w:cs="Calibri"/>
          <w:sz w:val="24"/>
          <w:szCs w:val="24"/>
        </w:rPr>
        <w:t>VARCHAR</w:t>
      </w:r>
      <w:r w:rsidR="007D0181">
        <w:rPr>
          <w:rFonts w:ascii="Calibri" w:eastAsia="Calibri" w:hAnsi="Calibri" w:cs="Calibri"/>
          <w:sz w:val="24"/>
          <w:szCs w:val="24"/>
        </w:rPr>
        <w:t>(20)</w:t>
      </w:r>
    </w:p>
    <w:p w14:paraId="2C02F403" w14:textId="6FA2A5ED" w:rsidR="618D8AEB" w:rsidRDefault="618D8AEB" w:rsidP="00995E18">
      <w:pPr>
        <w:pStyle w:val="ListParagraph"/>
        <w:numPr>
          <w:ilvl w:val="0"/>
          <w:numId w:val="16"/>
        </w:numPr>
        <w:spacing w:line="257" w:lineRule="auto"/>
        <w:rPr>
          <w:sz w:val="24"/>
          <w:szCs w:val="24"/>
        </w:rPr>
      </w:pPr>
      <w:r w:rsidRPr="618D8AEB">
        <w:rPr>
          <w:rFonts w:ascii="Calibri" w:eastAsia="Calibri" w:hAnsi="Calibri" w:cs="Calibri"/>
          <w:sz w:val="24"/>
          <w:szCs w:val="24"/>
        </w:rPr>
        <w:t>SoLuong: int</w:t>
      </w:r>
    </w:p>
    <w:p w14:paraId="313808D0" w14:textId="76656934" w:rsidR="618D8AEB" w:rsidRDefault="618D8AEB" w:rsidP="00995E18">
      <w:pPr>
        <w:pStyle w:val="ListParagraph"/>
        <w:numPr>
          <w:ilvl w:val="0"/>
          <w:numId w:val="16"/>
        </w:numPr>
        <w:spacing w:line="257" w:lineRule="auto"/>
        <w:rPr>
          <w:sz w:val="24"/>
          <w:szCs w:val="24"/>
        </w:rPr>
      </w:pPr>
      <w:r w:rsidRPr="618D8AEB">
        <w:rPr>
          <w:rFonts w:ascii="Calibri" w:eastAsia="Calibri" w:hAnsi="Calibri" w:cs="Calibri"/>
          <w:sz w:val="24"/>
          <w:szCs w:val="24"/>
        </w:rPr>
        <w:t>Gia: int</w:t>
      </w:r>
    </w:p>
    <w:p w14:paraId="7523E45D" w14:textId="67F697C2" w:rsidR="618D8AEB" w:rsidRPr="00570D74" w:rsidRDefault="618D8AEB" w:rsidP="00995E18">
      <w:pPr>
        <w:pStyle w:val="ListParagraph"/>
        <w:numPr>
          <w:ilvl w:val="0"/>
          <w:numId w:val="16"/>
        </w:numPr>
        <w:spacing w:line="257" w:lineRule="auto"/>
        <w:rPr>
          <w:sz w:val="24"/>
          <w:szCs w:val="24"/>
        </w:rPr>
      </w:pPr>
      <w:r w:rsidRPr="618D8AEB">
        <w:rPr>
          <w:rFonts w:ascii="Calibri" w:eastAsia="Calibri" w:hAnsi="Calibri" w:cs="Calibri"/>
          <w:sz w:val="24"/>
          <w:szCs w:val="24"/>
        </w:rPr>
        <w:t>DonViTinh: string</w:t>
      </w:r>
      <w:r w:rsidR="003E383D">
        <w:rPr>
          <w:rFonts w:ascii="Calibri" w:eastAsia="Calibri" w:hAnsi="Calibri" w:cs="Calibri"/>
          <w:sz w:val="24"/>
          <w:szCs w:val="24"/>
        </w:rPr>
        <w:t xml:space="preserve"> [KG, Lon, Hộp]</w:t>
      </w:r>
    </w:p>
    <w:p w14:paraId="5B9FDB74" w14:textId="77777777" w:rsidR="001A02A2" w:rsidRDefault="008445CF" w:rsidP="00111B04">
      <w:pPr>
        <w:pStyle w:val="ListParagraph"/>
        <w:keepNext/>
        <w:spacing w:line="257" w:lineRule="auto"/>
        <w:ind w:left="1080"/>
      </w:pPr>
      <w:r>
        <w:rPr>
          <w:noProof/>
        </w:rPr>
        <w:drawing>
          <wp:inline distT="0" distB="0" distL="0" distR="0" wp14:anchorId="4750CB25" wp14:editId="576C1AFC">
            <wp:extent cx="2232853" cy="1379340"/>
            <wp:effectExtent l="0" t="0" r="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61">
                      <a:extLst>
                        <a:ext uri="{28A0092B-C50C-407E-A947-70E740481C1C}">
                          <a14:useLocalDpi xmlns:a14="http://schemas.microsoft.com/office/drawing/2010/main" val="0"/>
                        </a:ext>
                      </a:extLst>
                    </a:blip>
                    <a:stretch>
                      <a:fillRect/>
                    </a:stretch>
                  </pic:blipFill>
                  <pic:spPr>
                    <a:xfrm>
                      <a:off x="0" y="0"/>
                      <a:ext cx="2232853" cy="1379340"/>
                    </a:xfrm>
                    <a:prstGeom prst="rect">
                      <a:avLst/>
                    </a:prstGeom>
                  </pic:spPr>
                </pic:pic>
              </a:graphicData>
            </a:graphic>
          </wp:inline>
        </w:drawing>
      </w:r>
    </w:p>
    <w:p w14:paraId="1C424AE4" w14:textId="3A17A713" w:rsidR="00570D74" w:rsidRDefault="001A02A2" w:rsidP="00111B04">
      <w:pPr>
        <w:pStyle w:val="Caption"/>
        <w:ind w:left="720" w:firstLine="360"/>
        <w:rPr>
          <w:sz w:val="24"/>
          <w:szCs w:val="24"/>
        </w:rPr>
      </w:pPr>
      <w:bookmarkStart w:id="361" w:name="_Toc92830622"/>
      <w:bookmarkStart w:id="362" w:name="_Toc103547053"/>
      <w:r>
        <w:t xml:space="preserve">Hình </w:t>
      </w:r>
      <w:r>
        <w:fldChar w:fldCharType="begin"/>
      </w:r>
      <w:r>
        <w:instrText>SEQ Hình \* ARABIC</w:instrText>
      </w:r>
      <w:r>
        <w:fldChar w:fldCharType="separate"/>
      </w:r>
      <w:r>
        <w:rPr>
          <w:noProof/>
        </w:rPr>
        <w:t>49</w:t>
      </w:r>
      <w:r>
        <w:fldChar w:fldCharType="end"/>
      </w:r>
      <w:r>
        <w:t>. Bảng VatLieu</w:t>
      </w:r>
      <w:bookmarkEnd w:id="361"/>
      <w:bookmarkEnd w:id="362"/>
    </w:p>
    <w:p w14:paraId="204EFD50" w14:textId="5D58F04B" w:rsidR="7372A3B6" w:rsidRDefault="618D8AEB" w:rsidP="618D8AEB">
      <w:pPr>
        <w:spacing w:line="257" w:lineRule="auto"/>
        <w:ind w:left="720"/>
        <w:rPr>
          <w:rFonts w:ascii="Calibri" w:eastAsia="Calibri" w:hAnsi="Calibri" w:cs="Calibri"/>
          <w:b/>
          <w:bCs/>
          <w:sz w:val="24"/>
          <w:szCs w:val="24"/>
        </w:rPr>
      </w:pPr>
      <w:r w:rsidRPr="618D8AEB">
        <w:rPr>
          <w:rFonts w:ascii="Calibri" w:eastAsia="Calibri" w:hAnsi="Calibri" w:cs="Calibri"/>
          <w:b/>
          <w:bCs/>
          <w:sz w:val="24"/>
          <w:szCs w:val="24"/>
        </w:rPr>
        <w:t>LichLam</w:t>
      </w:r>
    </w:p>
    <w:p w14:paraId="545D87BE" w14:textId="4668F623" w:rsidR="618D8AEB" w:rsidRPr="00DE670C" w:rsidRDefault="00CD03A8" w:rsidP="00995E18">
      <w:pPr>
        <w:pStyle w:val="ListParagraph"/>
        <w:numPr>
          <w:ilvl w:val="0"/>
          <w:numId w:val="15"/>
        </w:numPr>
        <w:spacing w:line="257" w:lineRule="auto"/>
        <w:rPr>
          <w:sz w:val="24"/>
          <w:szCs w:val="24"/>
        </w:rPr>
      </w:pPr>
      <w:r w:rsidRPr="00CD03A8">
        <w:rPr>
          <w:rFonts w:ascii="Calibri" w:eastAsia="Calibri" w:hAnsi="Calibri" w:cs="Calibri"/>
          <w:sz w:val="24"/>
          <w:szCs w:val="24"/>
        </w:rPr>
        <w:t>MaLich: VARCHAR(11)</w:t>
      </w:r>
    </w:p>
    <w:p w14:paraId="1BDE8CF2" w14:textId="19759778" w:rsidR="00CD03A8" w:rsidRPr="00CD03A8" w:rsidRDefault="00CD03A8" w:rsidP="00995E18">
      <w:pPr>
        <w:pStyle w:val="ListParagraph"/>
        <w:numPr>
          <w:ilvl w:val="0"/>
          <w:numId w:val="15"/>
        </w:numPr>
        <w:spacing w:line="257" w:lineRule="auto"/>
        <w:rPr>
          <w:sz w:val="24"/>
          <w:szCs w:val="24"/>
        </w:rPr>
      </w:pPr>
      <w:r w:rsidRPr="00CD03A8">
        <w:rPr>
          <w:rFonts w:ascii="Calibri" w:eastAsia="Calibri" w:hAnsi="Calibri" w:cs="Calibri"/>
          <w:sz w:val="24"/>
          <w:szCs w:val="24"/>
        </w:rPr>
        <w:t>MaNhanVien: VARCHAR(4)</w:t>
      </w:r>
    </w:p>
    <w:p w14:paraId="0C833081" w14:textId="1EFF7DA4" w:rsidR="618D8AEB" w:rsidRDefault="00CD03A8" w:rsidP="00995E18">
      <w:pPr>
        <w:pStyle w:val="ListParagraph"/>
        <w:numPr>
          <w:ilvl w:val="0"/>
          <w:numId w:val="15"/>
        </w:numPr>
        <w:spacing w:line="257" w:lineRule="auto"/>
        <w:rPr>
          <w:sz w:val="24"/>
          <w:szCs w:val="24"/>
        </w:rPr>
      </w:pPr>
      <w:r w:rsidRPr="00CD03A8">
        <w:rPr>
          <w:rFonts w:ascii="Calibri" w:eastAsia="Calibri" w:hAnsi="Calibri" w:cs="Calibri"/>
          <w:sz w:val="24"/>
          <w:szCs w:val="24"/>
        </w:rPr>
        <w:t>Ngay</w:t>
      </w:r>
      <w:r w:rsidR="003E383D">
        <w:rPr>
          <w:rFonts w:ascii="Calibri" w:eastAsia="Calibri" w:hAnsi="Calibri" w:cs="Calibri"/>
          <w:sz w:val="24"/>
          <w:szCs w:val="24"/>
        </w:rPr>
        <w:t>Gio</w:t>
      </w:r>
      <w:r w:rsidRPr="00CD03A8">
        <w:rPr>
          <w:rFonts w:ascii="Calibri" w:eastAsia="Calibri" w:hAnsi="Calibri" w:cs="Calibri"/>
          <w:sz w:val="24"/>
          <w:szCs w:val="24"/>
        </w:rPr>
        <w:t>BatDau: DateTime</w:t>
      </w:r>
    </w:p>
    <w:p w14:paraId="11607BA5" w14:textId="458F025E" w:rsidR="618D8AEB" w:rsidRPr="00570D74" w:rsidRDefault="618D8AEB" w:rsidP="00995E18">
      <w:pPr>
        <w:pStyle w:val="ListParagraph"/>
        <w:numPr>
          <w:ilvl w:val="0"/>
          <w:numId w:val="15"/>
        </w:numPr>
        <w:spacing w:line="257" w:lineRule="auto"/>
        <w:rPr>
          <w:sz w:val="24"/>
          <w:szCs w:val="24"/>
        </w:rPr>
      </w:pPr>
      <w:r w:rsidRPr="618D8AEB">
        <w:rPr>
          <w:rFonts w:ascii="Calibri" w:eastAsia="Calibri" w:hAnsi="Calibri" w:cs="Calibri"/>
          <w:sz w:val="24"/>
          <w:szCs w:val="24"/>
        </w:rPr>
        <w:t>Ngay</w:t>
      </w:r>
      <w:r w:rsidR="003E383D">
        <w:rPr>
          <w:rFonts w:ascii="Calibri" w:eastAsia="Calibri" w:hAnsi="Calibri" w:cs="Calibri"/>
          <w:sz w:val="24"/>
          <w:szCs w:val="24"/>
        </w:rPr>
        <w:t>Gio</w:t>
      </w:r>
      <w:r w:rsidRPr="618D8AEB">
        <w:rPr>
          <w:rFonts w:ascii="Calibri" w:eastAsia="Calibri" w:hAnsi="Calibri" w:cs="Calibri"/>
          <w:sz w:val="24"/>
          <w:szCs w:val="24"/>
        </w:rPr>
        <w:t>KetThuc: DateTime</w:t>
      </w:r>
    </w:p>
    <w:p w14:paraId="2DFF0D4C" w14:textId="77777777" w:rsidR="001A02A2" w:rsidRDefault="00570D74" w:rsidP="001A02A2">
      <w:pPr>
        <w:keepNext/>
        <w:spacing w:line="257" w:lineRule="auto"/>
        <w:ind w:left="1080"/>
      </w:pPr>
      <w:r>
        <w:rPr>
          <w:noProof/>
        </w:rPr>
        <w:drawing>
          <wp:inline distT="0" distB="0" distL="0" distR="0" wp14:anchorId="2DCD914D" wp14:editId="6FCB0CBC">
            <wp:extent cx="2171888" cy="967824"/>
            <wp:effectExtent l="0" t="0" r="0" b="381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62">
                      <a:extLst>
                        <a:ext uri="{28A0092B-C50C-407E-A947-70E740481C1C}">
                          <a14:useLocalDpi xmlns:a14="http://schemas.microsoft.com/office/drawing/2010/main" val="0"/>
                        </a:ext>
                      </a:extLst>
                    </a:blip>
                    <a:stretch>
                      <a:fillRect/>
                    </a:stretch>
                  </pic:blipFill>
                  <pic:spPr>
                    <a:xfrm>
                      <a:off x="0" y="0"/>
                      <a:ext cx="2171888" cy="967824"/>
                    </a:xfrm>
                    <a:prstGeom prst="rect">
                      <a:avLst/>
                    </a:prstGeom>
                  </pic:spPr>
                </pic:pic>
              </a:graphicData>
            </a:graphic>
          </wp:inline>
        </w:drawing>
      </w:r>
    </w:p>
    <w:p w14:paraId="314512D8" w14:textId="4FA14AE4" w:rsidR="00570D74" w:rsidRPr="00570D74" w:rsidRDefault="001A02A2" w:rsidP="001A02A2">
      <w:pPr>
        <w:pStyle w:val="Caption"/>
        <w:ind w:left="360" w:firstLine="720"/>
        <w:rPr>
          <w:sz w:val="24"/>
          <w:szCs w:val="24"/>
        </w:rPr>
      </w:pPr>
      <w:bookmarkStart w:id="363" w:name="_Toc92830623"/>
      <w:bookmarkStart w:id="364" w:name="_Toc103547054"/>
      <w:r>
        <w:t xml:space="preserve">Hình </w:t>
      </w:r>
      <w:r>
        <w:fldChar w:fldCharType="begin"/>
      </w:r>
      <w:r>
        <w:instrText>SEQ Hình \* ARABIC</w:instrText>
      </w:r>
      <w:r>
        <w:fldChar w:fldCharType="separate"/>
      </w:r>
      <w:r>
        <w:rPr>
          <w:noProof/>
        </w:rPr>
        <w:t>50</w:t>
      </w:r>
      <w:r>
        <w:fldChar w:fldCharType="end"/>
      </w:r>
      <w:r>
        <w:t>. Bảng LichLam</w:t>
      </w:r>
      <w:bookmarkEnd w:id="363"/>
      <w:bookmarkEnd w:id="364"/>
    </w:p>
    <w:p w14:paraId="0F76E4DC" w14:textId="20AA7519" w:rsidR="7372A3B6" w:rsidRPr="0014159E" w:rsidRDefault="0014159E" w:rsidP="7372A3B6">
      <w:pPr>
        <w:spacing w:line="257" w:lineRule="auto"/>
        <w:ind w:left="720"/>
        <w:rPr>
          <w:rFonts w:ascii="Calibri" w:eastAsia="Calibri" w:hAnsi="Calibri" w:cs="Calibri"/>
          <w:b/>
          <w:bCs/>
          <w:sz w:val="24"/>
          <w:szCs w:val="24"/>
        </w:rPr>
      </w:pPr>
      <w:r w:rsidRPr="0014159E">
        <w:rPr>
          <w:rFonts w:ascii="Calibri" w:eastAsia="Calibri" w:hAnsi="Calibri" w:cs="Calibri"/>
          <w:b/>
          <w:bCs/>
          <w:sz w:val="24"/>
          <w:szCs w:val="24"/>
        </w:rPr>
        <w:t>HoaDon</w:t>
      </w:r>
    </w:p>
    <w:p w14:paraId="2E0FDAA7" w14:textId="1A596B26" w:rsidR="0014159E" w:rsidRDefault="00E92822" w:rsidP="00B57B8D">
      <w:pPr>
        <w:pStyle w:val="ListParagraph"/>
        <w:numPr>
          <w:ilvl w:val="0"/>
          <w:numId w:val="25"/>
        </w:numPr>
      </w:pPr>
      <w:r w:rsidRPr="00E92822">
        <w:t>MaHoaDon: VARCHAR(10)</w:t>
      </w:r>
    </w:p>
    <w:p w14:paraId="33D72208" w14:textId="03FB398E" w:rsidR="0096640F" w:rsidRDefault="0096640F" w:rsidP="00B57B8D">
      <w:pPr>
        <w:pStyle w:val="ListParagraph"/>
        <w:numPr>
          <w:ilvl w:val="0"/>
          <w:numId w:val="25"/>
        </w:numPr>
      </w:pPr>
      <w:r w:rsidRPr="0096640F">
        <w:t>MaNhanVien: VARCHAR(4)</w:t>
      </w:r>
    </w:p>
    <w:p w14:paraId="22A7BFDB" w14:textId="4F971E88" w:rsidR="0096640F" w:rsidRDefault="0096640F" w:rsidP="00B57B8D">
      <w:pPr>
        <w:pStyle w:val="ListParagraph"/>
        <w:numPr>
          <w:ilvl w:val="0"/>
          <w:numId w:val="25"/>
        </w:numPr>
      </w:pPr>
      <w:r w:rsidRPr="0096640F">
        <w:t>ThoiGianGiaoDich: DATETIME</w:t>
      </w:r>
    </w:p>
    <w:p w14:paraId="17B73DAC" w14:textId="20296BAE" w:rsidR="00115D04" w:rsidRDefault="00115D04" w:rsidP="00B57B8D">
      <w:pPr>
        <w:pStyle w:val="ListParagraph"/>
        <w:numPr>
          <w:ilvl w:val="0"/>
          <w:numId w:val="25"/>
        </w:numPr>
      </w:pPr>
      <w:r w:rsidRPr="00115D04">
        <w:t xml:space="preserve">TongTien: </w:t>
      </w:r>
      <w:r w:rsidR="002F45B3">
        <w:t>INT</w:t>
      </w:r>
    </w:p>
    <w:p w14:paraId="6FA28FB4" w14:textId="7E4D0A24" w:rsidR="001A02A2" w:rsidRDefault="002F45B3" w:rsidP="001A02A2">
      <w:pPr>
        <w:keepNext/>
        <w:ind w:left="360"/>
      </w:pPr>
      <w:r>
        <w:rPr>
          <w:noProof/>
        </w:rPr>
        <w:lastRenderedPageBreak/>
        <w:drawing>
          <wp:inline distT="0" distB="0" distL="0" distR="0" wp14:anchorId="6C8B0302" wp14:editId="6E073F07">
            <wp:extent cx="3116850" cy="1173582"/>
            <wp:effectExtent l="0" t="0" r="7620" b="762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63">
                      <a:extLst>
                        <a:ext uri="{28A0092B-C50C-407E-A947-70E740481C1C}">
                          <a14:useLocalDpi xmlns:a14="http://schemas.microsoft.com/office/drawing/2010/main" val="0"/>
                        </a:ext>
                      </a:extLst>
                    </a:blip>
                    <a:stretch>
                      <a:fillRect/>
                    </a:stretch>
                  </pic:blipFill>
                  <pic:spPr>
                    <a:xfrm>
                      <a:off x="0" y="0"/>
                      <a:ext cx="3116850" cy="1173582"/>
                    </a:xfrm>
                    <a:prstGeom prst="rect">
                      <a:avLst/>
                    </a:prstGeom>
                  </pic:spPr>
                </pic:pic>
              </a:graphicData>
            </a:graphic>
          </wp:inline>
        </w:drawing>
      </w:r>
    </w:p>
    <w:p w14:paraId="162DD829" w14:textId="23CF9222" w:rsidR="00034FCC" w:rsidRDefault="00034FCC" w:rsidP="00034FCC">
      <w:pPr>
        <w:keepNext/>
        <w:ind w:left="360" w:firstLine="360"/>
        <w:rPr>
          <w:b/>
          <w:bCs/>
        </w:rPr>
      </w:pPr>
      <w:r w:rsidRPr="00034FCC">
        <w:rPr>
          <w:b/>
          <w:bCs/>
        </w:rPr>
        <w:t>ThongTinHoaDon</w:t>
      </w:r>
    </w:p>
    <w:p w14:paraId="61D63D2D" w14:textId="1D56F6F9" w:rsidR="00034FCC" w:rsidRDefault="0092050A" w:rsidP="00580F47">
      <w:pPr>
        <w:pStyle w:val="ListParagraph"/>
        <w:keepNext/>
        <w:numPr>
          <w:ilvl w:val="0"/>
          <w:numId w:val="27"/>
        </w:numPr>
      </w:pPr>
      <w:r w:rsidRPr="0092050A">
        <w:t>MaHoaDon</w:t>
      </w:r>
      <w:r>
        <w:t xml:space="preserve">: </w:t>
      </w:r>
      <w:r w:rsidRPr="00E92822">
        <w:t>VARCHAR(10)</w:t>
      </w:r>
    </w:p>
    <w:p w14:paraId="653809DB" w14:textId="55A8D936" w:rsidR="0092050A" w:rsidRDefault="0092050A" w:rsidP="00580F47">
      <w:pPr>
        <w:pStyle w:val="ListParagraph"/>
        <w:keepNext/>
        <w:numPr>
          <w:ilvl w:val="0"/>
          <w:numId w:val="27"/>
        </w:numPr>
      </w:pPr>
      <w:r>
        <w:t xml:space="preserve">MaSanPham: </w:t>
      </w:r>
      <w:r w:rsidRPr="00E92822">
        <w:t>VARCHAR</w:t>
      </w:r>
      <w:r>
        <w:t>(3)</w:t>
      </w:r>
    </w:p>
    <w:p w14:paraId="5F107F1F" w14:textId="2DF1CB41" w:rsidR="0092050A" w:rsidRPr="0092050A" w:rsidRDefault="0092050A" w:rsidP="00580F47">
      <w:pPr>
        <w:pStyle w:val="ListParagraph"/>
        <w:keepNext/>
        <w:numPr>
          <w:ilvl w:val="0"/>
          <w:numId w:val="27"/>
        </w:numPr>
      </w:pPr>
      <w:r>
        <w:t>SoLuong: INT</w:t>
      </w:r>
    </w:p>
    <w:p w14:paraId="00D11167" w14:textId="3D9BA0BB" w:rsidR="0092050A" w:rsidRPr="0092050A" w:rsidRDefault="0092050A" w:rsidP="0092050A">
      <w:pPr>
        <w:keepNext/>
        <w:ind w:firstLine="360"/>
        <w:rPr>
          <w:b/>
          <w:bCs/>
        </w:rPr>
      </w:pPr>
      <w:r>
        <w:rPr>
          <w:noProof/>
        </w:rPr>
        <w:drawing>
          <wp:inline distT="0" distB="0" distL="0" distR="0" wp14:anchorId="167209AA" wp14:editId="1E333625">
            <wp:extent cx="2088061" cy="807790"/>
            <wp:effectExtent l="0" t="0" r="762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64">
                      <a:extLst>
                        <a:ext uri="{28A0092B-C50C-407E-A947-70E740481C1C}">
                          <a14:useLocalDpi xmlns:a14="http://schemas.microsoft.com/office/drawing/2010/main" val="0"/>
                        </a:ext>
                      </a:extLst>
                    </a:blip>
                    <a:stretch>
                      <a:fillRect/>
                    </a:stretch>
                  </pic:blipFill>
                  <pic:spPr>
                    <a:xfrm>
                      <a:off x="0" y="0"/>
                      <a:ext cx="2088061" cy="807790"/>
                    </a:xfrm>
                    <a:prstGeom prst="rect">
                      <a:avLst/>
                    </a:prstGeom>
                  </pic:spPr>
                </pic:pic>
              </a:graphicData>
            </a:graphic>
          </wp:inline>
        </w:drawing>
      </w:r>
    </w:p>
    <w:p w14:paraId="025540B6" w14:textId="36509D62" w:rsidR="00A0664C" w:rsidRDefault="001A02A2" w:rsidP="001A02A2">
      <w:pPr>
        <w:pStyle w:val="Caption"/>
        <w:ind w:firstLine="360"/>
      </w:pPr>
      <w:bookmarkStart w:id="365" w:name="_Toc92830624"/>
      <w:bookmarkStart w:id="366" w:name="_Toc103547055"/>
      <w:r>
        <w:t xml:space="preserve">Hình </w:t>
      </w:r>
      <w:r>
        <w:fldChar w:fldCharType="begin"/>
      </w:r>
      <w:r>
        <w:instrText>SEQ Hình \* ARABIC</w:instrText>
      </w:r>
      <w:r>
        <w:fldChar w:fldCharType="separate"/>
      </w:r>
      <w:r>
        <w:rPr>
          <w:noProof/>
        </w:rPr>
        <w:t>51</w:t>
      </w:r>
      <w:r>
        <w:fldChar w:fldCharType="end"/>
      </w:r>
      <w:r>
        <w:t>. Bảng HoaDon</w:t>
      </w:r>
      <w:bookmarkEnd w:id="365"/>
      <w:bookmarkEnd w:id="366"/>
    </w:p>
    <w:p w14:paraId="67839807" w14:textId="768F383D" w:rsidR="5774A99C" w:rsidRDefault="5774A99C" w:rsidP="008A7B05">
      <w:pPr>
        <w:pStyle w:val="Heading3"/>
        <w:ind w:firstLine="360"/>
      </w:pPr>
      <w:bookmarkStart w:id="367" w:name="_Toc95847801"/>
      <w:bookmarkStart w:id="368" w:name="_Toc103168274"/>
      <w:r>
        <w:t xml:space="preserve">5.3. </w:t>
      </w:r>
      <w:commentRangeStart w:id="369"/>
      <w:commentRangeStart w:id="370"/>
      <w:commentRangeStart w:id="371"/>
      <w:r>
        <w:t>Các mối liên kết</w:t>
      </w:r>
      <w:commentRangeEnd w:id="369"/>
      <w:r w:rsidR="001C7514">
        <w:rPr>
          <w:rStyle w:val="CommentReference"/>
        </w:rPr>
        <w:commentReference w:id="369"/>
      </w:r>
      <w:commentRangeEnd w:id="370"/>
      <w:r>
        <w:rPr>
          <w:rStyle w:val="CommentReference"/>
        </w:rPr>
        <w:commentReference w:id="370"/>
      </w:r>
      <w:commentRangeEnd w:id="371"/>
      <w:r w:rsidR="008A7B05">
        <w:rPr>
          <w:rStyle w:val="CommentReference"/>
        </w:rPr>
        <w:commentReference w:id="371"/>
      </w:r>
      <w:bookmarkEnd w:id="367"/>
      <w:bookmarkEnd w:id="368"/>
    </w:p>
    <w:p w14:paraId="09973937" w14:textId="738BE8F4" w:rsidR="3BDF9310" w:rsidRDefault="344E36F6" w:rsidP="3BDF9310">
      <w:pPr>
        <w:ind w:firstLine="360"/>
        <w:rPr>
          <w:sz w:val="24"/>
          <w:szCs w:val="24"/>
        </w:rPr>
      </w:pPr>
      <w:r w:rsidRPr="28D54EC5">
        <w:rPr>
          <w:sz w:val="24"/>
          <w:szCs w:val="24"/>
        </w:rPr>
        <w:t xml:space="preserve">Mỗi Vật Liệu chỉ thuộc một Kho Hàng : thuộc tính MaKhoHang của VatLieu là khóa </w:t>
      </w:r>
      <w:r w:rsidR="070D68A6" w:rsidRPr="28D54EC5">
        <w:rPr>
          <w:sz w:val="24"/>
          <w:szCs w:val="24"/>
        </w:rPr>
        <w:t>ngoại</w:t>
      </w:r>
      <w:r w:rsidRPr="28D54EC5">
        <w:rPr>
          <w:sz w:val="24"/>
          <w:szCs w:val="24"/>
        </w:rPr>
        <w:t xml:space="preserve"> liên kế tới bảng Kho Hàng</w:t>
      </w:r>
      <w:r w:rsidR="2F5BBF6D" w:rsidRPr="2F5BBF6D">
        <w:rPr>
          <w:sz w:val="24"/>
          <w:szCs w:val="24"/>
        </w:rPr>
        <w:t>.</w:t>
      </w:r>
    </w:p>
    <w:p w14:paraId="7A118358" w14:textId="73B5C863" w:rsidR="008A7B05" w:rsidRDefault="0059491E" w:rsidP="00246192">
      <w:pPr>
        <w:ind w:firstLine="360"/>
        <w:rPr>
          <w:sz w:val="24"/>
          <w:szCs w:val="24"/>
        </w:rPr>
      </w:pPr>
      <w:r>
        <w:rPr>
          <w:sz w:val="24"/>
          <w:szCs w:val="24"/>
        </w:rPr>
        <w:t xml:space="preserve">Mỗi </w:t>
      </w:r>
      <w:r w:rsidR="009E6220">
        <w:rPr>
          <w:sz w:val="24"/>
          <w:szCs w:val="24"/>
        </w:rPr>
        <w:t xml:space="preserve">Tài Khoản chỉ thuộc một </w:t>
      </w:r>
      <w:r w:rsidR="00BA49D2">
        <w:rPr>
          <w:sz w:val="24"/>
          <w:szCs w:val="24"/>
        </w:rPr>
        <w:t>N</w:t>
      </w:r>
      <w:r w:rsidR="009E6220">
        <w:rPr>
          <w:sz w:val="24"/>
          <w:szCs w:val="24"/>
        </w:rPr>
        <w:t xml:space="preserve">hân </w:t>
      </w:r>
      <w:r w:rsidR="00BA49D2">
        <w:rPr>
          <w:sz w:val="24"/>
          <w:szCs w:val="24"/>
        </w:rPr>
        <w:t>V</w:t>
      </w:r>
      <w:r w:rsidR="009E6220">
        <w:rPr>
          <w:sz w:val="24"/>
          <w:szCs w:val="24"/>
        </w:rPr>
        <w:t>iên</w:t>
      </w:r>
      <w:r w:rsidR="00C25763">
        <w:rPr>
          <w:sz w:val="24"/>
          <w:szCs w:val="24"/>
        </w:rPr>
        <w:t>.</w:t>
      </w:r>
      <w:r w:rsidR="00246192">
        <w:rPr>
          <w:sz w:val="24"/>
          <w:szCs w:val="24"/>
        </w:rPr>
        <w:t xml:space="preserve"> </w:t>
      </w:r>
      <w:r w:rsidR="008A7B05" w:rsidRPr="3E9B11DF">
        <w:rPr>
          <w:sz w:val="24"/>
          <w:szCs w:val="24"/>
        </w:rPr>
        <w:t xml:space="preserve">Một </w:t>
      </w:r>
      <w:r w:rsidR="008A7B05">
        <w:rPr>
          <w:sz w:val="24"/>
          <w:szCs w:val="24"/>
        </w:rPr>
        <w:t>N</w:t>
      </w:r>
      <w:r w:rsidR="008A7B05" w:rsidRPr="3E9B11DF">
        <w:rPr>
          <w:sz w:val="24"/>
          <w:szCs w:val="24"/>
        </w:rPr>
        <w:t xml:space="preserve">hân </w:t>
      </w:r>
      <w:r w:rsidR="008A7B05">
        <w:rPr>
          <w:sz w:val="24"/>
          <w:szCs w:val="24"/>
        </w:rPr>
        <w:t>V</w:t>
      </w:r>
      <w:r w:rsidR="008A7B05" w:rsidRPr="3E9B11DF">
        <w:rPr>
          <w:sz w:val="24"/>
          <w:szCs w:val="24"/>
        </w:rPr>
        <w:t xml:space="preserve">iên chỉ có một tài khoản, một </w:t>
      </w:r>
      <w:r w:rsidR="008A7B05" w:rsidRPr="2F5BBF6D">
        <w:rPr>
          <w:sz w:val="24"/>
          <w:szCs w:val="24"/>
        </w:rPr>
        <w:t>tài khoản chỉ có một nhân viên.</w:t>
      </w:r>
    </w:p>
    <w:p w14:paraId="23ED897F" w14:textId="7EFFDEA0" w:rsidR="00C25763" w:rsidRDefault="00C25763" w:rsidP="3BDF9310">
      <w:pPr>
        <w:ind w:firstLine="360"/>
        <w:rPr>
          <w:sz w:val="24"/>
          <w:szCs w:val="24"/>
        </w:rPr>
      </w:pPr>
      <w:r>
        <w:rPr>
          <w:sz w:val="24"/>
          <w:szCs w:val="24"/>
        </w:rPr>
        <w:t xml:space="preserve">Mỗi Nhân Viên có thể có </w:t>
      </w:r>
      <w:r w:rsidR="00915987">
        <w:rPr>
          <w:sz w:val="24"/>
          <w:szCs w:val="24"/>
        </w:rPr>
        <w:t xml:space="preserve">không hoặc nhiều </w:t>
      </w:r>
      <w:r w:rsidR="004301F9">
        <w:rPr>
          <w:sz w:val="24"/>
          <w:szCs w:val="24"/>
        </w:rPr>
        <w:t>L</w:t>
      </w:r>
      <w:r w:rsidR="00915987">
        <w:rPr>
          <w:sz w:val="24"/>
          <w:szCs w:val="24"/>
        </w:rPr>
        <w:t xml:space="preserve">ịch </w:t>
      </w:r>
      <w:r w:rsidR="004301F9">
        <w:rPr>
          <w:sz w:val="24"/>
          <w:szCs w:val="24"/>
        </w:rPr>
        <w:t>L</w:t>
      </w:r>
      <w:r w:rsidR="00915987">
        <w:rPr>
          <w:sz w:val="24"/>
          <w:szCs w:val="24"/>
        </w:rPr>
        <w:t>àm. Một Lịch Làm chỉ có một Nhân Viên</w:t>
      </w:r>
      <w:r w:rsidR="008A7B05">
        <w:rPr>
          <w:sz w:val="24"/>
          <w:szCs w:val="24"/>
        </w:rPr>
        <w:t>.</w:t>
      </w:r>
    </w:p>
    <w:p w14:paraId="16599F3A" w14:textId="5D4E353B" w:rsidR="008A7B05" w:rsidRPr="00FB73D7" w:rsidRDefault="008A7B05" w:rsidP="3BDF9310">
      <w:pPr>
        <w:ind w:firstLine="360"/>
        <w:rPr>
          <w:sz w:val="24"/>
          <w:szCs w:val="24"/>
        </w:rPr>
      </w:pPr>
      <w:r>
        <w:rPr>
          <w:sz w:val="24"/>
          <w:szCs w:val="24"/>
        </w:rPr>
        <w:t>Một Nhân Viên có thể lập không hoặc một Hóa Đơn.</w:t>
      </w:r>
    </w:p>
    <w:p w14:paraId="4957482F" w14:textId="0DE34B98" w:rsidR="100ECD34" w:rsidRDefault="09E6ADAE" w:rsidP="100ECD34">
      <w:pPr>
        <w:ind w:firstLine="360"/>
        <w:rPr>
          <w:sz w:val="24"/>
          <w:szCs w:val="24"/>
        </w:rPr>
      </w:pPr>
      <w:r w:rsidRPr="09E6ADAE">
        <w:rPr>
          <w:sz w:val="24"/>
          <w:szCs w:val="24"/>
        </w:rPr>
        <w:t xml:space="preserve">Hóa đơn có thể có nhiều hoặc </w:t>
      </w:r>
      <w:r w:rsidR="00BC1B2B">
        <w:rPr>
          <w:sz w:val="24"/>
          <w:szCs w:val="24"/>
        </w:rPr>
        <w:t>một</w:t>
      </w:r>
      <w:r w:rsidRPr="09E6ADAE">
        <w:rPr>
          <w:sz w:val="24"/>
          <w:szCs w:val="24"/>
        </w:rPr>
        <w:t xml:space="preserve"> sản phẩm</w:t>
      </w:r>
      <w:r w:rsidR="00246192">
        <w:rPr>
          <w:sz w:val="24"/>
          <w:szCs w:val="24"/>
        </w:rPr>
        <w:t>.</w:t>
      </w:r>
      <w:r w:rsidR="741A5ECE" w:rsidRPr="741A5ECE">
        <w:rPr>
          <w:sz w:val="24"/>
          <w:szCs w:val="24"/>
        </w:rPr>
        <w:t xml:space="preserve"> </w:t>
      </w:r>
      <w:r w:rsidR="00246192">
        <w:rPr>
          <w:sz w:val="24"/>
          <w:szCs w:val="24"/>
        </w:rPr>
        <w:t>M</w:t>
      </w:r>
      <w:r w:rsidR="741A5ECE" w:rsidRPr="741A5ECE">
        <w:rPr>
          <w:sz w:val="24"/>
          <w:szCs w:val="24"/>
        </w:rPr>
        <w:t xml:space="preserve">ột </w:t>
      </w:r>
      <w:r w:rsidR="228E773C" w:rsidRPr="228E773C">
        <w:rPr>
          <w:sz w:val="24"/>
          <w:szCs w:val="24"/>
        </w:rPr>
        <w:t xml:space="preserve">sản phẩm có thể </w:t>
      </w:r>
      <w:r w:rsidR="741A5ECE" w:rsidRPr="741A5ECE">
        <w:rPr>
          <w:sz w:val="24"/>
          <w:szCs w:val="24"/>
        </w:rPr>
        <w:t xml:space="preserve">có </w:t>
      </w:r>
      <w:r w:rsidR="228E773C" w:rsidRPr="228E773C">
        <w:rPr>
          <w:sz w:val="24"/>
          <w:szCs w:val="24"/>
        </w:rPr>
        <w:t>trong nhiều</w:t>
      </w:r>
      <w:r w:rsidR="00BC1B2B">
        <w:rPr>
          <w:sz w:val="24"/>
          <w:szCs w:val="24"/>
        </w:rPr>
        <w:t xml:space="preserve"> hoặc không</w:t>
      </w:r>
      <w:r w:rsidR="002769A9">
        <w:rPr>
          <w:sz w:val="24"/>
          <w:szCs w:val="24"/>
        </w:rPr>
        <w:t xml:space="preserve"> trong</w:t>
      </w:r>
      <w:r w:rsidR="228E773C" w:rsidRPr="228E773C">
        <w:rPr>
          <w:sz w:val="24"/>
          <w:szCs w:val="24"/>
        </w:rPr>
        <w:t xml:space="preserve"> hóa đơn</w:t>
      </w:r>
      <w:r w:rsidR="00BC1B2B">
        <w:rPr>
          <w:sz w:val="24"/>
          <w:szCs w:val="24"/>
        </w:rPr>
        <w:t xml:space="preserve"> nào</w:t>
      </w:r>
      <w:r w:rsidR="228E773C" w:rsidRPr="228E773C">
        <w:rPr>
          <w:sz w:val="24"/>
          <w:szCs w:val="24"/>
        </w:rPr>
        <w:t>.</w:t>
      </w:r>
    </w:p>
    <w:p w14:paraId="00A5A61D" w14:textId="1045CE1B" w:rsidR="00C94DBB" w:rsidRDefault="00C94DBB" w:rsidP="100ECD34">
      <w:pPr>
        <w:ind w:firstLine="360"/>
        <w:rPr>
          <w:sz w:val="24"/>
          <w:szCs w:val="24"/>
        </w:rPr>
      </w:pPr>
      <w:r>
        <w:rPr>
          <w:sz w:val="24"/>
          <w:szCs w:val="24"/>
        </w:rPr>
        <w:t>Mỗi Thông Tin Hóa Đơn chỉ thuộc một Hóa Đơn</w:t>
      </w:r>
      <w:r w:rsidR="0017276F">
        <w:rPr>
          <w:sz w:val="24"/>
          <w:szCs w:val="24"/>
        </w:rPr>
        <w:t xml:space="preserve"> v</w:t>
      </w:r>
      <w:r w:rsidR="00A83053">
        <w:rPr>
          <w:sz w:val="24"/>
          <w:szCs w:val="24"/>
        </w:rPr>
        <w:t>à</w:t>
      </w:r>
      <w:r w:rsidR="0017276F">
        <w:rPr>
          <w:sz w:val="24"/>
          <w:szCs w:val="24"/>
        </w:rPr>
        <w:t xml:space="preserve"> có một Sản Phẩm.</w:t>
      </w:r>
    </w:p>
    <w:p w14:paraId="5AE6F413" w14:textId="6FE579A6" w:rsidR="00BC1937" w:rsidRDefault="00BC1937" w:rsidP="00BC1937">
      <w:pPr>
        <w:pStyle w:val="Heading1"/>
      </w:pPr>
      <w:bookmarkStart w:id="372" w:name="_Toc103168275"/>
      <w:r>
        <w:t xml:space="preserve">Phần Mềm </w:t>
      </w:r>
      <w:del w:id="373" w:author="Phan Trung,Long" w:date="2022-05-15T15:46:00Z">
        <w:r>
          <w:delText>Thử Nghiệm</w:delText>
        </w:r>
      </w:del>
      <w:bookmarkEnd w:id="372"/>
    </w:p>
    <w:p w14:paraId="53A9BF28" w14:textId="77777777" w:rsidR="00BC1937" w:rsidRPr="00BC1937" w:rsidRDefault="00BC1937" w:rsidP="00BC1937"/>
    <w:sectPr w:rsidR="00BC1937" w:rsidRPr="00BC1937">
      <w:headerReference w:type="default" r:id="rId65"/>
      <w:footerReference w:type="default" r:id="rId6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Keios Starqua" w:date="2021-11-09T07:44:00Z" w:initials="KS">
    <w:p w14:paraId="26D0F1AB" w14:textId="77777777" w:rsidR="003B3CAC" w:rsidRDefault="00E2218E" w:rsidP="00D22DA8">
      <w:pPr>
        <w:rPr>
          <w:sz w:val="20"/>
          <w:szCs w:val="20"/>
        </w:rPr>
      </w:pPr>
      <w:r>
        <w:rPr>
          <w:rStyle w:val="CommentReference"/>
        </w:rPr>
        <w:annotationRef/>
      </w:r>
      <w:r w:rsidR="003B3CAC">
        <w:t>Thêm Class Bảng Chấm CÔng</w:t>
      </w:r>
    </w:p>
    <w:p w14:paraId="38D403F7" w14:textId="77777777" w:rsidR="003B3CAC" w:rsidRDefault="003B3CAC" w:rsidP="00D22DA8">
      <w:pPr>
        <w:pStyle w:val="CommentText"/>
      </w:pPr>
      <w:r>
        <w:t>THêm Class lưu trữ thông tin</w:t>
      </w:r>
    </w:p>
  </w:comment>
  <w:comment w:id="33" w:author="Keios Starqua" w:date="2022-01-09T16:43:00Z" w:initials="KS">
    <w:p w14:paraId="1124B4A7" w14:textId="77777777" w:rsidR="00A45BDC" w:rsidRDefault="00A45BDC" w:rsidP="001D6931">
      <w:pPr>
        <w:pStyle w:val="CommentText"/>
      </w:pPr>
      <w:r>
        <w:rPr>
          <w:rStyle w:val="CommentReference"/>
        </w:rPr>
        <w:annotationRef/>
      </w:r>
      <w:r>
        <w:t>Loại Bỏ Use case Extend</w:t>
      </w:r>
    </w:p>
  </w:comment>
  <w:comment w:id="40" w:author="Keios Starqua" w:date="2022-01-09T19:03:00Z" w:initials="KS">
    <w:p w14:paraId="2A1615FA" w14:textId="77777777" w:rsidR="000E0759" w:rsidRDefault="000E0759" w:rsidP="001D6931">
      <w:pPr>
        <w:pStyle w:val="CommentText"/>
      </w:pPr>
      <w:r>
        <w:rPr>
          <w:rStyle w:val="CommentReference"/>
        </w:rPr>
        <w:annotationRef/>
      </w:r>
      <w:r>
        <w:t>Đã Gom 3 Use Case Lại –&gt; 3 Use Case Thêm Xóa Sửa</w:t>
      </w:r>
    </w:p>
  </w:comment>
  <w:comment w:id="49" w:author="Keios Starqua" w:date="2021-11-08T21:06:00Z" w:initials="KS">
    <w:p w14:paraId="77B28F64" w14:textId="4833226A" w:rsidR="00D825D1" w:rsidRDefault="00D825D1" w:rsidP="003B3CAC">
      <w:pPr>
        <w:pStyle w:val="CommentText"/>
      </w:pPr>
      <w:r>
        <w:rPr>
          <w:rStyle w:val="CommentReference"/>
        </w:rPr>
        <w:annotationRef/>
      </w:r>
      <w:r>
        <w:t xml:space="preserve">Edited  8-Nov-2021 21:06 </w:t>
      </w:r>
    </w:p>
  </w:comment>
  <w:comment w:id="54" w:author="Debbie Olga" w:date="2021-11-08T21:15:00Z" w:initials="TT">
    <w:p w14:paraId="224BD01C" w14:textId="2CFD4051" w:rsidR="00803675" w:rsidRDefault="00803675">
      <w:pPr>
        <w:pStyle w:val="CommentText"/>
      </w:pPr>
      <w:r>
        <w:rPr>
          <w:rStyle w:val="CommentReference"/>
        </w:rPr>
        <w:annotationRef/>
      </w:r>
      <w:r w:rsidR="00E879B1">
        <w:t>Chỉnh sửa</w:t>
      </w:r>
    </w:p>
  </w:comment>
  <w:comment w:id="55" w:author="Debbie Olga" w:date="2021-11-08T21:15:00Z" w:initials="TT">
    <w:p w14:paraId="03386187" w14:textId="19FFD3F4" w:rsidR="00851EE6" w:rsidRDefault="00851EE6">
      <w:pPr>
        <w:pStyle w:val="CommentText"/>
      </w:pPr>
      <w:r>
        <w:rPr>
          <w:rStyle w:val="CommentReference"/>
        </w:rPr>
        <w:annotationRef/>
      </w:r>
      <w:r>
        <w:t>Chỉnh sửa</w:t>
      </w:r>
    </w:p>
  </w:comment>
  <w:comment w:id="56" w:author="Keios Starqua" w:date="2021-11-08T21:20:00Z" w:initials="KS">
    <w:p w14:paraId="3D413B60" w14:textId="77777777" w:rsidR="00882E2C" w:rsidRDefault="00882E2C" w:rsidP="007D3CF0">
      <w:pPr>
        <w:pStyle w:val="CommentText"/>
      </w:pPr>
      <w:r>
        <w:rPr>
          <w:rStyle w:val="CommentReference"/>
        </w:rPr>
        <w:annotationRef/>
      </w:r>
      <w:r>
        <w:t>Need to be edited</w:t>
      </w:r>
    </w:p>
  </w:comment>
  <w:comment w:id="57" w:author="Keios Starqua" w:date="2021-11-08T21:24:00Z" w:initials="KS">
    <w:p w14:paraId="23544166" w14:textId="77777777" w:rsidR="00AE7898" w:rsidRDefault="00AE7898" w:rsidP="007D3CF0">
      <w:pPr>
        <w:pStyle w:val="CommentText"/>
      </w:pPr>
      <w:r>
        <w:rPr>
          <w:rStyle w:val="CommentReference"/>
        </w:rPr>
        <w:annotationRef/>
      </w:r>
      <w:r>
        <w:t xml:space="preserve">Edited  8-Nov-2021 21:22 </w:t>
      </w:r>
    </w:p>
  </w:comment>
  <w:comment w:id="58" w:author="Keios Starqua" w:date="2022-01-09T19:14:00Z" w:initials="KS">
    <w:p w14:paraId="29D6EE4D" w14:textId="77777777" w:rsidR="00580E49" w:rsidRDefault="00580E49" w:rsidP="001D6931">
      <w:pPr>
        <w:pStyle w:val="CommentText"/>
      </w:pPr>
      <w:r>
        <w:rPr>
          <w:rStyle w:val="CommentReference"/>
        </w:rPr>
        <w:annotationRef/>
      </w:r>
      <w:r>
        <w:t>Có lẽ ko cần thêm Use Case Thêm Xóa Sửa</w:t>
      </w:r>
    </w:p>
  </w:comment>
  <w:comment w:id="61" w:author="Debbie Olga" w:date="2021-11-08T21:16:00Z" w:initials="TT">
    <w:p w14:paraId="4F3780F5" w14:textId="3580CBBA" w:rsidR="005B4AE7" w:rsidRDefault="005B4AE7">
      <w:pPr>
        <w:pStyle w:val="CommentText"/>
      </w:pPr>
      <w:r>
        <w:rPr>
          <w:rStyle w:val="CommentReference"/>
        </w:rPr>
        <w:annotationRef/>
      </w:r>
      <w:r>
        <w:t>Chỉnh sửa</w:t>
      </w:r>
      <w:r>
        <w:rPr>
          <w:rStyle w:val="CommentReference"/>
        </w:rPr>
        <w:annotationRef/>
      </w:r>
    </w:p>
  </w:comment>
  <w:comment w:id="62" w:author="Keios Starqua" w:date="2022-01-09T19:14:00Z" w:initials="KS">
    <w:p w14:paraId="00E6F760" w14:textId="77777777" w:rsidR="00F0654A" w:rsidRDefault="00F0654A" w:rsidP="001D6931">
      <w:pPr>
        <w:pStyle w:val="CommentText"/>
      </w:pPr>
      <w:r>
        <w:rPr>
          <w:rStyle w:val="CommentReference"/>
        </w:rPr>
        <w:annotationRef/>
      </w:r>
      <w:r>
        <w:t>Cái này khó?? Sao ta</w:t>
      </w:r>
      <w:r>
        <w:rPr>
          <w:rStyle w:val="CommentReference"/>
        </w:rPr>
        <w:annotationRef/>
      </w:r>
    </w:p>
  </w:comment>
  <w:comment w:id="63" w:author="Keios Starqua" w:date="2022-01-11T05:20:00Z" w:initials="KS">
    <w:p w14:paraId="2BCEA2FD" w14:textId="77777777" w:rsidR="00F206EB" w:rsidRDefault="00F206EB" w:rsidP="001D6931">
      <w:pPr>
        <w:pStyle w:val="CommentText"/>
      </w:pPr>
      <w:r>
        <w:rPr>
          <w:rStyle w:val="CommentReference"/>
        </w:rPr>
        <w:annotationRef/>
      </w:r>
      <w:r>
        <w:rPr>
          <w:color w:val="2F5496"/>
        </w:rPr>
        <w:t xml:space="preserve">- Xóa Use Case Chỉnh Sửa – Extend –&gt; Ngay Tuan Thang Quý Nam </w:t>
      </w:r>
      <w:r>
        <w:rPr>
          <w:rStyle w:val="CommentReference"/>
        </w:rPr>
        <w:annotationRef/>
      </w:r>
    </w:p>
  </w:comment>
  <w:comment w:id="68" w:author="Keios Starqua" w:date="2021-10-26T08:39:00Z" w:initials="KS">
    <w:p w14:paraId="1191A787" w14:textId="314F8819" w:rsidR="00666670" w:rsidRDefault="00666670" w:rsidP="00AE7898">
      <w:pPr>
        <w:pStyle w:val="CommentText"/>
      </w:pPr>
      <w:r>
        <w:rPr>
          <w:rStyle w:val="CommentReference"/>
        </w:rPr>
        <w:annotationRef/>
      </w:r>
      <w:r w:rsidRPr="00BD1D5D">
        <w:rPr>
          <w:highlight w:val="yellow"/>
        </w:rPr>
        <w:t>Xem Thống Kê</w:t>
      </w:r>
    </w:p>
  </w:comment>
  <w:comment w:id="69" w:author="Keios Starqua" w:date="2022-01-09T19:33:00Z" w:initials="KS">
    <w:p w14:paraId="61D0CF9D" w14:textId="77777777" w:rsidR="00791FA3" w:rsidRDefault="00791FA3" w:rsidP="001D6931">
      <w:pPr>
        <w:pStyle w:val="CommentText"/>
      </w:pPr>
      <w:r>
        <w:rPr>
          <w:rStyle w:val="CommentReference"/>
        </w:rPr>
        <w:annotationRef/>
      </w:r>
      <w:r>
        <w:t>Có lẽ không cần cái Extend usecase</w:t>
      </w:r>
    </w:p>
  </w:comment>
  <w:comment w:id="70" w:author="Keios Starqua" w:date="2022-01-09T19:43:00Z" w:initials="KS">
    <w:p w14:paraId="7259C913" w14:textId="77777777" w:rsidR="007E602A" w:rsidRDefault="007E602A" w:rsidP="001D6931">
      <w:pPr>
        <w:pStyle w:val="CommentText"/>
      </w:pPr>
      <w:r>
        <w:rPr>
          <w:rStyle w:val="CommentReference"/>
        </w:rPr>
        <w:annotationRef/>
      </w:r>
      <w:r>
        <w:t xml:space="preserve">3 Extend Use Case Them Sua Xoa Vat Lieu - </w:t>
      </w:r>
    </w:p>
  </w:comment>
  <w:comment w:id="71" w:author="Người dùng Khách" w:date="2022-01-09T19:45:00Z" w:initials="NK">
    <w:p w14:paraId="390A12F1" w14:textId="3F1E6437" w:rsidR="1D0CD3FE" w:rsidRDefault="1D0CD3FE">
      <w:pPr>
        <w:pStyle w:val="CommentText"/>
      </w:pPr>
      <w:r>
        <w:t>oke r á</w:t>
      </w:r>
      <w:r>
        <w:rPr>
          <w:rStyle w:val="CommentReference"/>
        </w:rPr>
        <w:annotationRef/>
      </w:r>
    </w:p>
  </w:comment>
  <w:comment w:id="66" w:author="Debbie Olga" w:date="2021-11-08T21:16:00Z" w:initials="TT">
    <w:p w14:paraId="60828E90" w14:textId="7983DF9A" w:rsidR="009F48DF" w:rsidRDefault="009F48DF">
      <w:pPr>
        <w:pStyle w:val="CommentText"/>
      </w:pPr>
      <w:r>
        <w:rPr>
          <w:rStyle w:val="CommentReference"/>
        </w:rPr>
        <w:annotationRef/>
      </w:r>
      <w:r>
        <w:t>Chỉnh sửa</w:t>
      </w:r>
    </w:p>
  </w:comment>
  <w:comment w:id="67" w:author="Keios Starqua" w:date="2022-01-09T20:02:00Z" w:initials="KS">
    <w:p w14:paraId="3A002A8E" w14:textId="77777777" w:rsidR="00FC0E75" w:rsidRDefault="00FC0E75" w:rsidP="001D6931">
      <w:pPr>
        <w:pStyle w:val="CommentText"/>
      </w:pPr>
      <w:r>
        <w:rPr>
          <w:rStyle w:val="CommentReference"/>
        </w:rPr>
        <w:annotationRef/>
      </w:r>
      <w:r>
        <w:t>Ok</w:t>
      </w:r>
    </w:p>
  </w:comment>
  <w:comment w:id="77" w:author="Keios Starqua" w:date="2021-10-26T08:38:00Z" w:initials="KS">
    <w:p w14:paraId="5A5CB6DB" w14:textId="336D6407" w:rsidR="00C6728F" w:rsidRDefault="00C6728F">
      <w:pPr>
        <w:pStyle w:val="CommentText"/>
      </w:pPr>
      <w:r>
        <w:rPr>
          <w:rStyle w:val="CommentReference"/>
        </w:rPr>
        <w:annotationRef/>
      </w:r>
      <w:r w:rsidRPr="00E256B7">
        <w:rPr>
          <w:highlight w:val="yellow"/>
        </w:rPr>
        <w:t>(Xuất Hóa Đơn include trong Tính Tiền</w:t>
      </w:r>
    </w:p>
  </w:comment>
  <w:comment w:id="78" w:author="Keios Starqua" w:date="2021-11-08T21:25:00Z" w:initials="KS">
    <w:p w14:paraId="7BCF02DC" w14:textId="77777777" w:rsidR="00AE7898" w:rsidRDefault="00AE7898" w:rsidP="007D3CF0">
      <w:pPr>
        <w:rPr>
          <w:sz w:val="20"/>
          <w:szCs w:val="20"/>
        </w:rPr>
      </w:pPr>
      <w:r>
        <w:rPr>
          <w:rStyle w:val="CommentReference"/>
        </w:rPr>
        <w:annotationRef/>
      </w:r>
      <w:r>
        <w:t xml:space="preserve">Cập nhật: Rút gọn Use Case, bỏ bớt Use Case thừa.. </w:t>
      </w:r>
    </w:p>
    <w:p w14:paraId="4FADBC64" w14:textId="77777777" w:rsidR="00AE7898" w:rsidRDefault="00AE7898" w:rsidP="007D3CF0">
      <w:pPr>
        <w:pStyle w:val="CommentText"/>
      </w:pPr>
      <w:r>
        <w:t xml:space="preserve">Edited  8-Nov-2021 21:25 </w:t>
      </w:r>
    </w:p>
  </w:comment>
  <w:comment w:id="79" w:author="Keios Starqua" w:date="2022-01-09T19:44:00Z" w:initials="KS">
    <w:p w14:paraId="062A5535" w14:textId="77777777" w:rsidR="00B87A33" w:rsidRDefault="00B87A33" w:rsidP="001D6931">
      <w:pPr>
        <w:pStyle w:val="CommentText"/>
      </w:pPr>
      <w:r>
        <w:rPr>
          <w:rStyle w:val="CommentReference"/>
        </w:rPr>
        <w:annotationRef/>
      </w:r>
      <w:r>
        <w:rPr>
          <w:b/>
          <w:bCs/>
        </w:rPr>
        <w:t>M</w:t>
      </w:r>
      <w:r>
        <w:rPr>
          <w:b/>
        </w:rPr>
        <w:t>ở</w:t>
      </w:r>
      <w:r>
        <w:rPr>
          <w:b/>
          <w:bCs/>
        </w:rPr>
        <w:t xml:space="preserve"> r</w:t>
      </w:r>
      <w:r>
        <w:rPr>
          <w:b/>
        </w:rPr>
        <w:t>ộ</w:t>
      </w:r>
      <w:r>
        <w:rPr>
          <w:b/>
          <w:bCs/>
        </w:rPr>
        <w:t>ng các Use Case – Xoa, Cap Nhat</w:t>
      </w:r>
    </w:p>
  </w:comment>
  <w:comment w:id="76" w:author="Debbie Olga" w:date="2021-11-08T21:17:00Z" w:initials="TT">
    <w:p w14:paraId="5EDF0C8E" w14:textId="211377F2" w:rsidR="00543CEC" w:rsidRDefault="00543CEC">
      <w:pPr>
        <w:pStyle w:val="CommentText"/>
      </w:pPr>
      <w:r>
        <w:rPr>
          <w:rStyle w:val="CommentReference"/>
        </w:rPr>
        <w:annotationRef/>
      </w:r>
      <w:r>
        <w:t>Chỉnh sửa</w:t>
      </w:r>
    </w:p>
  </w:comment>
  <w:comment w:id="82" w:author="Keios Starqua" w:date="2021-10-26T08:10:00Z" w:initials="KS">
    <w:p w14:paraId="4B0103FC" w14:textId="5E67BBCD" w:rsidR="00D21F56" w:rsidRDefault="00D21F56" w:rsidP="00AE7898">
      <w:pPr>
        <w:pStyle w:val="CommentText"/>
      </w:pPr>
      <w:r>
        <w:rPr>
          <w:rStyle w:val="CommentReference"/>
        </w:rPr>
        <w:annotationRef/>
      </w:r>
      <w:r>
        <w:t>(</w:t>
      </w:r>
      <w:r w:rsidRPr="08A871FE">
        <w:rPr>
          <w:bCs/>
        </w:rPr>
        <w:t xml:space="preserve">đã </w:t>
      </w:r>
      <w:r w:rsidRPr="08A871FE">
        <w:rPr>
          <w:bCs/>
          <w:highlight w:val="yellow"/>
        </w:rPr>
        <w:t>xóa</w:t>
      </w:r>
      <w:r w:rsidRPr="13AD83C4">
        <w:rPr>
          <w:highlight w:val="yellow"/>
        </w:rPr>
        <w:t xml:space="preserve"> mở khóa</w:t>
      </w:r>
      <w:r w:rsidRPr="3EA63370">
        <w:rPr>
          <w:bCs/>
        </w:rPr>
        <w:t>)</w:t>
      </w:r>
      <w:r>
        <w:rPr>
          <w:rStyle w:val="CommentReference"/>
        </w:rPr>
        <w:annotationRef/>
      </w:r>
    </w:p>
  </w:comment>
  <w:comment w:id="83" w:author="Keios Starqua" w:date="2022-01-09T19:45:00Z" w:initials="KS">
    <w:p w14:paraId="5A1909A0" w14:textId="77777777" w:rsidR="00B87A33" w:rsidRDefault="00B87A33" w:rsidP="00285A75">
      <w:pPr>
        <w:pStyle w:val="CommentText"/>
      </w:pPr>
      <w:r>
        <w:rPr>
          <w:rStyle w:val="CommentReference"/>
        </w:rPr>
        <w:annotationRef/>
      </w:r>
      <w:r>
        <w:rPr>
          <w:color w:val="2F5496"/>
        </w:rPr>
        <w:t>Xóa Use Case Extend Chinh Sửa –&gt; Chỉnh Sửa Hóa Đơn</w:t>
      </w:r>
      <w:r>
        <w:rPr>
          <w:rStyle w:val="CommentReference"/>
        </w:rPr>
        <w:annotationRef/>
      </w:r>
    </w:p>
  </w:comment>
  <w:comment w:id="88" w:author="Keios Starqua" w:date="2021-10-26T08:09:00Z" w:initials="KS">
    <w:p w14:paraId="00ADC259" w14:textId="0D9325DB" w:rsidR="000A608C" w:rsidRDefault="000A608C">
      <w:pPr>
        <w:pStyle w:val="CommentText"/>
      </w:pPr>
      <w:r>
        <w:rPr>
          <w:rStyle w:val="CommentReference"/>
        </w:rPr>
        <w:annotationRef/>
      </w:r>
      <w:r>
        <w:t xml:space="preserve">(đã xóa </w:t>
      </w:r>
      <w:r w:rsidRPr="000A415D">
        <w:rPr>
          <w:highlight w:val="yellow"/>
        </w:rPr>
        <w:t>Gửi Yêu cầu</w:t>
      </w:r>
      <w:r>
        <w:t>)</w:t>
      </w:r>
      <w:r>
        <w:rPr>
          <w:rStyle w:val="CommentReference"/>
        </w:rPr>
        <w:annotationRef/>
      </w:r>
    </w:p>
  </w:comment>
  <w:comment w:id="89" w:author="Keios Starqua" w:date="2022-01-09T19:46:00Z" w:initials="KS">
    <w:p w14:paraId="4693F0AE" w14:textId="77777777" w:rsidR="004F6D84" w:rsidRDefault="004F6D84" w:rsidP="001D6931">
      <w:pPr>
        <w:pStyle w:val="CommentText"/>
      </w:pPr>
      <w:r>
        <w:rPr>
          <w:rStyle w:val="CommentReference"/>
        </w:rPr>
        <w:annotationRef/>
      </w:r>
      <w:r>
        <w:t>- Nguyên Vật Liệu</w:t>
      </w:r>
      <w:r>
        <w:rPr>
          <w:rStyle w:val="CommentReference"/>
        </w:rPr>
        <w:annotationRef/>
      </w:r>
    </w:p>
  </w:comment>
  <w:comment w:id="90" w:author="Keios Starqua" w:date="2022-01-09T19:46:00Z" w:initials="KS">
    <w:p w14:paraId="6B56A4DB" w14:textId="77777777" w:rsidR="004F6D84" w:rsidRDefault="004F6D84" w:rsidP="001D6931">
      <w:pPr>
        <w:pStyle w:val="CommentText"/>
      </w:pPr>
      <w:r>
        <w:rPr>
          <w:rStyle w:val="CommentReference"/>
        </w:rPr>
        <w:annotationRef/>
      </w:r>
      <w:r>
        <w:t>Cái này thầy không nói gì thêm..</w:t>
      </w:r>
      <w:r>
        <w:rPr>
          <w:rStyle w:val="CommentReference"/>
        </w:rPr>
        <w:annotationRef/>
      </w:r>
    </w:p>
  </w:comment>
  <w:comment w:id="113" w:author="Keios Starqua" w:date="2021-11-07T19:22:00Z" w:initials="KS">
    <w:p w14:paraId="490A4CEA" w14:textId="75FF4850" w:rsidR="000678C9" w:rsidRDefault="000678C9">
      <w:pPr>
        <w:pStyle w:val="CommentText"/>
      </w:pPr>
      <w:r>
        <w:rPr>
          <w:rStyle w:val="CommentReference"/>
        </w:rPr>
        <w:annotationRef/>
      </w:r>
      <w:r>
        <w:t>???</w:t>
      </w:r>
    </w:p>
  </w:comment>
  <w:comment w:id="114" w:author="Người dùng Khách" w:date="2022-01-09T19:25:00Z" w:initials="NK">
    <w:p w14:paraId="6C1FD9C3" w14:textId="75318718" w:rsidR="41B7C64D" w:rsidRDefault="41B7C64D">
      <w:pPr>
        <w:pStyle w:val="CommentText"/>
      </w:pPr>
      <w:r>
        <w:t>what u want here ? XD</w:t>
      </w:r>
      <w:r>
        <w:rPr>
          <w:rStyle w:val="CommentReference"/>
        </w:rPr>
        <w:annotationRef/>
      </w:r>
    </w:p>
  </w:comment>
  <w:comment w:id="115" w:author="Keios Starqua" w:date="2022-01-09T20:38:00Z" w:initials="KS">
    <w:p w14:paraId="16D88295" w14:textId="77777777" w:rsidR="00D010AF" w:rsidRDefault="00D010AF" w:rsidP="001D6931">
      <w:pPr>
        <w:pStyle w:val="CommentText"/>
      </w:pPr>
      <w:r>
        <w:rPr>
          <w:rStyle w:val="CommentReference"/>
        </w:rPr>
        <w:annotationRef/>
      </w:r>
      <w:r>
        <w:t>Đã Đăng Nhập? Or Không</w:t>
      </w:r>
    </w:p>
  </w:comment>
  <w:comment w:id="118" w:author="Keios Starqua" w:date="2021-11-07T19:26:00Z" w:initials="KS">
    <w:p w14:paraId="4935402D" w14:textId="0B164342" w:rsidR="007A19E6" w:rsidRDefault="007A19E6">
      <w:pPr>
        <w:pStyle w:val="CommentText"/>
      </w:pPr>
      <w:r>
        <w:rPr>
          <w:rStyle w:val="CommentReference"/>
        </w:rPr>
        <w:annotationRef/>
      </w:r>
      <w:r w:rsidR="00D35F71">
        <w:rPr>
          <w:rFonts w:ascii="Segoe UI Emoji" w:hAnsi="Segoe UI Emoji" w:cs="Segoe UI Emoji"/>
        </w:rPr>
        <w:t>✅</w:t>
      </w:r>
    </w:p>
  </w:comment>
  <w:comment w:id="126" w:author="Keios Starqua" w:date="2021-11-07T19:45:00Z" w:initials="KS">
    <w:p w14:paraId="3BA6587E" w14:textId="3AA67A43" w:rsidR="007A5C60" w:rsidRDefault="007A5C60">
      <w:pPr>
        <w:pStyle w:val="CommentText"/>
      </w:pPr>
      <w:r>
        <w:rPr>
          <w:rStyle w:val="CommentReference"/>
        </w:rPr>
        <w:annotationRef/>
      </w:r>
      <w:r>
        <w:rPr>
          <w:rFonts w:ascii="Segoe UI Emoji" w:hAnsi="Segoe UI Emoji" w:cs="Segoe UI Emoji"/>
        </w:rPr>
        <w:t>✅</w:t>
      </w:r>
    </w:p>
  </w:comment>
  <w:comment w:id="127" w:author="Keios Starqua" w:date="2021-11-26T12:35:00Z" w:initials="KS">
    <w:p w14:paraId="50B9754D" w14:textId="77777777" w:rsidR="005D764C" w:rsidRDefault="005D764C" w:rsidP="003A7BE3">
      <w:pPr>
        <w:pStyle w:val="CommentText"/>
      </w:pPr>
      <w:r>
        <w:rPr>
          <w:rStyle w:val="CommentReference"/>
        </w:rPr>
        <w:annotationRef/>
      </w:r>
      <w:r>
        <w:t>26-Nov-2021 12:35 Xóa Use Case Cập Nhật Menu, nhập vào Use case Quản lý Menu</w:t>
      </w:r>
    </w:p>
  </w:comment>
  <w:comment w:id="139" w:author="Keios Starqua" w:date="2021-11-07T20:04:00Z" w:initials="KS">
    <w:p w14:paraId="6B8179FF" w14:textId="75D5F6A4" w:rsidR="00A33481" w:rsidRDefault="00A33481">
      <w:pPr>
        <w:pStyle w:val="CommentText"/>
      </w:pPr>
      <w:r>
        <w:rPr>
          <w:rStyle w:val="CommentReference"/>
        </w:rPr>
        <w:annotationRef/>
      </w:r>
      <w:r>
        <w:rPr>
          <w:rFonts w:ascii="Segoe UI Emoji" w:hAnsi="Segoe UI Emoji" w:cs="Segoe UI Emoji"/>
        </w:rPr>
        <w:t>✅</w:t>
      </w:r>
      <w:r>
        <w:rPr>
          <w:rStyle w:val="CommentReference"/>
        </w:rPr>
        <w:annotationRef/>
      </w:r>
    </w:p>
  </w:comment>
  <w:comment w:id="148" w:author="Keios Starqua" w:date="2021-11-07T21:15:00Z" w:initials="KS">
    <w:p w14:paraId="45CF5DF0" w14:textId="54321910" w:rsidR="00307C93" w:rsidRDefault="00307C93">
      <w:pPr>
        <w:pStyle w:val="CommentText"/>
      </w:pPr>
      <w:r>
        <w:rPr>
          <w:rStyle w:val="CommentReference"/>
        </w:rPr>
        <w:annotationRef/>
      </w:r>
      <w:r w:rsidR="00987A76">
        <w:rPr>
          <mc:AlternateContent>
            <mc:Choice Requires="w16se"/>
            <mc:Fallback>
              <w:rFonts w:ascii="Segoe UI Emoji" w:eastAsia="Segoe UI Emoji" w:hAnsi="Segoe UI Emoji" w:cs="Segoe UI Emoji"/>
            </mc:Fallback>
          </mc:AlternateContent>
        </w:rPr>
        <mc:AlternateContent>
          <mc:Choice Requires="w16se">
            <w16se:symEx w16se:font="Segoe UI Emoji" w16se:char="1F914"/>
          </mc:Choice>
          <mc:Fallback>
            <w:t>🤔</w:t>
          </mc:Fallback>
        </mc:AlternateContent>
      </w:r>
      <w:r>
        <w:rPr>
          <w:rStyle w:val="CommentReference"/>
        </w:rPr>
        <w:annotationRef/>
      </w:r>
    </w:p>
  </w:comment>
  <w:comment w:id="149" w:author="Người dùng Khách" w:date="2022-01-09T19:37:00Z" w:initials="NK">
    <w:p w14:paraId="2846A82B" w14:textId="74EC4F29" w:rsidR="122B0CC7" w:rsidRDefault="122B0CC7">
      <w:pPr>
        <w:pStyle w:val="CommentText"/>
      </w:pPr>
      <w:r>
        <w:t>chỗ  này cần gì v Khôi</w:t>
      </w:r>
      <w:r>
        <w:rPr>
          <w:rStyle w:val="CommentReference"/>
        </w:rPr>
        <w:annotationRef/>
      </w:r>
      <w:r>
        <w:rPr>
          <w:rStyle w:val="CommentReference"/>
        </w:rPr>
        <w:annotationRef/>
      </w:r>
    </w:p>
  </w:comment>
  <w:comment w:id="150" w:author="Người dùng Khách" w:date="2022-01-09T19:37:00Z" w:initials="NK">
    <w:p w14:paraId="30AC0846" w14:textId="0034C7EC" w:rsidR="7F136137" w:rsidRDefault="7F136137">
      <w:pPr>
        <w:pStyle w:val="CommentText"/>
      </w:pPr>
      <w:r>
        <w:t>à hiểu r</w:t>
      </w:r>
      <w:r>
        <w:rPr>
          <w:rStyle w:val="CommentReference"/>
        </w:rPr>
        <w:annotationRef/>
      </w:r>
      <w:r>
        <w:rPr>
          <w:rStyle w:val="CommentReference"/>
        </w:rPr>
        <w:annotationRef/>
      </w:r>
    </w:p>
    <w:p w14:paraId="45477F4C" w14:textId="5394B22E" w:rsidR="7F136137" w:rsidRDefault="7F136137">
      <w:pPr>
        <w:pStyle w:val="CommentText"/>
      </w:pPr>
    </w:p>
  </w:comment>
  <w:comment w:id="151" w:author="Keios Starqua" w:date="2022-01-09T21:52:00Z" w:initials="KS">
    <w:p w14:paraId="5D758122" w14:textId="77777777" w:rsidR="007854ED" w:rsidRDefault="007854ED" w:rsidP="001D6931">
      <w:pPr>
        <w:pStyle w:val="CommentText"/>
      </w:pPr>
      <w:r>
        <w:rPr>
          <w:rStyle w:val="CommentReference"/>
        </w:rPr>
        <w:annotationRef/>
      </w:r>
      <w:r>
        <w:t>OK</w:t>
      </w:r>
      <w:r>
        <w:rPr>
          <w:rStyle w:val="CommentReference"/>
        </w:rPr>
        <w:annotationRef/>
      </w:r>
    </w:p>
  </w:comment>
  <w:comment w:id="162" w:author="Keios Starqua" w:date="2021-11-08T20:07:00Z" w:initials="KS">
    <w:p w14:paraId="25FF41C3" w14:textId="7FE7E6B7" w:rsidR="00F26100" w:rsidRDefault="009C518C" w:rsidP="00B31FDA">
      <w:pPr>
        <w:pStyle w:val="CommentText"/>
      </w:pPr>
      <w:r>
        <w:rPr>
          <w:rStyle w:val="CommentReference"/>
        </w:rPr>
        <w:annotationRef/>
      </w:r>
      <w:r w:rsidR="00F26100">
        <w:t xml:space="preserve">Lớp </w:t>
      </w:r>
      <w:r w:rsidR="00F26100">
        <w:rPr>
          <w:b/>
          <w:bCs/>
        </w:rPr>
        <w:t>Menu</w:t>
      </w:r>
      <w:r w:rsidR="00F26100">
        <w:t xml:space="preserve"> để cho Quản Lý Menu</w:t>
      </w:r>
      <w:r>
        <w:rPr>
          <w:rStyle w:val="CommentReference"/>
        </w:rPr>
        <w:annotationRef/>
      </w:r>
    </w:p>
  </w:comment>
  <w:comment w:id="187" w:author="Keios Starqua" w:date="2021-11-15T19:27:00Z" w:initials="KS">
    <w:p w14:paraId="1A76EC98" w14:textId="77777777" w:rsidR="002B7487" w:rsidRDefault="00127CB3" w:rsidP="003A7BE3">
      <w:pPr>
        <w:pStyle w:val="CommentText"/>
      </w:pPr>
      <w:r>
        <w:rPr>
          <w:rStyle w:val="CommentReference"/>
        </w:rPr>
        <w:annotationRef/>
      </w:r>
      <w:r w:rsidR="002B7487">
        <w:t>Chủ Quản✅</w:t>
      </w:r>
    </w:p>
  </w:comment>
  <w:comment w:id="190" w:author="Keios Starqua" w:date="2021-11-15T19:28:00Z" w:initials="KS">
    <w:p w14:paraId="770902DA" w14:textId="5F5F46BA" w:rsidR="002B7487" w:rsidRDefault="002B7487" w:rsidP="002B7487">
      <w:pPr>
        <w:pStyle w:val="CommentText"/>
      </w:pPr>
      <w:r>
        <w:rPr>
          <w:rStyle w:val="CommentReference"/>
        </w:rPr>
        <w:annotationRef/>
      </w:r>
      <w:r>
        <w:t>Nhân Viên</w:t>
      </w:r>
      <w:r>
        <w:rPr>
          <w:rFonts w:ascii="Segoe UI Emoji" w:hAnsi="Segoe UI Emoji" w:cs="Segoe UI Emoji"/>
        </w:rPr>
        <w:t>✅</w:t>
      </w:r>
      <w:r>
        <w:rPr>
          <w:rStyle w:val="CommentReference"/>
        </w:rPr>
        <w:annotationRef/>
      </w:r>
    </w:p>
  </w:comment>
  <w:comment w:id="193" w:author="Keios Starqua" w:date="2021-11-15T19:28:00Z" w:initials="KS">
    <w:p w14:paraId="004B8344" w14:textId="77777777" w:rsidR="002B7487" w:rsidRDefault="002B7487" w:rsidP="003A7BE3">
      <w:pPr>
        <w:pStyle w:val="CommentText"/>
      </w:pPr>
      <w:r>
        <w:rPr>
          <w:rStyle w:val="CommentReference"/>
        </w:rPr>
        <w:annotationRef/>
      </w:r>
      <w:r>
        <w:t>Quản Lý ✅</w:t>
      </w:r>
    </w:p>
  </w:comment>
  <w:comment w:id="196" w:author="Keios Starqua" w:date="2021-11-15T19:29:00Z" w:initials="KS">
    <w:p w14:paraId="4CFE4530" w14:textId="77777777" w:rsidR="002B7487" w:rsidRDefault="002B7487" w:rsidP="003A7BE3">
      <w:pPr>
        <w:pStyle w:val="CommentText"/>
      </w:pPr>
      <w:r>
        <w:rPr>
          <w:rStyle w:val="CommentReference"/>
        </w:rPr>
        <w:annotationRef/>
      </w:r>
      <w:r>
        <w:t>NV Bán Hàng ✅</w:t>
      </w:r>
    </w:p>
  </w:comment>
  <w:comment w:id="199" w:author="Keios Starqua" w:date="2021-11-15T19:29:00Z" w:initials="KS">
    <w:p w14:paraId="66E50EC8" w14:textId="77777777" w:rsidR="002B7487" w:rsidRDefault="002B7487" w:rsidP="003A7BE3">
      <w:pPr>
        <w:pStyle w:val="CommentText"/>
      </w:pPr>
      <w:r>
        <w:rPr>
          <w:rStyle w:val="CommentReference"/>
        </w:rPr>
        <w:annotationRef/>
      </w:r>
      <w:r>
        <w:t>NV Pha Chế ✅</w:t>
      </w:r>
    </w:p>
  </w:comment>
  <w:comment w:id="203" w:author="Keios Starqua" w:date="2021-11-15T19:33:00Z" w:initials="KS">
    <w:p w14:paraId="0FAA3238" w14:textId="77777777" w:rsidR="00756E69" w:rsidRDefault="00756E69" w:rsidP="003A7BE3">
      <w:pPr>
        <w:pStyle w:val="CommentText"/>
      </w:pPr>
      <w:r>
        <w:rPr>
          <w:rStyle w:val="CommentReference"/>
        </w:rPr>
        <w:annotationRef/>
      </w:r>
      <w:r>
        <w:t>Menu ✅</w:t>
      </w:r>
    </w:p>
  </w:comment>
  <w:comment w:id="220" w:author="Keios Starqua" w:date="2021-11-15T19:39:00Z" w:initials="KS">
    <w:p w14:paraId="009D914C" w14:textId="77777777" w:rsidR="00D83EFE" w:rsidRDefault="00D83EFE" w:rsidP="003A7BE3">
      <w:pPr>
        <w:pStyle w:val="CommentText"/>
      </w:pPr>
      <w:r>
        <w:rPr>
          <w:rStyle w:val="CommentReference"/>
        </w:rPr>
        <w:annotationRef/>
      </w:r>
      <w:r>
        <w:t>Hóa Đơn ✅</w:t>
      </w:r>
    </w:p>
  </w:comment>
  <w:comment w:id="223" w:author="Keios Starqua" w:date="2021-11-15T19:42:00Z" w:initials="KS">
    <w:p w14:paraId="3F6BED51" w14:textId="77777777" w:rsidR="007E7A5B" w:rsidRDefault="007E7A5B" w:rsidP="003A7BE3">
      <w:pPr>
        <w:pStyle w:val="CommentText"/>
      </w:pPr>
      <w:r>
        <w:rPr>
          <w:rStyle w:val="CommentReference"/>
        </w:rPr>
        <w:annotationRef/>
      </w:r>
      <w:r>
        <w:t>Sản Phẩm ✅</w:t>
      </w:r>
    </w:p>
  </w:comment>
  <w:comment w:id="226" w:author="Keios Starqua" w:date="2021-11-15T20:33:00Z" w:initials="KS">
    <w:p w14:paraId="53576D45" w14:textId="77777777" w:rsidR="0041509B" w:rsidRDefault="0041509B" w:rsidP="003A7BE3">
      <w:pPr>
        <w:pStyle w:val="CommentText"/>
      </w:pPr>
      <w:r>
        <w:rPr>
          <w:rStyle w:val="CommentReference"/>
        </w:rPr>
        <w:annotationRef/>
      </w:r>
      <w:r>
        <w:t>Kho Hàng ✅</w:t>
      </w:r>
    </w:p>
  </w:comment>
  <w:comment w:id="229" w:author="Keios Starqua" w:date="2021-11-15T20:35:00Z" w:initials="KS">
    <w:p w14:paraId="7F80D3C6" w14:textId="77777777" w:rsidR="00BA23D4" w:rsidRDefault="00BA23D4" w:rsidP="003A7BE3">
      <w:pPr>
        <w:pStyle w:val="CommentText"/>
      </w:pPr>
      <w:r>
        <w:rPr>
          <w:rStyle w:val="CommentReference"/>
        </w:rPr>
        <w:annotationRef/>
      </w:r>
      <w:r>
        <w:t>Vật Liệu ✅</w:t>
      </w:r>
    </w:p>
  </w:comment>
  <w:comment w:id="244" w:author="Keios Starqua" w:date="2022-01-11T13:57:00Z" w:initials="KS">
    <w:p w14:paraId="395F973F" w14:textId="77777777" w:rsidR="009851E9" w:rsidRDefault="009851E9" w:rsidP="001D6931">
      <w:pPr>
        <w:pStyle w:val="CommentText"/>
      </w:pPr>
      <w:r>
        <w:rPr>
          <w:rStyle w:val="CommentReference"/>
        </w:rPr>
        <w:annotationRef/>
      </w:r>
      <w:r>
        <w:rPr>
          <w:i/>
          <w:iCs/>
          <w:color w:val="2F5496"/>
        </w:rPr>
        <w:t>Ch</w:t>
      </w:r>
      <w:r>
        <w:rPr>
          <w:i/>
          <w:color w:val="2F5496"/>
        </w:rPr>
        <w:t>ỉ</w:t>
      </w:r>
      <w:r>
        <w:rPr>
          <w:i/>
          <w:iCs/>
          <w:color w:val="2F5496"/>
        </w:rPr>
        <w:t>nh L</w:t>
      </w:r>
      <w:r>
        <w:rPr>
          <w:i/>
          <w:color w:val="2F5496"/>
        </w:rPr>
        <w:t>ạ</w:t>
      </w:r>
      <w:r>
        <w:rPr>
          <w:i/>
          <w:iCs/>
          <w:color w:val="2F5496"/>
        </w:rPr>
        <w:t>i tr</w:t>
      </w:r>
      <w:r>
        <w:rPr>
          <w:i/>
          <w:color w:val="2F5496"/>
        </w:rPr>
        <w:t>ụ</w:t>
      </w:r>
      <w:r>
        <w:rPr>
          <w:i/>
          <w:iCs/>
          <w:color w:val="2F5496"/>
        </w:rPr>
        <w:t>c th</w:t>
      </w:r>
      <w:r>
        <w:rPr>
          <w:i/>
          <w:color w:val="2F5496"/>
        </w:rPr>
        <w:t>ờ</w:t>
      </w:r>
      <w:r>
        <w:rPr>
          <w:i/>
          <w:iCs/>
          <w:color w:val="2F5496"/>
        </w:rPr>
        <w:t>i gian cho dính vào nhau</w:t>
      </w:r>
    </w:p>
  </w:comment>
  <w:comment w:id="264" w:author="Keios Starqua" w:date="2022-01-10T00:14:00Z" w:initials="KS">
    <w:p w14:paraId="4B4B813B" w14:textId="233A1A7D" w:rsidR="008363D6" w:rsidRDefault="008363D6" w:rsidP="001D6931">
      <w:pPr>
        <w:pStyle w:val="CommentText"/>
      </w:pPr>
      <w:r>
        <w:rPr>
          <w:rStyle w:val="CommentReference"/>
        </w:rPr>
        <w:annotationRef/>
      </w:r>
      <w:r>
        <w:t>(chỉnh) ((11 – kiểm tra trùng khóa chính và rẻ nhánh )) – Trục thời gian 11 dài hơn</w:t>
      </w:r>
    </w:p>
  </w:comment>
  <w:comment w:id="267" w:author="Keios Starqua" w:date="2022-01-10T00:22:00Z" w:initials="KS">
    <w:p w14:paraId="5FA3CF80" w14:textId="77777777" w:rsidR="00D71A50" w:rsidRDefault="00D71A50" w:rsidP="001D6931">
      <w:pPr>
        <w:pStyle w:val="CommentText"/>
      </w:pPr>
      <w:r>
        <w:rPr>
          <w:rStyle w:val="CommentReference"/>
        </w:rPr>
        <w:annotationRef/>
      </w:r>
      <w:r>
        <w:t>( notes 7 – kiểm tra) (11 – kiểm tra trùng khóa chính và rẻ nhánh )</w:t>
      </w:r>
      <w:r>
        <w:rPr>
          <w:rStyle w:val="CommentReference"/>
        </w:rPr>
        <w:annotationRef/>
      </w:r>
    </w:p>
  </w:comment>
  <w:comment w:id="270" w:author="Keios Starqua" w:date="2022-01-10T00:43:00Z" w:initials="KS">
    <w:p w14:paraId="5B1E77C6" w14:textId="77777777" w:rsidR="006A3B4E" w:rsidRDefault="006A3B4E" w:rsidP="001D6931">
      <w:pPr>
        <w:pStyle w:val="CommentText"/>
      </w:pPr>
      <w:r>
        <w:rPr>
          <w:rStyle w:val="CommentReference"/>
        </w:rPr>
        <w:annotationRef/>
      </w:r>
      <w:r>
        <w:t>(thêm nhánh hủy xác nhận)</w:t>
      </w:r>
    </w:p>
  </w:comment>
  <w:comment w:id="271" w:author="Keios Starqua" w:date="2022-01-10T00:44:00Z" w:initials="KS">
    <w:p w14:paraId="2CFF772E" w14:textId="77777777" w:rsidR="006A3B4E" w:rsidRDefault="006A3B4E" w:rsidP="001D6931">
      <w:pPr>
        <w:pStyle w:val="CommentText"/>
      </w:pPr>
      <w:r>
        <w:rPr>
          <w:rStyle w:val="CommentReference"/>
        </w:rPr>
        <w:annotationRef/>
      </w:r>
      <w:r>
        <w:t>Ko biết thêm làm sao nè?</w:t>
      </w:r>
    </w:p>
  </w:comment>
  <w:comment w:id="278" w:author="Keios Starqua" w:date="2022-01-10T12:51:00Z" w:initials="KS">
    <w:p w14:paraId="7D0F2F74" w14:textId="77777777" w:rsidR="00FE7A6E" w:rsidRDefault="00FE7A6E" w:rsidP="001D6931">
      <w:pPr>
        <w:pStyle w:val="CommentText"/>
      </w:pPr>
      <w:r>
        <w:rPr>
          <w:rStyle w:val="CommentReference"/>
        </w:rPr>
        <w:annotationRef/>
      </w:r>
      <w:r>
        <w:rPr>
          <w:color w:val="2F5496"/>
        </w:rPr>
        <w:t>( kéo trục thứ 3 thấp xuống )</w:t>
      </w:r>
    </w:p>
  </w:comment>
  <w:comment w:id="281" w:author="Keios Starqua" w:date="2022-01-10T12:54:00Z" w:initials="KS">
    <w:p w14:paraId="38CBAEDB" w14:textId="77777777" w:rsidR="008B0387" w:rsidRDefault="008B0387" w:rsidP="001D6931">
      <w:pPr>
        <w:pStyle w:val="CommentText"/>
      </w:pPr>
      <w:r>
        <w:rPr>
          <w:rStyle w:val="CommentReference"/>
        </w:rPr>
        <w:annotationRef/>
      </w:r>
      <w:r>
        <w:rPr>
          <w:color w:val="2F5496"/>
        </w:rPr>
        <w:t>( kéo trục) (kt tuần trong database)( k cần [7])</w:t>
      </w:r>
    </w:p>
  </w:comment>
  <w:comment w:id="284" w:author="Keios Starqua" w:date="2022-01-10T12:56:00Z" w:initials="KS">
    <w:p w14:paraId="1807BB29" w14:textId="77777777" w:rsidR="000764AA" w:rsidRDefault="000764AA" w:rsidP="001D6931">
      <w:pPr>
        <w:pStyle w:val="CommentText"/>
      </w:pPr>
      <w:r>
        <w:rPr>
          <w:rStyle w:val="CommentReference"/>
        </w:rPr>
        <w:annotationRef/>
      </w:r>
      <w:r>
        <w:rPr>
          <w:color w:val="2F5496"/>
        </w:rPr>
        <w:t>( thêm bước kt mã NV)( xem lại cách viết)</w:t>
      </w:r>
    </w:p>
  </w:comment>
  <w:comment w:id="287" w:author="Keios Starqua" w:date="2022-01-10T12:58:00Z" w:initials="KS">
    <w:p w14:paraId="30876127" w14:textId="77777777" w:rsidR="004107DE" w:rsidRDefault="004107DE" w:rsidP="001D6931">
      <w:pPr>
        <w:pStyle w:val="CommentText"/>
      </w:pPr>
      <w:r>
        <w:rPr>
          <w:rStyle w:val="CommentReference"/>
        </w:rPr>
        <w:annotationRef/>
      </w:r>
      <w:r>
        <w:rPr>
          <w:b/>
          <w:bCs/>
          <w:color w:val="2F5496"/>
        </w:rPr>
        <w:t>(6-10 chỉnh chữ xóa cho dễ hiểu) – Self Message sau số 11 – Lưu thông tin</w:t>
      </w:r>
      <w:r>
        <w:rPr>
          <w:rStyle w:val="CommentReference"/>
        </w:rPr>
        <w:annotationRef/>
      </w:r>
    </w:p>
  </w:comment>
  <w:comment w:id="292" w:author="Keios Starqua" w:date="2022-01-10T13:11:00Z" w:initials="KS">
    <w:p w14:paraId="222ED984" w14:textId="77777777" w:rsidR="005653D6" w:rsidRDefault="005653D6" w:rsidP="001D6931">
      <w:pPr>
        <w:pStyle w:val="CommentText"/>
      </w:pPr>
      <w:r>
        <w:rPr>
          <w:rStyle w:val="CommentReference"/>
        </w:rPr>
        <w:annotationRef/>
      </w:r>
      <w:r>
        <w:rPr>
          <w:i/>
          <w:iCs/>
          <w:color w:val="2F5496"/>
        </w:rPr>
        <w:t>( {1} th</w:t>
      </w:r>
      <w:r>
        <w:rPr>
          <w:i/>
          <w:color w:val="2F5496"/>
        </w:rPr>
        <w:t>ố</w:t>
      </w:r>
      <w:r>
        <w:rPr>
          <w:i/>
          <w:iCs/>
          <w:color w:val="2F5496"/>
        </w:rPr>
        <w:t>ng kê doanh thu theo tháng hi</w:t>
      </w:r>
      <w:r>
        <w:rPr>
          <w:i/>
          <w:color w:val="2F5496"/>
        </w:rPr>
        <w:t>ệ</w:t>
      </w:r>
      <w:r>
        <w:rPr>
          <w:i/>
          <w:iCs/>
          <w:color w:val="2F5496"/>
        </w:rPr>
        <w:t>n t</w:t>
      </w:r>
      <w:r>
        <w:rPr>
          <w:i/>
          <w:color w:val="2F5496"/>
        </w:rPr>
        <w:t>ạ</w:t>
      </w:r>
      <w:r>
        <w:rPr>
          <w:i/>
          <w:iCs/>
          <w:color w:val="2F5496"/>
        </w:rPr>
        <w:t>i)- s</w:t>
      </w:r>
      <w:r>
        <w:rPr>
          <w:i/>
          <w:color w:val="2F5496"/>
        </w:rPr>
        <w:t>ử</w:t>
      </w:r>
      <w:r>
        <w:rPr>
          <w:i/>
          <w:iCs/>
          <w:color w:val="2F5496"/>
        </w:rPr>
        <w:t>a l</w:t>
      </w:r>
      <w:r>
        <w:rPr>
          <w:i/>
          <w:color w:val="2F5496"/>
        </w:rPr>
        <w:t>ạ</w:t>
      </w:r>
      <w:r>
        <w:rPr>
          <w:i/>
          <w:iCs/>
          <w:color w:val="2F5496"/>
        </w:rPr>
        <w:t>i UML m</w:t>
      </w:r>
      <w:r>
        <w:rPr>
          <w:i/>
          <w:color w:val="2F5496"/>
        </w:rPr>
        <w:t>ớ</w:t>
      </w:r>
      <w:r>
        <w:rPr>
          <w:i/>
          <w:iCs/>
          <w:color w:val="2F5496"/>
        </w:rPr>
        <w:t>i ✅</w:t>
      </w:r>
    </w:p>
  </w:comment>
  <w:comment w:id="297" w:author="Keios Starqua" w:date="2022-01-10T13:30:00Z" w:initials="KS">
    <w:p w14:paraId="213A2321" w14:textId="77777777" w:rsidR="00EC4453" w:rsidRDefault="00EC4453" w:rsidP="001D6931">
      <w:pPr>
        <w:pStyle w:val="CommentText"/>
      </w:pPr>
      <w:r>
        <w:rPr>
          <w:rStyle w:val="CommentReference"/>
        </w:rPr>
        <w:annotationRef/>
      </w:r>
      <w:r>
        <w:t>(gợi ý: Tìm kiếm)</w:t>
      </w:r>
    </w:p>
  </w:comment>
  <w:comment w:id="300" w:author="Keios Starqua" w:date="2022-01-10T13:56:00Z" w:initials="KS">
    <w:p w14:paraId="33A84168" w14:textId="77777777" w:rsidR="001255A2" w:rsidRDefault="001255A2" w:rsidP="001D6931">
      <w:pPr>
        <w:pStyle w:val="CommentText"/>
      </w:pPr>
      <w:r>
        <w:rPr>
          <w:rStyle w:val="CommentReference"/>
        </w:rPr>
        <w:annotationRef/>
      </w:r>
      <w:r>
        <w:rPr>
          <w:color w:val="2F5496"/>
        </w:rPr>
        <w:t>( 7 – kt kiểu dulieu , 11 – kt dữ liệu trong DB trùng or  không)</w:t>
      </w:r>
    </w:p>
  </w:comment>
  <w:comment w:id="369" w:author="Keios Starqua" w:date="2021-12-21T07:39:00Z" w:initials="KS">
    <w:p w14:paraId="0AE57034" w14:textId="77777777" w:rsidR="001C7514" w:rsidRDefault="001C7514" w:rsidP="00393BA2">
      <w:pPr>
        <w:pStyle w:val="CommentText"/>
      </w:pPr>
      <w:r>
        <w:rPr>
          <w:rStyle w:val="CommentReference"/>
        </w:rPr>
        <w:annotationRef/>
      </w:r>
      <w:r>
        <w:t>Menu có thể có nhiều hoặc không có sản phẩm, một sản phẩm có thể trong nhiều hoặc một Menu.</w:t>
      </w:r>
    </w:p>
  </w:comment>
  <w:comment w:id="370" w:author="Người dùng Khách" w:date="2022-01-09T19:30:00Z" w:initials="NK">
    <w:p w14:paraId="21114576" w14:textId="489AF13C" w:rsidR="3D2357CC" w:rsidRDefault="3D2357CC">
      <w:pPr>
        <w:pStyle w:val="CommentText"/>
      </w:pPr>
      <w:r>
        <w:t>agree</w:t>
      </w:r>
      <w:r>
        <w:rPr>
          <w:rStyle w:val="CommentReference"/>
        </w:rPr>
        <w:annotationRef/>
      </w:r>
    </w:p>
  </w:comment>
  <w:comment w:id="371" w:author="Keios Starqua" w:date="2022-01-11T22:34:00Z" w:initials="KS">
    <w:p w14:paraId="3F897B77" w14:textId="77777777" w:rsidR="008A7B05" w:rsidRDefault="008A7B05" w:rsidP="001D6931">
      <w:pPr>
        <w:pStyle w:val="CommentText"/>
      </w:pPr>
      <w:r>
        <w:rPr>
          <w:rStyle w:val="CommentReference"/>
        </w:rPr>
        <w:annotationRef/>
      </w:r>
      <w:r>
        <w:t>Đang làm tiếp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D403F7" w15:done="1"/>
  <w15:commentEx w15:paraId="1124B4A7" w15:done="1"/>
  <w15:commentEx w15:paraId="2A1615FA" w15:done="1"/>
  <w15:commentEx w15:paraId="77B28F64" w15:done="1"/>
  <w15:commentEx w15:paraId="224BD01C" w15:done="1"/>
  <w15:commentEx w15:paraId="03386187" w15:done="1"/>
  <w15:commentEx w15:paraId="3D413B60" w15:done="1"/>
  <w15:commentEx w15:paraId="23544166" w15:paraIdParent="3D413B60" w15:done="1"/>
  <w15:commentEx w15:paraId="29D6EE4D" w15:paraIdParent="3D413B60" w15:done="1"/>
  <w15:commentEx w15:paraId="4F3780F5" w15:done="1"/>
  <w15:commentEx w15:paraId="00E6F760" w15:paraIdParent="4F3780F5" w15:done="1"/>
  <w15:commentEx w15:paraId="2BCEA2FD" w15:paraIdParent="4F3780F5" w15:done="1"/>
  <w15:commentEx w15:paraId="1191A787" w15:done="1"/>
  <w15:commentEx w15:paraId="61D0CF9D" w15:paraIdParent="1191A787" w15:done="1"/>
  <w15:commentEx w15:paraId="7259C913" w15:paraIdParent="1191A787" w15:done="1"/>
  <w15:commentEx w15:paraId="390A12F1" w15:paraIdParent="1191A787" w15:done="1"/>
  <w15:commentEx w15:paraId="60828E90" w15:done="1"/>
  <w15:commentEx w15:paraId="3A002A8E" w15:paraIdParent="60828E90" w15:done="1"/>
  <w15:commentEx w15:paraId="5A5CB6DB" w15:done="1"/>
  <w15:commentEx w15:paraId="4FADBC64" w15:paraIdParent="5A5CB6DB" w15:done="1"/>
  <w15:commentEx w15:paraId="062A5535" w15:paraIdParent="5A5CB6DB" w15:done="1"/>
  <w15:commentEx w15:paraId="5EDF0C8E" w15:done="1"/>
  <w15:commentEx w15:paraId="4B0103FC" w15:done="1"/>
  <w15:commentEx w15:paraId="5A1909A0" w15:paraIdParent="4B0103FC" w15:done="1"/>
  <w15:commentEx w15:paraId="00ADC259" w15:done="1"/>
  <w15:commentEx w15:paraId="4693F0AE" w15:paraIdParent="00ADC259" w15:done="1"/>
  <w15:commentEx w15:paraId="6B56A4DB" w15:paraIdParent="00ADC259" w15:done="1"/>
  <w15:commentEx w15:paraId="490A4CEA" w15:done="1"/>
  <w15:commentEx w15:paraId="6C1FD9C3" w15:paraIdParent="490A4CEA" w15:done="1"/>
  <w15:commentEx w15:paraId="16D88295" w15:paraIdParent="490A4CEA" w15:done="1"/>
  <w15:commentEx w15:paraId="4935402D" w15:done="1"/>
  <w15:commentEx w15:paraId="3BA6587E" w15:done="1"/>
  <w15:commentEx w15:paraId="50B9754D" w15:paraIdParent="3BA6587E" w15:done="1"/>
  <w15:commentEx w15:paraId="6B8179FF" w15:done="1"/>
  <w15:commentEx w15:paraId="45CF5DF0" w15:done="1"/>
  <w15:commentEx w15:paraId="2846A82B" w15:paraIdParent="45CF5DF0" w15:done="1"/>
  <w15:commentEx w15:paraId="45477F4C" w15:paraIdParent="45CF5DF0" w15:done="1"/>
  <w15:commentEx w15:paraId="5D758122" w15:paraIdParent="45CF5DF0" w15:done="1"/>
  <w15:commentEx w15:paraId="25FF41C3" w15:done="1"/>
  <w15:commentEx w15:paraId="1A76EC98" w15:done="0"/>
  <w15:commentEx w15:paraId="770902DA" w15:done="1"/>
  <w15:commentEx w15:paraId="004B8344" w15:done="0"/>
  <w15:commentEx w15:paraId="4CFE4530" w15:done="0"/>
  <w15:commentEx w15:paraId="66E50EC8" w15:done="0"/>
  <w15:commentEx w15:paraId="0FAA3238" w15:done="0"/>
  <w15:commentEx w15:paraId="009D914C" w15:done="0"/>
  <w15:commentEx w15:paraId="3F6BED51" w15:done="0"/>
  <w15:commentEx w15:paraId="53576D45" w15:done="0"/>
  <w15:commentEx w15:paraId="7F80D3C6" w15:done="0"/>
  <w15:commentEx w15:paraId="395F973F" w15:done="1"/>
  <w15:commentEx w15:paraId="4B4B813B" w15:done="1"/>
  <w15:commentEx w15:paraId="5FA3CF80" w15:done="1"/>
  <w15:commentEx w15:paraId="5B1E77C6" w15:done="0"/>
  <w15:commentEx w15:paraId="2CFF772E" w15:paraIdParent="5B1E77C6" w15:done="0"/>
  <w15:commentEx w15:paraId="7D0F2F74" w15:done="0"/>
  <w15:commentEx w15:paraId="38CBAEDB" w15:done="0"/>
  <w15:commentEx w15:paraId="1807BB29" w15:done="0"/>
  <w15:commentEx w15:paraId="30876127" w15:done="1"/>
  <w15:commentEx w15:paraId="222ED984" w15:done="0"/>
  <w15:commentEx w15:paraId="213A2321" w15:done="0"/>
  <w15:commentEx w15:paraId="33A84168" w15:done="0"/>
  <w15:commentEx w15:paraId="0AE57034" w15:done="1"/>
  <w15:commentEx w15:paraId="21114576" w15:paraIdParent="0AE57034" w15:done="1"/>
  <w15:commentEx w15:paraId="3F897B77" w15:paraIdParent="0AE5703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4A556" w16cex:dateUtc="2021-11-09T00:44:00Z"/>
  <w16cex:commentExtensible w16cex:durableId="25858F19" w16cex:dateUtc="2022-01-09T09:43:00Z"/>
  <w16cex:commentExtensible w16cex:durableId="2585AFE7" w16cex:dateUtc="2022-01-09T12:03:00Z"/>
  <w16cex:commentExtensible w16cex:durableId="25340FBE" w16cex:dateUtc="2021-11-08T14:06:00Z"/>
  <w16cex:commentExtensible w16cex:durableId="253411ED" w16cex:dateUtc="2021-11-08T14:15:00Z"/>
  <w16cex:commentExtensible w16cex:durableId="25341209" w16cex:dateUtc="2021-11-08T14:15:00Z"/>
  <w16cex:commentExtensible w16cex:durableId="2534130E" w16cex:dateUtc="2021-11-08T14:20:00Z"/>
  <w16cex:commentExtensible w16cex:durableId="25341425" w16cex:dateUtc="2021-11-08T14:24:00Z"/>
  <w16cex:commentExtensible w16cex:durableId="2585B292" w16cex:dateUtc="2022-01-09T12:14:00Z"/>
  <w16cex:commentExtensible w16cex:durableId="25341221" w16cex:dateUtc="2021-11-08T14:16:00Z"/>
  <w16cex:commentExtensible w16cex:durableId="2585B2B0" w16cex:dateUtc="2022-01-09T12:14:00Z"/>
  <w16cex:commentExtensible w16cex:durableId="2587920C" w16cex:dateUtc="2022-01-10T22:20:00Z"/>
  <w16cex:commentExtensible w16cex:durableId="25223D24" w16cex:dateUtc="2021-10-26T01:39:00Z"/>
  <w16cex:commentExtensible w16cex:durableId="2585B724" w16cex:dateUtc="2022-01-09T12:33:00Z"/>
  <w16cex:commentExtensible w16cex:durableId="2585B962" w16cex:dateUtc="2022-01-09T12:43:00Z"/>
  <w16cex:commentExtensible w16cex:durableId="1D99E133" w16cex:dateUtc="2022-01-09T12:45:00Z"/>
  <w16cex:commentExtensible w16cex:durableId="2534122E" w16cex:dateUtc="2021-11-08T14:16:00Z"/>
  <w16cex:commentExtensible w16cex:durableId="2585BDDC" w16cex:dateUtc="2022-01-09T13:02:00Z"/>
  <w16cex:commentExtensible w16cex:durableId="25223CEA" w16cex:dateUtc="2021-10-26T01:38:00Z"/>
  <w16cex:commentExtensible w16cex:durableId="25341445" w16cex:dateUtc="2021-11-08T14:25:00Z"/>
  <w16cex:commentExtensible w16cex:durableId="2585B9B4" w16cex:dateUtc="2022-01-09T12:44:00Z"/>
  <w16cex:commentExtensible w16cex:durableId="2534127D" w16cex:dateUtc="2021-11-08T14:17:00Z"/>
  <w16cex:commentExtensible w16cex:durableId="25223689" w16cex:dateUtc="2021-10-26T01:10:00Z"/>
  <w16cex:commentExtensible w16cex:durableId="2585B9C1" w16cex:dateUtc="2022-01-09T12:45:00Z"/>
  <w16cex:commentExtensible w16cex:durableId="25223651" w16cex:dateUtc="2021-10-26T01:09:00Z"/>
  <w16cex:commentExtensible w16cex:durableId="2585BA1B" w16cex:dateUtc="2022-01-09T12:46:00Z"/>
  <w16cex:commentExtensible w16cex:durableId="2585BA2A" w16cex:dateUtc="2022-01-09T12:46:00Z"/>
  <w16cex:commentExtensible w16cex:durableId="2532A5DC" w16cex:dateUtc="2021-11-07T12:22:00Z"/>
  <w16cex:commentExtensible w16cex:durableId="15382D66" w16cex:dateUtc="2022-01-09T12:25:00Z"/>
  <w16cex:commentExtensible w16cex:durableId="2585C63B" w16cex:dateUtc="2022-01-09T13:38:00Z"/>
  <w16cex:commentExtensible w16cex:durableId="2532A6D3" w16cex:dateUtc="2021-11-07T12:26:00Z"/>
  <w16cex:commentExtensible w16cex:durableId="2532AB70" w16cex:dateUtc="2021-11-07T12:45:00Z"/>
  <w16cex:commentExtensible w16cex:durableId="254B5325" w16cex:dateUtc="2021-11-26T05:35:00Z"/>
  <w16cex:commentExtensible w16cex:durableId="2532AFCA" w16cex:dateUtc="2021-11-07T13:04:00Z"/>
  <w16cex:commentExtensible w16cex:durableId="2532C072" w16cex:dateUtc="2021-11-07T14:15:00Z"/>
  <w16cex:commentExtensible w16cex:durableId="4871F0A4" w16cex:dateUtc="2022-01-09T12:37:00Z"/>
  <w16cex:commentExtensible w16cex:durableId="5003DBF6" w16cex:dateUtc="2022-01-09T12:37:00Z"/>
  <w16cex:commentExtensible w16cex:durableId="2585D7AD" w16cex:dateUtc="2022-01-09T14:52:00Z"/>
  <w16cex:commentExtensible w16cex:durableId="253401EA" w16cex:dateUtc="2021-11-08T13:07:00Z"/>
  <w16cex:commentExtensible w16cex:durableId="253D331A" w16cex:dateUtc="2021-11-15T12:27:00Z"/>
  <w16cex:commentExtensible w16cex:durableId="253D3341" w16cex:dateUtc="2021-11-15T12:28:00Z"/>
  <w16cex:commentExtensible w16cex:durableId="253D3375" w16cex:dateUtc="2021-11-15T12:28:00Z"/>
  <w16cex:commentExtensible w16cex:durableId="253D338A" w16cex:dateUtc="2021-11-15T12:29:00Z"/>
  <w16cex:commentExtensible w16cex:durableId="253D33AD" w16cex:dateUtc="2021-11-15T12:29:00Z"/>
  <w16cex:commentExtensible w16cex:durableId="253D346C" w16cex:dateUtc="2021-11-15T12:33:00Z"/>
  <w16cex:commentExtensible w16cex:durableId="253D35FA" w16cex:dateUtc="2021-11-15T12:39:00Z"/>
  <w16cex:commentExtensible w16cex:durableId="253D36A2" w16cex:dateUtc="2021-11-15T12:42:00Z"/>
  <w16cex:commentExtensible w16cex:durableId="253D428B" w16cex:dateUtc="2021-11-15T13:33:00Z"/>
  <w16cex:commentExtensible w16cex:durableId="253D4324" w16cex:dateUtc="2021-11-15T13:35:00Z"/>
  <w16cex:commentExtensible w16cex:durableId="25880B30" w16cex:dateUtc="2022-01-11T06:57:00Z"/>
  <w16cex:commentExtensible w16cex:durableId="2585F8EF" w16cex:dateUtc="2022-01-09T17:14:00Z"/>
  <w16cex:commentExtensible w16cex:durableId="2585FABC" w16cex:dateUtc="2022-01-09T17:22:00Z"/>
  <w16cex:commentExtensible w16cex:durableId="2585FFC9" w16cex:dateUtc="2022-01-09T17:43:00Z"/>
  <w16cex:commentExtensible w16cex:durableId="2585FFD3" w16cex:dateUtc="2022-01-09T17:44:00Z"/>
  <w16cex:commentExtensible w16cex:durableId="2586AA65" w16cex:dateUtc="2022-01-10T05:51:00Z"/>
  <w16cex:commentExtensible w16cex:durableId="2586AB1C" w16cex:dateUtc="2022-01-10T05:54:00Z"/>
  <w16cex:commentExtensible w16cex:durableId="2586AB7A" w16cex:dateUtc="2022-01-10T05:56:00Z"/>
  <w16cex:commentExtensible w16cex:durableId="2586ABFD" w16cex:dateUtc="2022-01-10T05:58:00Z"/>
  <w16cex:commentExtensible w16cex:durableId="2586AF16" w16cex:dateUtc="2022-01-10T06:11:00Z"/>
  <w16cex:commentExtensible w16cex:durableId="2586B38E" w16cex:dateUtc="2022-01-10T06:30:00Z"/>
  <w16cex:commentExtensible w16cex:durableId="2586B999" w16cex:dateUtc="2022-01-10T06:56:00Z"/>
  <w16cex:commentExtensible w16cex:durableId="256C032E" w16cex:dateUtc="2021-12-21T00:39:00Z"/>
  <w16cex:commentExtensible w16cex:durableId="745BCEEE" w16cex:dateUtc="2022-01-09T12:30:00Z"/>
  <w16cex:commentExtensible w16cex:durableId="25888484" w16cex:dateUtc="2022-01-11T15: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D403F7" w16cid:durableId="2534A556"/>
  <w16cid:commentId w16cid:paraId="1124B4A7" w16cid:durableId="25858F19"/>
  <w16cid:commentId w16cid:paraId="2A1615FA" w16cid:durableId="2585AFE7"/>
  <w16cid:commentId w16cid:paraId="77B28F64" w16cid:durableId="25340FBE"/>
  <w16cid:commentId w16cid:paraId="224BD01C" w16cid:durableId="253411ED"/>
  <w16cid:commentId w16cid:paraId="03386187" w16cid:durableId="25341209"/>
  <w16cid:commentId w16cid:paraId="3D413B60" w16cid:durableId="2534130E"/>
  <w16cid:commentId w16cid:paraId="23544166" w16cid:durableId="25341425"/>
  <w16cid:commentId w16cid:paraId="29D6EE4D" w16cid:durableId="2585B292"/>
  <w16cid:commentId w16cid:paraId="4F3780F5" w16cid:durableId="25341221"/>
  <w16cid:commentId w16cid:paraId="00E6F760" w16cid:durableId="2585B2B0"/>
  <w16cid:commentId w16cid:paraId="2BCEA2FD" w16cid:durableId="2587920C"/>
  <w16cid:commentId w16cid:paraId="1191A787" w16cid:durableId="25223D24"/>
  <w16cid:commentId w16cid:paraId="61D0CF9D" w16cid:durableId="2585B724"/>
  <w16cid:commentId w16cid:paraId="7259C913" w16cid:durableId="2585B962"/>
  <w16cid:commentId w16cid:paraId="390A12F1" w16cid:durableId="1D99E133"/>
  <w16cid:commentId w16cid:paraId="60828E90" w16cid:durableId="2534122E"/>
  <w16cid:commentId w16cid:paraId="3A002A8E" w16cid:durableId="2585BDDC"/>
  <w16cid:commentId w16cid:paraId="5A5CB6DB" w16cid:durableId="25223CEA"/>
  <w16cid:commentId w16cid:paraId="4FADBC64" w16cid:durableId="25341445"/>
  <w16cid:commentId w16cid:paraId="062A5535" w16cid:durableId="2585B9B4"/>
  <w16cid:commentId w16cid:paraId="5EDF0C8E" w16cid:durableId="2534127D"/>
  <w16cid:commentId w16cid:paraId="4B0103FC" w16cid:durableId="25223689"/>
  <w16cid:commentId w16cid:paraId="5A1909A0" w16cid:durableId="2585B9C1"/>
  <w16cid:commentId w16cid:paraId="00ADC259" w16cid:durableId="25223651"/>
  <w16cid:commentId w16cid:paraId="4693F0AE" w16cid:durableId="2585BA1B"/>
  <w16cid:commentId w16cid:paraId="6B56A4DB" w16cid:durableId="2585BA2A"/>
  <w16cid:commentId w16cid:paraId="490A4CEA" w16cid:durableId="2532A5DC"/>
  <w16cid:commentId w16cid:paraId="6C1FD9C3" w16cid:durableId="15382D66"/>
  <w16cid:commentId w16cid:paraId="16D88295" w16cid:durableId="2585C63B"/>
  <w16cid:commentId w16cid:paraId="4935402D" w16cid:durableId="2532A6D3"/>
  <w16cid:commentId w16cid:paraId="3BA6587E" w16cid:durableId="2532AB70"/>
  <w16cid:commentId w16cid:paraId="50B9754D" w16cid:durableId="254B5325"/>
  <w16cid:commentId w16cid:paraId="6B8179FF" w16cid:durableId="2532AFCA"/>
  <w16cid:commentId w16cid:paraId="45CF5DF0" w16cid:durableId="2532C072"/>
  <w16cid:commentId w16cid:paraId="2846A82B" w16cid:durableId="4871F0A4"/>
  <w16cid:commentId w16cid:paraId="45477F4C" w16cid:durableId="5003DBF6"/>
  <w16cid:commentId w16cid:paraId="5D758122" w16cid:durableId="2585D7AD"/>
  <w16cid:commentId w16cid:paraId="25FF41C3" w16cid:durableId="253401EA"/>
  <w16cid:commentId w16cid:paraId="1A76EC98" w16cid:durableId="253D331A"/>
  <w16cid:commentId w16cid:paraId="770902DA" w16cid:durableId="253D3341"/>
  <w16cid:commentId w16cid:paraId="004B8344" w16cid:durableId="253D3375"/>
  <w16cid:commentId w16cid:paraId="4CFE4530" w16cid:durableId="253D338A"/>
  <w16cid:commentId w16cid:paraId="66E50EC8" w16cid:durableId="253D33AD"/>
  <w16cid:commentId w16cid:paraId="0FAA3238" w16cid:durableId="253D346C"/>
  <w16cid:commentId w16cid:paraId="009D914C" w16cid:durableId="253D35FA"/>
  <w16cid:commentId w16cid:paraId="3F6BED51" w16cid:durableId="253D36A2"/>
  <w16cid:commentId w16cid:paraId="53576D45" w16cid:durableId="253D428B"/>
  <w16cid:commentId w16cid:paraId="7F80D3C6" w16cid:durableId="253D4324"/>
  <w16cid:commentId w16cid:paraId="395F973F" w16cid:durableId="25880B30"/>
  <w16cid:commentId w16cid:paraId="4B4B813B" w16cid:durableId="2585F8EF"/>
  <w16cid:commentId w16cid:paraId="5FA3CF80" w16cid:durableId="2585FABC"/>
  <w16cid:commentId w16cid:paraId="5B1E77C6" w16cid:durableId="2585FFC9"/>
  <w16cid:commentId w16cid:paraId="2CFF772E" w16cid:durableId="2585FFD3"/>
  <w16cid:commentId w16cid:paraId="7D0F2F74" w16cid:durableId="2586AA65"/>
  <w16cid:commentId w16cid:paraId="38CBAEDB" w16cid:durableId="2586AB1C"/>
  <w16cid:commentId w16cid:paraId="1807BB29" w16cid:durableId="2586AB7A"/>
  <w16cid:commentId w16cid:paraId="30876127" w16cid:durableId="2586ABFD"/>
  <w16cid:commentId w16cid:paraId="222ED984" w16cid:durableId="2586AF16"/>
  <w16cid:commentId w16cid:paraId="213A2321" w16cid:durableId="2586B38E"/>
  <w16cid:commentId w16cid:paraId="33A84168" w16cid:durableId="2586B999"/>
  <w16cid:commentId w16cid:paraId="0AE57034" w16cid:durableId="256C032E"/>
  <w16cid:commentId w16cid:paraId="21114576" w16cid:durableId="745BCEEE"/>
  <w16cid:commentId w16cid:paraId="3F897B77" w16cid:durableId="258884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7F47A" w14:textId="77777777" w:rsidR="00E649F8" w:rsidRDefault="00E649F8">
      <w:pPr>
        <w:spacing w:after="0" w:line="240" w:lineRule="auto"/>
      </w:pPr>
      <w:r>
        <w:separator/>
      </w:r>
    </w:p>
  </w:endnote>
  <w:endnote w:type="continuationSeparator" w:id="0">
    <w:p w14:paraId="205BA75B" w14:textId="77777777" w:rsidR="00E649F8" w:rsidRDefault="00E649F8">
      <w:pPr>
        <w:spacing w:after="0" w:line="240" w:lineRule="auto"/>
      </w:pPr>
      <w:r>
        <w:continuationSeparator/>
      </w:r>
    </w:p>
  </w:endnote>
  <w:endnote w:type="continuationNotice" w:id="1">
    <w:p w14:paraId="0CCDDBDC" w14:textId="77777777" w:rsidR="00E649F8" w:rsidRDefault="00E649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Light (Đầu đề)">
    <w:altName w:val="Calibri Light"/>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CB386BC" w14:paraId="239E52CC" w14:textId="77777777" w:rsidTr="4CB386BC">
      <w:tc>
        <w:tcPr>
          <w:tcW w:w="3120" w:type="dxa"/>
        </w:tcPr>
        <w:p w14:paraId="74659A7A" w14:textId="78A5B15E" w:rsidR="4CB386BC" w:rsidRDefault="4CB386BC" w:rsidP="4CB386BC">
          <w:pPr>
            <w:pStyle w:val="Header"/>
            <w:ind w:left="-115"/>
          </w:pPr>
        </w:p>
      </w:tc>
      <w:tc>
        <w:tcPr>
          <w:tcW w:w="3120" w:type="dxa"/>
        </w:tcPr>
        <w:p w14:paraId="11CD7031" w14:textId="76866CAA" w:rsidR="4CB386BC" w:rsidRDefault="4CB386BC" w:rsidP="4CB386BC">
          <w:pPr>
            <w:pStyle w:val="Header"/>
            <w:jc w:val="center"/>
          </w:pPr>
        </w:p>
      </w:tc>
      <w:tc>
        <w:tcPr>
          <w:tcW w:w="3120" w:type="dxa"/>
        </w:tcPr>
        <w:p w14:paraId="06841F40" w14:textId="35FBA124" w:rsidR="4CB386BC" w:rsidRDefault="4CB386BC" w:rsidP="4CB386BC">
          <w:pPr>
            <w:pStyle w:val="Header"/>
            <w:ind w:right="-115"/>
            <w:jc w:val="right"/>
          </w:pPr>
        </w:p>
      </w:tc>
    </w:tr>
  </w:tbl>
  <w:p w14:paraId="70962C63" w14:textId="1E591735" w:rsidR="4CB386BC" w:rsidRDefault="4CB386BC" w:rsidP="4CB38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8464F" w14:textId="77777777" w:rsidR="00E649F8" w:rsidRDefault="00E649F8">
      <w:pPr>
        <w:spacing w:after="0" w:line="240" w:lineRule="auto"/>
      </w:pPr>
      <w:r>
        <w:separator/>
      </w:r>
    </w:p>
  </w:footnote>
  <w:footnote w:type="continuationSeparator" w:id="0">
    <w:p w14:paraId="431126C5" w14:textId="77777777" w:rsidR="00E649F8" w:rsidRDefault="00E649F8">
      <w:pPr>
        <w:spacing w:after="0" w:line="240" w:lineRule="auto"/>
      </w:pPr>
      <w:r>
        <w:continuationSeparator/>
      </w:r>
    </w:p>
  </w:footnote>
  <w:footnote w:type="continuationNotice" w:id="1">
    <w:p w14:paraId="6DACF122" w14:textId="77777777" w:rsidR="00E649F8" w:rsidRDefault="00E649F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CB386BC" w14:paraId="7AF6D9C5" w14:textId="77777777" w:rsidTr="4CB386BC">
      <w:tc>
        <w:tcPr>
          <w:tcW w:w="3120" w:type="dxa"/>
        </w:tcPr>
        <w:p w14:paraId="0F93EC3F" w14:textId="66D63427" w:rsidR="4CB386BC" w:rsidRDefault="4CB386BC" w:rsidP="4CB386BC">
          <w:pPr>
            <w:pStyle w:val="Header"/>
            <w:ind w:left="-115"/>
          </w:pPr>
        </w:p>
      </w:tc>
      <w:tc>
        <w:tcPr>
          <w:tcW w:w="3120" w:type="dxa"/>
        </w:tcPr>
        <w:p w14:paraId="0A463647" w14:textId="019ABD89" w:rsidR="4CB386BC" w:rsidRDefault="4CB386BC" w:rsidP="4CB386BC">
          <w:pPr>
            <w:pStyle w:val="Header"/>
            <w:jc w:val="center"/>
          </w:pPr>
        </w:p>
      </w:tc>
      <w:tc>
        <w:tcPr>
          <w:tcW w:w="3120" w:type="dxa"/>
        </w:tcPr>
        <w:p w14:paraId="4253F3DA" w14:textId="48F5084B" w:rsidR="4CB386BC" w:rsidRDefault="4CB386BC" w:rsidP="4CB386BC">
          <w:pPr>
            <w:pStyle w:val="Header"/>
            <w:ind w:right="-115"/>
            <w:jc w:val="right"/>
          </w:pPr>
        </w:p>
      </w:tc>
    </w:tr>
  </w:tbl>
  <w:p w14:paraId="512B1C28" w14:textId="2CFF48F0" w:rsidR="4CB386BC" w:rsidRDefault="4CB386BC" w:rsidP="4CB386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7911"/>
    <w:multiLevelType w:val="multilevel"/>
    <w:tmpl w:val="96F60240"/>
    <w:lvl w:ilvl="0">
      <w:start w:val="3"/>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 w15:restartNumberingAfterBreak="0">
    <w:nsid w:val="04CB1605"/>
    <w:multiLevelType w:val="hybridMultilevel"/>
    <w:tmpl w:val="FFFFFFFF"/>
    <w:lvl w:ilvl="0" w:tplc="07F0EEEC">
      <w:start w:val="1"/>
      <w:numFmt w:val="bullet"/>
      <w:lvlText w:val="-"/>
      <w:lvlJc w:val="left"/>
      <w:pPr>
        <w:ind w:left="720" w:hanging="360"/>
      </w:pPr>
      <w:rPr>
        <w:rFonts w:ascii="Symbol" w:hAnsi="Symbol" w:hint="default"/>
      </w:rPr>
    </w:lvl>
    <w:lvl w:ilvl="1" w:tplc="99CA4932">
      <w:start w:val="1"/>
      <w:numFmt w:val="bullet"/>
      <w:lvlText w:val="o"/>
      <w:lvlJc w:val="left"/>
      <w:pPr>
        <w:ind w:left="1440" w:hanging="360"/>
      </w:pPr>
      <w:rPr>
        <w:rFonts w:ascii="Courier New" w:hAnsi="Courier New" w:hint="default"/>
      </w:rPr>
    </w:lvl>
    <w:lvl w:ilvl="2" w:tplc="87B22EDC">
      <w:start w:val="1"/>
      <w:numFmt w:val="bullet"/>
      <w:lvlText w:val=""/>
      <w:lvlJc w:val="left"/>
      <w:pPr>
        <w:ind w:left="2160" w:hanging="360"/>
      </w:pPr>
      <w:rPr>
        <w:rFonts w:ascii="Wingdings" w:hAnsi="Wingdings" w:hint="default"/>
      </w:rPr>
    </w:lvl>
    <w:lvl w:ilvl="3" w:tplc="0AE2DC3A">
      <w:start w:val="1"/>
      <w:numFmt w:val="bullet"/>
      <w:lvlText w:val=""/>
      <w:lvlJc w:val="left"/>
      <w:pPr>
        <w:ind w:left="2880" w:hanging="360"/>
      </w:pPr>
      <w:rPr>
        <w:rFonts w:ascii="Symbol" w:hAnsi="Symbol" w:hint="default"/>
      </w:rPr>
    </w:lvl>
    <w:lvl w:ilvl="4" w:tplc="22521FF0">
      <w:start w:val="1"/>
      <w:numFmt w:val="bullet"/>
      <w:lvlText w:val="o"/>
      <w:lvlJc w:val="left"/>
      <w:pPr>
        <w:ind w:left="3600" w:hanging="360"/>
      </w:pPr>
      <w:rPr>
        <w:rFonts w:ascii="Courier New" w:hAnsi="Courier New" w:hint="default"/>
      </w:rPr>
    </w:lvl>
    <w:lvl w:ilvl="5" w:tplc="C4FC9B9E">
      <w:start w:val="1"/>
      <w:numFmt w:val="bullet"/>
      <w:lvlText w:val=""/>
      <w:lvlJc w:val="left"/>
      <w:pPr>
        <w:ind w:left="4320" w:hanging="360"/>
      </w:pPr>
      <w:rPr>
        <w:rFonts w:ascii="Wingdings" w:hAnsi="Wingdings" w:hint="default"/>
      </w:rPr>
    </w:lvl>
    <w:lvl w:ilvl="6" w:tplc="924CF7EA">
      <w:start w:val="1"/>
      <w:numFmt w:val="bullet"/>
      <w:lvlText w:val=""/>
      <w:lvlJc w:val="left"/>
      <w:pPr>
        <w:ind w:left="5040" w:hanging="360"/>
      </w:pPr>
      <w:rPr>
        <w:rFonts w:ascii="Symbol" w:hAnsi="Symbol" w:hint="default"/>
      </w:rPr>
    </w:lvl>
    <w:lvl w:ilvl="7" w:tplc="96DCF7E6">
      <w:start w:val="1"/>
      <w:numFmt w:val="bullet"/>
      <w:lvlText w:val="o"/>
      <w:lvlJc w:val="left"/>
      <w:pPr>
        <w:ind w:left="5760" w:hanging="360"/>
      </w:pPr>
      <w:rPr>
        <w:rFonts w:ascii="Courier New" w:hAnsi="Courier New" w:hint="default"/>
      </w:rPr>
    </w:lvl>
    <w:lvl w:ilvl="8" w:tplc="BB90FD04">
      <w:start w:val="1"/>
      <w:numFmt w:val="bullet"/>
      <w:lvlText w:val=""/>
      <w:lvlJc w:val="left"/>
      <w:pPr>
        <w:ind w:left="6480" w:hanging="360"/>
      </w:pPr>
      <w:rPr>
        <w:rFonts w:ascii="Wingdings" w:hAnsi="Wingdings" w:hint="default"/>
      </w:rPr>
    </w:lvl>
  </w:abstractNum>
  <w:abstractNum w:abstractNumId="2" w15:restartNumberingAfterBreak="0">
    <w:nsid w:val="07167CD3"/>
    <w:multiLevelType w:val="hybridMultilevel"/>
    <w:tmpl w:val="08B454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78A7488"/>
    <w:multiLevelType w:val="hybridMultilevel"/>
    <w:tmpl w:val="FFFFFFFF"/>
    <w:lvl w:ilvl="0" w:tplc="C16852C2">
      <w:start w:val="1"/>
      <w:numFmt w:val="bullet"/>
      <w:lvlText w:val=""/>
      <w:lvlJc w:val="left"/>
      <w:pPr>
        <w:ind w:left="360" w:hanging="360"/>
      </w:pPr>
      <w:rPr>
        <w:rFonts w:ascii="Symbol" w:hAnsi="Symbol" w:hint="default"/>
      </w:rPr>
    </w:lvl>
    <w:lvl w:ilvl="1" w:tplc="3BBCE474">
      <w:start w:val="1"/>
      <w:numFmt w:val="bullet"/>
      <w:lvlText w:val="o"/>
      <w:lvlJc w:val="left"/>
      <w:pPr>
        <w:ind w:left="1080" w:hanging="360"/>
      </w:pPr>
      <w:rPr>
        <w:rFonts w:ascii="Courier New" w:hAnsi="Courier New" w:hint="default"/>
      </w:rPr>
    </w:lvl>
    <w:lvl w:ilvl="2" w:tplc="E0860E16">
      <w:start w:val="1"/>
      <w:numFmt w:val="bullet"/>
      <w:lvlText w:val="-"/>
      <w:lvlJc w:val="left"/>
      <w:pPr>
        <w:ind w:left="1800" w:hanging="360"/>
      </w:pPr>
      <w:rPr>
        <w:rFonts w:ascii="Calibri" w:hAnsi="Calibri" w:hint="default"/>
      </w:rPr>
    </w:lvl>
    <w:lvl w:ilvl="3" w:tplc="AE5A5ACA">
      <w:start w:val="1"/>
      <w:numFmt w:val="bullet"/>
      <w:lvlText w:val=""/>
      <w:lvlJc w:val="left"/>
      <w:pPr>
        <w:ind w:left="2520" w:hanging="360"/>
      </w:pPr>
      <w:rPr>
        <w:rFonts w:ascii="Symbol" w:hAnsi="Symbol" w:hint="default"/>
      </w:rPr>
    </w:lvl>
    <w:lvl w:ilvl="4" w:tplc="6240B824">
      <w:start w:val="1"/>
      <w:numFmt w:val="bullet"/>
      <w:lvlText w:val="o"/>
      <w:lvlJc w:val="left"/>
      <w:pPr>
        <w:ind w:left="3240" w:hanging="360"/>
      </w:pPr>
      <w:rPr>
        <w:rFonts w:ascii="Courier New" w:hAnsi="Courier New" w:hint="default"/>
      </w:rPr>
    </w:lvl>
    <w:lvl w:ilvl="5" w:tplc="CD2A694A">
      <w:start w:val="1"/>
      <w:numFmt w:val="bullet"/>
      <w:lvlText w:val=""/>
      <w:lvlJc w:val="left"/>
      <w:pPr>
        <w:ind w:left="3960" w:hanging="360"/>
      </w:pPr>
      <w:rPr>
        <w:rFonts w:ascii="Wingdings" w:hAnsi="Wingdings" w:hint="default"/>
      </w:rPr>
    </w:lvl>
    <w:lvl w:ilvl="6" w:tplc="A044E9B2">
      <w:start w:val="1"/>
      <w:numFmt w:val="bullet"/>
      <w:lvlText w:val=""/>
      <w:lvlJc w:val="left"/>
      <w:pPr>
        <w:ind w:left="4680" w:hanging="360"/>
      </w:pPr>
      <w:rPr>
        <w:rFonts w:ascii="Symbol" w:hAnsi="Symbol" w:hint="default"/>
      </w:rPr>
    </w:lvl>
    <w:lvl w:ilvl="7" w:tplc="1512BC4C">
      <w:start w:val="1"/>
      <w:numFmt w:val="bullet"/>
      <w:lvlText w:val="o"/>
      <w:lvlJc w:val="left"/>
      <w:pPr>
        <w:ind w:left="5400" w:hanging="360"/>
      </w:pPr>
      <w:rPr>
        <w:rFonts w:ascii="Courier New" w:hAnsi="Courier New" w:hint="default"/>
      </w:rPr>
    </w:lvl>
    <w:lvl w:ilvl="8" w:tplc="50D425EE">
      <w:start w:val="1"/>
      <w:numFmt w:val="bullet"/>
      <w:lvlText w:val=""/>
      <w:lvlJc w:val="left"/>
      <w:pPr>
        <w:ind w:left="6120" w:hanging="360"/>
      </w:pPr>
      <w:rPr>
        <w:rFonts w:ascii="Wingdings" w:hAnsi="Wingdings" w:hint="default"/>
      </w:rPr>
    </w:lvl>
  </w:abstractNum>
  <w:abstractNum w:abstractNumId="4" w15:restartNumberingAfterBreak="0">
    <w:nsid w:val="0D1F21EC"/>
    <w:multiLevelType w:val="hybridMultilevel"/>
    <w:tmpl w:val="3FC4B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100F7A"/>
    <w:multiLevelType w:val="hybridMultilevel"/>
    <w:tmpl w:val="FFFFFFFF"/>
    <w:lvl w:ilvl="0" w:tplc="CDBE6FD2">
      <w:start w:val="1"/>
      <w:numFmt w:val="bullet"/>
      <w:lvlText w:val=""/>
      <w:lvlJc w:val="left"/>
      <w:pPr>
        <w:ind w:left="720" w:hanging="360"/>
      </w:pPr>
      <w:rPr>
        <w:rFonts w:ascii="Symbol" w:hAnsi="Symbol" w:hint="default"/>
      </w:rPr>
    </w:lvl>
    <w:lvl w:ilvl="1" w:tplc="32EE50B6">
      <w:start w:val="1"/>
      <w:numFmt w:val="bullet"/>
      <w:lvlText w:val="-"/>
      <w:lvlJc w:val="left"/>
      <w:pPr>
        <w:ind w:left="1440" w:hanging="360"/>
      </w:pPr>
      <w:rPr>
        <w:rFonts w:ascii="Calibri" w:hAnsi="Calibri" w:hint="default"/>
      </w:rPr>
    </w:lvl>
    <w:lvl w:ilvl="2" w:tplc="B274C206">
      <w:start w:val="1"/>
      <w:numFmt w:val="bullet"/>
      <w:lvlText w:val="-"/>
      <w:lvlJc w:val="left"/>
      <w:pPr>
        <w:ind w:left="2160" w:hanging="360"/>
      </w:pPr>
      <w:rPr>
        <w:rFonts w:ascii="Calibri" w:hAnsi="Calibri" w:hint="default"/>
      </w:rPr>
    </w:lvl>
    <w:lvl w:ilvl="3" w:tplc="06D8C86C">
      <w:start w:val="1"/>
      <w:numFmt w:val="bullet"/>
      <w:lvlText w:val=""/>
      <w:lvlJc w:val="left"/>
      <w:pPr>
        <w:ind w:left="2880" w:hanging="360"/>
      </w:pPr>
      <w:rPr>
        <w:rFonts w:ascii="Symbol" w:hAnsi="Symbol" w:hint="default"/>
      </w:rPr>
    </w:lvl>
    <w:lvl w:ilvl="4" w:tplc="4DD41BBE">
      <w:start w:val="1"/>
      <w:numFmt w:val="bullet"/>
      <w:lvlText w:val="o"/>
      <w:lvlJc w:val="left"/>
      <w:pPr>
        <w:ind w:left="3600" w:hanging="360"/>
      </w:pPr>
      <w:rPr>
        <w:rFonts w:ascii="Courier New" w:hAnsi="Courier New" w:hint="default"/>
      </w:rPr>
    </w:lvl>
    <w:lvl w:ilvl="5" w:tplc="C1A21DFA">
      <w:start w:val="1"/>
      <w:numFmt w:val="bullet"/>
      <w:lvlText w:val=""/>
      <w:lvlJc w:val="left"/>
      <w:pPr>
        <w:ind w:left="4320" w:hanging="360"/>
      </w:pPr>
      <w:rPr>
        <w:rFonts w:ascii="Wingdings" w:hAnsi="Wingdings" w:hint="default"/>
      </w:rPr>
    </w:lvl>
    <w:lvl w:ilvl="6" w:tplc="4E4410D6">
      <w:start w:val="1"/>
      <w:numFmt w:val="bullet"/>
      <w:lvlText w:val=""/>
      <w:lvlJc w:val="left"/>
      <w:pPr>
        <w:ind w:left="5040" w:hanging="360"/>
      </w:pPr>
      <w:rPr>
        <w:rFonts w:ascii="Symbol" w:hAnsi="Symbol" w:hint="default"/>
      </w:rPr>
    </w:lvl>
    <w:lvl w:ilvl="7" w:tplc="2CA4FC7A">
      <w:start w:val="1"/>
      <w:numFmt w:val="bullet"/>
      <w:lvlText w:val="o"/>
      <w:lvlJc w:val="left"/>
      <w:pPr>
        <w:ind w:left="5760" w:hanging="360"/>
      </w:pPr>
      <w:rPr>
        <w:rFonts w:ascii="Courier New" w:hAnsi="Courier New" w:hint="default"/>
      </w:rPr>
    </w:lvl>
    <w:lvl w:ilvl="8" w:tplc="6CA80A4A">
      <w:start w:val="1"/>
      <w:numFmt w:val="bullet"/>
      <w:lvlText w:val=""/>
      <w:lvlJc w:val="left"/>
      <w:pPr>
        <w:ind w:left="6480" w:hanging="360"/>
      </w:pPr>
      <w:rPr>
        <w:rFonts w:ascii="Wingdings" w:hAnsi="Wingdings" w:hint="default"/>
      </w:rPr>
    </w:lvl>
  </w:abstractNum>
  <w:abstractNum w:abstractNumId="6" w15:restartNumberingAfterBreak="0">
    <w:nsid w:val="18731791"/>
    <w:multiLevelType w:val="hybridMultilevel"/>
    <w:tmpl w:val="98DC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98408E7"/>
    <w:multiLevelType w:val="hybridMultilevel"/>
    <w:tmpl w:val="FFFFFFFF"/>
    <w:lvl w:ilvl="0" w:tplc="7C38EB2E">
      <w:start w:val="1"/>
      <w:numFmt w:val="bullet"/>
      <w:lvlText w:val=""/>
      <w:lvlJc w:val="left"/>
      <w:pPr>
        <w:ind w:left="720" w:hanging="360"/>
      </w:pPr>
      <w:rPr>
        <w:rFonts w:ascii="Symbol" w:hAnsi="Symbol" w:hint="default"/>
      </w:rPr>
    </w:lvl>
    <w:lvl w:ilvl="1" w:tplc="C7CA3D8A">
      <w:start w:val="1"/>
      <w:numFmt w:val="bullet"/>
      <w:lvlText w:val=""/>
      <w:lvlJc w:val="left"/>
      <w:pPr>
        <w:ind w:left="1440" w:hanging="360"/>
      </w:pPr>
      <w:rPr>
        <w:rFonts w:ascii="Symbol" w:hAnsi="Symbol" w:hint="default"/>
      </w:rPr>
    </w:lvl>
    <w:lvl w:ilvl="2" w:tplc="2BFE306C">
      <w:start w:val="1"/>
      <w:numFmt w:val="bullet"/>
      <w:lvlText w:val=""/>
      <w:lvlJc w:val="left"/>
      <w:pPr>
        <w:ind w:left="2160" w:hanging="360"/>
      </w:pPr>
      <w:rPr>
        <w:rFonts w:ascii="Wingdings" w:hAnsi="Wingdings" w:hint="default"/>
      </w:rPr>
    </w:lvl>
    <w:lvl w:ilvl="3" w:tplc="132CE01A">
      <w:start w:val="1"/>
      <w:numFmt w:val="bullet"/>
      <w:lvlText w:val=""/>
      <w:lvlJc w:val="left"/>
      <w:pPr>
        <w:ind w:left="2880" w:hanging="360"/>
      </w:pPr>
      <w:rPr>
        <w:rFonts w:ascii="Symbol" w:hAnsi="Symbol" w:hint="default"/>
      </w:rPr>
    </w:lvl>
    <w:lvl w:ilvl="4" w:tplc="DCC288A4">
      <w:start w:val="1"/>
      <w:numFmt w:val="bullet"/>
      <w:lvlText w:val="o"/>
      <w:lvlJc w:val="left"/>
      <w:pPr>
        <w:ind w:left="3600" w:hanging="360"/>
      </w:pPr>
      <w:rPr>
        <w:rFonts w:ascii="Courier New" w:hAnsi="Courier New" w:hint="default"/>
      </w:rPr>
    </w:lvl>
    <w:lvl w:ilvl="5" w:tplc="6E1A61A8">
      <w:start w:val="1"/>
      <w:numFmt w:val="bullet"/>
      <w:lvlText w:val=""/>
      <w:lvlJc w:val="left"/>
      <w:pPr>
        <w:ind w:left="4320" w:hanging="360"/>
      </w:pPr>
      <w:rPr>
        <w:rFonts w:ascii="Wingdings" w:hAnsi="Wingdings" w:hint="default"/>
      </w:rPr>
    </w:lvl>
    <w:lvl w:ilvl="6" w:tplc="EA0095B4">
      <w:start w:val="1"/>
      <w:numFmt w:val="bullet"/>
      <w:lvlText w:val=""/>
      <w:lvlJc w:val="left"/>
      <w:pPr>
        <w:ind w:left="5040" w:hanging="360"/>
      </w:pPr>
      <w:rPr>
        <w:rFonts w:ascii="Symbol" w:hAnsi="Symbol" w:hint="default"/>
      </w:rPr>
    </w:lvl>
    <w:lvl w:ilvl="7" w:tplc="9B0477A8">
      <w:start w:val="1"/>
      <w:numFmt w:val="bullet"/>
      <w:lvlText w:val="o"/>
      <w:lvlJc w:val="left"/>
      <w:pPr>
        <w:ind w:left="5760" w:hanging="360"/>
      </w:pPr>
      <w:rPr>
        <w:rFonts w:ascii="Courier New" w:hAnsi="Courier New" w:hint="default"/>
      </w:rPr>
    </w:lvl>
    <w:lvl w:ilvl="8" w:tplc="DE806F58">
      <w:start w:val="1"/>
      <w:numFmt w:val="bullet"/>
      <w:lvlText w:val=""/>
      <w:lvlJc w:val="left"/>
      <w:pPr>
        <w:ind w:left="6480" w:hanging="360"/>
      </w:pPr>
      <w:rPr>
        <w:rFonts w:ascii="Wingdings" w:hAnsi="Wingdings" w:hint="default"/>
      </w:rPr>
    </w:lvl>
  </w:abstractNum>
  <w:abstractNum w:abstractNumId="8" w15:restartNumberingAfterBreak="0">
    <w:nsid w:val="1C825785"/>
    <w:multiLevelType w:val="hybridMultilevel"/>
    <w:tmpl w:val="FFFFFFFF"/>
    <w:lvl w:ilvl="0" w:tplc="B532ABC2">
      <w:start w:val="1"/>
      <w:numFmt w:val="bullet"/>
      <w:lvlText w:val=""/>
      <w:lvlJc w:val="left"/>
      <w:pPr>
        <w:ind w:left="1440" w:hanging="360"/>
      </w:pPr>
      <w:rPr>
        <w:rFonts w:ascii="Symbol" w:hAnsi="Symbol" w:hint="default"/>
      </w:rPr>
    </w:lvl>
    <w:lvl w:ilvl="1" w:tplc="DC1A74CE">
      <w:start w:val="1"/>
      <w:numFmt w:val="bullet"/>
      <w:lvlText w:val="o"/>
      <w:lvlJc w:val="left"/>
      <w:pPr>
        <w:ind w:left="2160" w:hanging="360"/>
      </w:pPr>
      <w:rPr>
        <w:rFonts w:ascii="Courier New" w:hAnsi="Courier New" w:hint="default"/>
      </w:rPr>
    </w:lvl>
    <w:lvl w:ilvl="2" w:tplc="771030C0">
      <w:start w:val="1"/>
      <w:numFmt w:val="bullet"/>
      <w:lvlText w:val=""/>
      <w:lvlJc w:val="left"/>
      <w:pPr>
        <w:ind w:left="2880" w:hanging="360"/>
      </w:pPr>
      <w:rPr>
        <w:rFonts w:ascii="Wingdings" w:hAnsi="Wingdings" w:hint="default"/>
      </w:rPr>
    </w:lvl>
    <w:lvl w:ilvl="3" w:tplc="B6D0BF70">
      <w:start w:val="1"/>
      <w:numFmt w:val="bullet"/>
      <w:lvlText w:val=""/>
      <w:lvlJc w:val="left"/>
      <w:pPr>
        <w:ind w:left="3600" w:hanging="360"/>
      </w:pPr>
      <w:rPr>
        <w:rFonts w:ascii="Symbol" w:hAnsi="Symbol" w:hint="default"/>
      </w:rPr>
    </w:lvl>
    <w:lvl w:ilvl="4" w:tplc="D518AA1E">
      <w:start w:val="1"/>
      <w:numFmt w:val="bullet"/>
      <w:lvlText w:val="o"/>
      <w:lvlJc w:val="left"/>
      <w:pPr>
        <w:ind w:left="4320" w:hanging="360"/>
      </w:pPr>
      <w:rPr>
        <w:rFonts w:ascii="Courier New" w:hAnsi="Courier New" w:hint="default"/>
      </w:rPr>
    </w:lvl>
    <w:lvl w:ilvl="5" w:tplc="BBCC00D2">
      <w:start w:val="1"/>
      <w:numFmt w:val="bullet"/>
      <w:lvlText w:val=""/>
      <w:lvlJc w:val="left"/>
      <w:pPr>
        <w:ind w:left="5040" w:hanging="360"/>
      </w:pPr>
      <w:rPr>
        <w:rFonts w:ascii="Wingdings" w:hAnsi="Wingdings" w:hint="default"/>
      </w:rPr>
    </w:lvl>
    <w:lvl w:ilvl="6" w:tplc="DBD06E54">
      <w:start w:val="1"/>
      <w:numFmt w:val="bullet"/>
      <w:lvlText w:val=""/>
      <w:lvlJc w:val="left"/>
      <w:pPr>
        <w:ind w:left="5760" w:hanging="360"/>
      </w:pPr>
      <w:rPr>
        <w:rFonts w:ascii="Symbol" w:hAnsi="Symbol" w:hint="default"/>
      </w:rPr>
    </w:lvl>
    <w:lvl w:ilvl="7" w:tplc="2A1E36C2">
      <w:start w:val="1"/>
      <w:numFmt w:val="bullet"/>
      <w:lvlText w:val="o"/>
      <w:lvlJc w:val="left"/>
      <w:pPr>
        <w:ind w:left="6480" w:hanging="360"/>
      </w:pPr>
      <w:rPr>
        <w:rFonts w:ascii="Courier New" w:hAnsi="Courier New" w:hint="default"/>
      </w:rPr>
    </w:lvl>
    <w:lvl w:ilvl="8" w:tplc="0888C2BA">
      <w:start w:val="1"/>
      <w:numFmt w:val="bullet"/>
      <w:lvlText w:val=""/>
      <w:lvlJc w:val="left"/>
      <w:pPr>
        <w:ind w:left="7200" w:hanging="360"/>
      </w:pPr>
      <w:rPr>
        <w:rFonts w:ascii="Wingdings" w:hAnsi="Wingdings" w:hint="default"/>
      </w:rPr>
    </w:lvl>
  </w:abstractNum>
  <w:abstractNum w:abstractNumId="9" w15:restartNumberingAfterBreak="0">
    <w:nsid w:val="206F6E2B"/>
    <w:multiLevelType w:val="hybridMultilevel"/>
    <w:tmpl w:val="FFFFFFFF"/>
    <w:lvl w:ilvl="0" w:tplc="8AEE36A4">
      <w:start w:val="1"/>
      <w:numFmt w:val="bullet"/>
      <w:lvlText w:val=""/>
      <w:lvlJc w:val="left"/>
      <w:pPr>
        <w:ind w:left="720" w:hanging="360"/>
      </w:pPr>
      <w:rPr>
        <w:rFonts w:ascii="Symbol" w:hAnsi="Symbol" w:hint="default"/>
      </w:rPr>
    </w:lvl>
    <w:lvl w:ilvl="1" w:tplc="AC8AC62E">
      <w:start w:val="1"/>
      <w:numFmt w:val="bullet"/>
      <w:lvlText w:val=""/>
      <w:lvlJc w:val="left"/>
      <w:pPr>
        <w:ind w:left="1440" w:hanging="360"/>
      </w:pPr>
      <w:rPr>
        <w:rFonts w:ascii="Symbol" w:hAnsi="Symbol" w:hint="default"/>
      </w:rPr>
    </w:lvl>
    <w:lvl w:ilvl="2" w:tplc="90BADC00">
      <w:start w:val="1"/>
      <w:numFmt w:val="bullet"/>
      <w:lvlText w:val=""/>
      <w:lvlJc w:val="left"/>
      <w:pPr>
        <w:ind w:left="2160" w:hanging="360"/>
      </w:pPr>
      <w:rPr>
        <w:rFonts w:ascii="Wingdings" w:hAnsi="Wingdings" w:hint="default"/>
      </w:rPr>
    </w:lvl>
    <w:lvl w:ilvl="3" w:tplc="69DCB88E">
      <w:start w:val="1"/>
      <w:numFmt w:val="bullet"/>
      <w:lvlText w:val=""/>
      <w:lvlJc w:val="left"/>
      <w:pPr>
        <w:ind w:left="2880" w:hanging="360"/>
      </w:pPr>
      <w:rPr>
        <w:rFonts w:ascii="Symbol" w:hAnsi="Symbol" w:hint="default"/>
      </w:rPr>
    </w:lvl>
    <w:lvl w:ilvl="4" w:tplc="9D8ED068">
      <w:start w:val="1"/>
      <w:numFmt w:val="bullet"/>
      <w:lvlText w:val="o"/>
      <w:lvlJc w:val="left"/>
      <w:pPr>
        <w:ind w:left="3600" w:hanging="360"/>
      </w:pPr>
      <w:rPr>
        <w:rFonts w:ascii="Courier New" w:hAnsi="Courier New" w:hint="default"/>
      </w:rPr>
    </w:lvl>
    <w:lvl w:ilvl="5" w:tplc="B3FE9192">
      <w:start w:val="1"/>
      <w:numFmt w:val="bullet"/>
      <w:lvlText w:val=""/>
      <w:lvlJc w:val="left"/>
      <w:pPr>
        <w:ind w:left="4320" w:hanging="360"/>
      </w:pPr>
      <w:rPr>
        <w:rFonts w:ascii="Wingdings" w:hAnsi="Wingdings" w:hint="default"/>
      </w:rPr>
    </w:lvl>
    <w:lvl w:ilvl="6" w:tplc="F830042C">
      <w:start w:val="1"/>
      <w:numFmt w:val="bullet"/>
      <w:lvlText w:val=""/>
      <w:lvlJc w:val="left"/>
      <w:pPr>
        <w:ind w:left="5040" w:hanging="360"/>
      </w:pPr>
      <w:rPr>
        <w:rFonts w:ascii="Symbol" w:hAnsi="Symbol" w:hint="default"/>
      </w:rPr>
    </w:lvl>
    <w:lvl w:ilvl="7" w:tplc="4F64FF9C">
      <w:start w:val="1"/>
      <w:numFmt w:val="bullet"/>
      <w:lvlText w:val="o"/>
      <w:lvlJc w:val="left"/>
      <w:pPr>
        <w:ind w:left="5760" w:hanging="360"/>
      </w:pPr>
      <w:rPr>
        <w:rFonts w:ascii="Courier New" w:hAnsi="Courier New" w:hint="default"/>
      </w:rPr>
    </w:lvl>
    <w:lvl w:ilvl="8" w:tplc="A5786380">
      <w:start w:val="1"/>
      <w:numFmt w:val="bullet"/>
      <w:lvlText w:val=""/>
      <w:lvlJc w:val="left"/>
      <w:pPr>
        <w:ind w:left="6480" w:hanging="360"/>
      </w:pPr>
      <w:rPr>
        <w:rFonts w:ascii="Wingdings" w:hAnsi="Wingdings" w:hint="default"/>
      </w:rPr>
    </w:lvl>
  </w:abstractNum>
  <w:abstractNum w:abstractNumId="10" w15:restartNumberingAfterBreak="0">
    <w:nsid w:val="239C401A"/>
    <w:multiLevelType w:val="hybridMultilevel"/>
    <w:tmpl w:val="CF22D1E8"/>
    <w:lvl w:ilvl="0" w:tplc="589A961A">
      <w:start w:val="1"/>
      <w:numFmt w:val="upperRoman"/>
      <w:lvlText w:val="Chương %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71047B6"/>
    <w:multiLevelType w:val="hybridMultilevel"/>
    <w:tmpl w:val="86AE5CC0"/>
    <w:lvl w:ilvl="0" w:tplc="9DC28F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714B80"/>
    <w:multiLevelType w:val="hybridMultilevel"/>
    <w:tmpl w:val="0220DF02"/>
    <w:lvl w:ilvl="0" w:tplc="0409000F">
      <w:start w:val="1"/>
      <w:numFmt w:val="decimal"/>
      <w:lvlText w:val="%1."/>
      <w:lvlJc w:val="left"/>
      <w:pPr>
        <w:ind w:left="720" w:hanging="360"/>
      </w:pPr>
      <w:rPr>
        <w:rFonts w:hint="default"/>
      </w:rPr>
    </w:lvl>
    <w:lvl w:ilvl="1" w:tplc="DD20B2D6">
      <w:start w:val="1"/>
      <w:numFmt w:val="bullet"/>
      <w:lvlText w:val="o"/>
      <w:lvlJc w:val="left"/>
      <w:pPr>
        <w:ind w:left="1440" w:hanging="360"/>
      </w:pPr>
      <w:rPr>
        <w:rFonts w:ascii="Courier New" w:hAnsi="Courier New" w:hint="default"/>
      </w:rPr>
    </w:lvl>
    <w:lvl w:ilvl="2" w:tplc="61AEE4F4">
      <w:start w:val="1"/>
      <w:numFmt w:val="bullet"/>
      <w:lvlText w:val="-"/>
      <w:lvlJc w:val="left"/>
      <w:pPr>
        <w:ind w:left="2160" w:hanging="360"/>
      </w:pPr>
      <w:rPr>
        <w:rFonts w:ascii="Calibri" w:hAnsi="Calibri" w:hint="default"/>
      </w:rPr>
    </w:lvl>
    <w:lvl w:ilvl="3" w:tplc="EFF428B6">
      <w:start w:val="1"/>
      <w:numFmt w:val="bullet"/>
      <w:lvlText w:val=""/>
      <w:lvlJc w:val="left"/>
      <w:pPr>
        <w:ind w:left="2880" w:hanging="360"/>
      </w:pPr>
      <w:rPr>
        <w:rFonts w:ascii="Symbol" w:hAnsi="Symbol" w:hint="default"/>
      </w:rPr>
    </w:lvl>
    <w:lvl w:ilvl="4" w:tplc="4E545AC0">
      <w:start w:val="1"/>
      <w:numFmt w:val="bullet"/>
      <w:lvlText w:val="o"/>
      <w:lvlJc w:val="left"/>
      <w:pPr>
        <w:ind w:left="3600" w:hanging="360"/>
      </w:pPr>
      <w:rPr>
        <w:rFonts w:ascii="Courier New" w:hAnsi="Courier New" w:hint="default"/>
      </w:rPr>
    </w:lvl>
    <w:lvl w:ilvl="5" w:tplc="D8B2A74C">
      <w:start w:val="1"/>
      <w:numFmt w:val="bullet"/>
      <w:lvlText w:val=""/>
      <w:lvlJc w:val="left"/>
      <w:pPr>
        <w:ind w:left="4320" w:hanging="360"/>
      </w:pPr>
      <w:rPr>
        <w:rFonts w:ascii="Wingdings" w:hAnsi="Wingdings" w:hint="default"/>
      </w:rPr>
    </w:lvl>
    <w:lvl w:ilvl="6" w:tplc="A720F398">
      <w:start w:val="1"/>
      <w:numFmt w:val="bullet"/>
      <w:lvlText w:val=""/>
      <w:lvlJc w:val="left"/>
      <w:pPr>
        <w:ind w:left="5040" w:hanging="360"/>
      </w:pPr>
      <w:rPr>
        <w:rFonts w:ascii="Symbol" w:hAnsi="Symbol" w:hint="default"/>
      </w:rPr>
    </w:lvl>
    <w:lvl w:ilvl="7" w:tplc="9CF86B54">
      <w:start w:val="1"/>
      <w:numFmt w:val="bullet"/>
      <w:lvlText w:val="o"/>
      <w:lvlJc w:val="left"/>
      <w:pPr>
        <w:ind w:left="5760" w:hanging="360"/>
      </w:pPr>
      <w:rPr>
        <w:rFonts w:ascii="Courier New" w:hAnsi="Courier New" w:hint="default"/>
      </w:rPr>
    </w:lvl>
    <w:lvl w:ilvl="8" w:tplc="ED2422F2">
      <w:start w:val="1"/>
      <w:numFmt w:val="bullet"/>
      <w:lvlText w:val=""/>
      <w:lvlJc w:val="left"/>
      <w:pPr>
        <w:ind w:left="6480" w:hanging="360"/>
      </w:pPr>
      <w:rPr>
        <w:rFonts w:ascii="Wingdings" w:hAnsi="Wingdings" w:hint="default"/>
      </w:rPr>
    </w:lvl>
  </w:abstractNum>
  <w:abstractNum w:abstractNumId="13" w15:restartNumberingAfterBreak="0">
    <w:nsid w:val="2996137E"/>
    <w:multiLevelType w:val="hybridMultilevel"/>
    <w:tmpl w:val="382676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E7E1EDA"/>
    <w:multiLevelType w:val="hybridMultilevel"/>
    <w:tmpl w:val="FFFFFFFF"/>
    <w:lvl w:ilvl="0" w:tplc="95C64D48">
      <w:start w:val="1"/>
      <w:numFmt w:val="bullet"/>
      <w:lvlText w:val=""/>
      <w:lvlJc w:val="left"/>
      <w:pPr>
        <w:ind w:left="720" w:hanging="360"/>
      </w:pPr>
      <w:rPr>
        <w:rFonts w:ascii="Symbol" w:hAnsi="Symbol" w:hint="default"/>
      </w:rPr>
    </w:lvl>
    <w:lvl w:ilvl="1" w:tplc="2814CCB6">
      <w:start w:val="1"/>
      <w:numFmt w:val="bullet"/>
      <w:lvlText w:val=""/>
      <w:lvlJc w:val="left"/>
      <w:pPr>
        <w:ind w:left="1440" w:hanging="360"/>
      </w:pPr>
      <w:rPr>
        <w:rFonts w:ascii="Symbol" w:hAnsi="Symbol" w:hint="default"/>
      </w:rPr>
    </w:lvl>
    <w:lvl w:ilvl="2" w:tplc="0B80836A">
      <w:start w:val="1"/>
      <w:numFmt w:val="bullet"/>
      <w:lvlText w:val=""/>
      <w:lvlJc w:val="left"/>
      <w:pPr>
        <w:ind w:left="2160" w:hanging="360"/>
      </w:pPr>
      <w:rPr>
        <w:rFonts w:ascii="Wingdings" w:hAnsi="Wingdings" w:hint="default"/>
      </w:rPr>
    </w:lvl>
    <w:lvl w:ilvl="3" w:tplc="FB3015DE">
      <w:start w:val="1"/>
      <w:numFmt w:val="bullet"/>
      <w:lvlText w:val=""/>
      <w:lvlJc w:val="left"/>
      <w:pPr>
        <w:ind w:left="2880" w:hanging="360"/>
      </w:pPr>
      <w:rPr>
        <w:rFonts w:ascii="Symbol" w:hAnsi="Symbol" w:hint="default"/>
      </w:rPr>
    </w:lvl>
    <w:lvl w:ilvl="4" w:tplc="23061A76">
      <w:start w:val="1"/>
      <w:numFmt w:val="bullet"/>
      <w:lvlText w:val="o"/>
      <w:lvlJc w:val="left"/>
      <w:pPr>
        <w:ind w:left="3600" w:hanging="360"/>
      </w:pPr>
      <w:rPr>
        <w:rFonts w:ascii="Courier New" w:hAnsi="Courier New" w:hint="default"/>
      </w:rPr>
    </w:lvl>
    <w:lvl w:ilvl="5" w:tplc="72943364">
      <w:start w:val="1"/>
      <w:numFmt w:val="bullet"/>
      <w:lvlText w:val=""/>
      <w:lvlJc w:val="left"/>
      <w:pPr>
        <w:ind w:left="4320" w:hanging="360"/>
      </w:pPr>
      <w:rPr>
        <w:rFonts w:ascii="Wingdings" w:hAnsi="Wingdings" w:hint="default"/>
      </w:rPr>
    </w:lvl>
    <w:lvl w:ilvl="6" w:tplc="EC2C1330">
      <w:start w:val="1"/>
      <w:numFmt w:val="bullet"/>
      <w:lvlText w:val=""/>
      <w:lvlJc w:val="left"/>
      <w:pPr>
        <w:ind w:left="5040" w:hanging="360"/>
      </w:pPr>
      <w:rPr>
        <w:rFonts w:ascii="Symbol" w:hAnsi="Symbol" w:hint="default"/>
      </w:rPr>
    </w:lvl>
    <w:lvl w:ilvl="7" w:tplc="96942508">
      <w:start w:val="1"/>
      <w:numFmt w:val="bullet"/>
      <w:lvlText w:val="o"/>
      <w:lvlJc w:val="left"/>
      <w:pPr>
        <w:ind w:left="5760" w:hanging="360"/>
      </w:pPr>
      <w:rPr>
        <w:rFonts w:ascii="Courier New" w:hAnsi="Courier New" w:hint="default"/>
      </w:rPr>
    </w:lvl>
    <w:lvl w:ilvl="8" w:tplc="E948F2EC">
      <w:start w:val="1"/>
      <w:numFmt w:val="bullet"/>
      <w:lvlText w:val=""/>
      <w:lvlJc w:val="left"/>
      <w:pPr>
        <w:ind w:left="6480" w:hanging="360"/>
      </w:pPr>
      <w:rPr>
        <w:rFonts w:ascii="Wingdings" w:hAnsi="Wingdings" w:hint="default"/>
      </w:rPr>
    </w:lvl>
  </w:abstractNum>
  <w:abstractNum w:abstractNumId="15" w15:restartNumberingAfterBreak="0">
    <w:nsid w:val="42520EE3"/>
    <w:multiLevelType w:val="hybridMultilevel"/>
    <w:tmpl w:val="FFFFFFFF"/>
    <w:lvl w:ilvl="0" w:tplc="A9EAE240">
      <w:start w:val="1"/>
      <w:numFmt w:val="bullet"/>
      <w:lvlText w:val=""/>
      <w:lvlJc w:val="left"/>
      <w:pPr>
        <w:ind w:left="1440" w:hanging="360"/>
      </w:pPr>
      <w:rPr>
        <w:rFonts w:ascii="Symbol" w:hAnsi="Symbol" w:hint="default"/>
      </w:rPr>
    </w:lvl>
    <w:lvl w:ilvl="1" w:tplc="6C58C666">
      <w:start w:val="1"/>
      <w:numFmt w:val="bullet"/>
      <w:lvlText w:val="o"/>
      <w:lvlJc w:val="left"/>
      <w:pPr>
        <w:ind w:left="2160" w:hanging="360"/>
      </w:pPr>
      <w:rPr>
        <w:rFonts w:ascii="Courier New" w:hAnsi="Courier New" w:hint="default"/>
      </w:rPr>
    </w:lvl>
    <w:lvl w:ilvl="2" w:tplc="AAC0FEFA">
      <w:start w:val="1"/>
      <w:numFmt w:val="bullet"/>
      <w:lvlText w:val=""/>
      <w:lvlJc w:val="left"/>
      <w:pPr>
        <w:ind w:left="2880" w:hanging="360"/>
      </w:pPr>
      <w:rPr>
        <w:rFonts w:ascii="Wingdings" w:hAnsi="Wingdings" w:hint="default"/>
      </w:rPr>
    </w:lvl>
    <w:lvl w:ilvl="3" w:tplc="67F6E4BA">
      <w:start w:val="1"/>
      <w:numFmt w:val="bullet"/>
      <w:lvlText w:val=""/>
      <w:lvlJc w:val="left"/>
      <w:pPr>
        <w:ind w:left="3600" w:hanging="360"/>
      </w:pPr>
      <w:rPr>
        <w:rFonts w:ascii="Symbol" w:hAnsi="Symbol" w:hint="default"/>
      </w:rPr>
    </w:lvl>
    <w:lvl w:ilvl="4" w:tplc="3A5AD79A">
      <w:start w:val="1"/>
      <w:numFmt w:val="bullet"/>
      <w:lvlText w:val="o"/>
      <w:lvlJc w:val="left"/>
      <w:pPr>
        <w:ind w:left="4320" w:hanging="360"/>
      </w:pPr>
      <w:rPr>
        <w:rFonts w:ascii="Courier New" w:hAnsi="Courier New" w:hint="default"/>
      </w:rPr>
    </w:lvl>
    <w:lvl w:ilvl="5" w:tplc="D52ED1B2">
      <w:start w:val="1"/>
      <w:numFmt w:val="bullet"/>
      <w:lvlText w:val=""/>
      <w:lvlJc w:val="left"/>
      <w:pPr>
        <w:ind w:left="5040" w:hanging="360"/>
      </w:pPr>
      <w:rPr>
        <w:rFonts w:ascii="Wingdings" w:hAnsi="Wingdings" w:hint="default"/>
      </w:rPr>
    </w:lvl>
    <w:lvl w:ilvl="6" w:tplc="4A2CFC3C">
      <w:start w:val="1"/>
      <w:numFmt w:val="bullet"/>
      <w:lvlText w:val=""/>
      <w:lvlJc w:val="left"/>
      <w:pPr>
        <w:ind w:left="5760" w:hanging="360"/>
      </w:pPr>
      <w:rPr>
        <w:rFonts w:ascii="Symbol" w:hAnsi="Symbol" w:hint="default"/>
      </w:rPr>
    </w:lvl>
    <w:lvl w:ilvl="7" w:tplc="3CF6F46A">
      <w:start w:val="1"/>
      <w:numFmt w:val="bullet"/>
      <w:lvlText w:val="o"/>
      <w:lvlJc w:val="left"/>
      <w:pPr>
        <w:ind w:left="6480" w:hanging="360"/>
      </w:pPr>
      <w:rPr>
        <w:rFonts w:ascii="Courier New" w:hAnsi="Courier New" w:hint="default"/>
      </w:rPr>
    </w:lvl>
    <w:lvl w:ilvl="8" w:tplc="457040FE">
      <w:start w:val="1"/>
      <w:numFmt w:val="bullet"/>
      <w:lvlText w:val=""/>
      <w:lvlJc w:val="left"/>
      <w:pPr>
        <w:ind w:left="7200" w:hanging="360"/>
      </w:pPr>
      <w:rPr>
        <w:rFonts w:ascii="Wingdings" w:hAnsi="Wingdings" w:hint="default"/>
      </w:rPr>
    </w:lvl>
  </w:abstractNum>
  <w:abstractNum w:abstractNumId="16" w15:restartNumberingAfterBreak="0">
    <w:nsid w:val="466B4072"/>
    <w:multiLevelType w:val="hybridMultilevel"/>
    <w:tmpl w:val="FFFFFFFF"/>
    <w:lvl w:ilvl="0" w:tplc="31946FBA">
      <w:start w:val="1"/>
      <w:numFmt w:val="bullet"/>
      <w:lvlText w:val=""/>
      <w:lvlJc w:val="left"/>
      <w:pPr>
        <w:ind w:left="720" w:hanging="360"/>
      </w:pPr>
      <w:rPr>
        <w:rFonts w:ascii="Symbol" w:hAnsi="Symbol" w:hint="default"/>
      </w:rPr>
    </w:lvl>
    <w:lvl w:ilvl="1" w:tplc="8EF6E464">
      <w:start w:val="1"/>
      <w:numFmt w:val="bullet"/>
      <w:lvlText w:val="o"/>
      <w:lvlJc w:val="left"/>
      <w:pPr>
        <w:ind w:left="1440" w:hanging="360"/>
      </w:pPr>
      <w:rPr>
        <w:rFonts w:ascii="Courier New" w:hAnsi="Courier New" w:hint="default"/>
      </w:rPr>
    </w:lvl>
    <w:lvl w:ilvl="2" w:tplc="87A2F168">
      <w:start w:val="1"/>
      <w:numFmt w:val="bullet"/>
      <w:lvlText w:val="-"/>
      <w:lvlJc w:val="left"/>
      <w:pPr>
        <w:ind w:left="2160" w:hanging="360"/>
      </w:pPr>
      <w:rPr>
        <w:rFonts w:ascii="Calibri" w:hAnsi="Calibri" w:hint="default"/>
      </w:rPr>
    </w:lvl>
    <w:lvl w:ilvl="3" w:tplc="A416711A">
      <w:start w:val="1"/>
      <w:numFmt w:val="bullet"/>
      <w:lvlText w:val=""/>
      <w:lvlJc w:val="left"/>
      <w:pPr>
        <w:ind w:left="2880" w:hanging="360"/>
      </w:pPr>
      <w:rPr>
        <w:rFonts w:ascii="Symbol" w:hAnsi="Symbol" w:hint="default"/>
      </w:rPr>
    </w:lvl>
    <w:lvl w:ilvl="4" w:tplc="4FA4D222">
      <w:start w:val="1"/>
      <w:numFmt w:val="bullet"/>
      <w:lvlText w:val="o"/>
      <w:lvlJc w:val="left"/>
      <w:pPr>
        <w:ind w:left="3600" w:hanging="360"/>
      </w:pPr>
      <w:rPr>
        <w:rFonts w:ascii="Courier New" w:hAnsi="Courier New" w:hint="default"/>
      </w:rPr>
    </w:lvl>
    <w:lvl w:ilvl="5" w:tplc="E02C92CA">
      <w:start w:val="1"/>
      <w:numFmt w:val="bullet"/>
      <w:lvlText w:val=""/>
      <w:lvlJc w:val="left"/>
      <w:pPr>
        <w:ind w:left="4320" w:hanging="360"/>
      </w:pPr>
      <w:rPr>
        <w:rFonts w:ascii="Wingdings" w:hAnsi="Wingdings" w:hint="default"/>
      </w:rPr>
    </w:lvl>
    <w:lvl w:ilvl="6" w:tplc="B264514A">
      <w:start w:val="1"/>
      <w:numFmt w:val="bullet"/>
      <w:lvlText w:val=""/>
      <w:lvlJc w:val="left"/>
      <w:pPr>
        <w:ind w:left="5040" w:hanging="360"/>
      </w:pPr>
      <w:rPr>
        <w:rFonts w:ascii="Symbol" w:hAnsi="Symbol" w:hint="default"/>
      </w:rPr>
    </w:lvl>
    <w:lvl w:ilvl="7" w:tplc="DD7ED406">
      <w:start w:val="1"/>
      <w:numFmt w:val="bullet"/>
      <w:lvlText w:val="o"/>
      <w:lvlJc w:val="left"/>
      <w:pPr>
        <w:ind w:left="5760" w:hanging="360"/>
      </w:pPr>
      <w:rPr>
        <w:rFonts w:ascii="Courier New" w:hAnsi="Courier New" w:hint="default"/>
      </w:rPr>
    </w:lvl>
    <w:lvl w:ilvl="8" w:tplc="9CD89FC0">
      <w:start w:val="1"/>
      <w:numFmt w:val="bullet"/>
      <w:lvlText w:val=""/>
      <w:lvlJc w:val="left"/>
      <w:pPr>
        <w:ind w:left="6480" w:hanging="360"/>
      </w:pPr>
      <w:rPr>
        <w:rFonts w:ascii="Wingdings" w:hAnsi="Wingdings" w:hint="default"/>
      </w:rPr>
    </w:lvl>
  </w:abstractNum>
  <w:abstractNum w:abstractNumId="17" w15:restartNumberingAfterBreak="0">
    <w:nsid w:val="46F72E37"/>
    <w:multiLevelType w:val="hybridMultilevel"/>
    <w:tmpl w:val="FFFFFFFF"/>
    <w:lvl w:ilvl="0" w:tplc="4D4A899C">
      <w:start w:val="1"/>
      <w:numFmt w:val="bullet"/>
      <w:lvlText w:val=""/>
      <w:lvlJc w:val="left"/>
      <w:pPr>
        <w:ind w:left="1440" w:hanging="360"/>
      </w:pPr>
      <w:rPr>
        <w:rFonts w:ascii="Symbol" w:hAnsi="Symbol" w:hint="default"/>
      </w:rPr>
    </w:lvl>
    <w:lvl w:ilvl="1" w:tplc="9176E3A2">
      <w:start w:val="1"/>
      <w:numFmt w:val="bullet"/>
      <w:lvlText w:val="o"/>
      <w:lvlJc w:val="left"/>
      <w:pPr>
        <w:ind w:left="2160" w:hanging="360"/>
      </w:pPr>
      <w:rPr>
        <w:rFonts w:ascii="Courier New" w:hAnsi="Courier New" w:hint="default"/>
      </w:rPr>
    </w:lvl>
    <w:lvl w:ilvl="2" w:tplc="791E166A">
      <w:start w:val="1"/>
      <w:numFmt w:val="bullet"/>
      <w:lvlText w:val=""/>
      <w:lvlJc w:val="left"/>
      <w:pPr>
        <w:ind w:left="2880" w:hanging="360"/>
      </w:pPr>
      <w:rPr>
        <w:rFonts w:ascii="Wingdings" w:hAnsi="Wingdings" w:hint="default"/>
      </w:rPr>
    </w:lvl>
    <w:lvl w:ilvl="3" w:tplc="303E226E">
      <w:start w:val="1"/>
      <w:numFmt w:val="bullet"/>
      <w:lvlText w:val=""/>
      <w:lvlJc w:val="left"/>
      <w:pPr>
        <w:ind w:left="3600" w:hanging="360"/>
      </w:pPr>
      <w:rPr>
        <w:rFonts w:ascii="Symbol" w:hAnsi="Symbol" w:hint="default"/>
      </w:rPr>
    </w:lvl>
    <w:lvl w:ilvl="4" w:tplc="28F82126">
      <w:start w:val="1"/>
      <w:numFmt w:val="bullet"/>
      <w:lvlText w:val="o"/>
      <w:lvlJc w:val="left"/>
      <w:pPr>
        <w:ind w:left="4320" w:hanging="360"/>
      </w:pPr>
      <w:rPr>
        <w:rFonts w:ascii="Courier New" w:hAnsi="Courier New" w:hint="default"/>
      </w:rPr>
    </w:lvl>
    <w:lvl w:ilvl="5" w:tplc="2048C83E">
      <w:start w:val="1"/>
      <w:numFmt w:val="bullet"/>
      <w:lvlText w:val=""/>
      <w:lvlJc w:val="left"/>
      <w:pPr>
        <w:ind w:left="5040" w:hanging="360"/>
      </w:pPr>
      <w:rPr>
        <w:rFonts w:ascii="Wingdings" w:hAnsi="Wingdings" w:hint="default"/>
      </w:rPr>
    </w:lvl>
    <w:lvl w:ilvl="6" w:tplc="9D88E0DC">
      <w:start w:val="1"/>
      <w:numFmt w:val="bullet"/>
      <w:lvlText w:val=""/>
      <w:lvlJc w:val="left"/>
      <w:pPr>
        <w:ind w:left="5760" w:hanging="360"/>
      </w:pPr>
      <w:rPr>
        <w:rFonts w:ascii="Symbol" w:hAnsi="Symbol" w:hint="default"/>
      </w:rPr>
    </w:lvl>
    <w:lvl w:ilvl="7" w:tplc="00D07564">
      <w:start w:val="1"/>
      <w:numFmt w:val="bullet"/>
      <w:lvlText w:val="o"/>
      <w:lvlJc w:val="left"/>
      <w:pPr>
        <w:ind w:left="6480" w:hanging="360"/>
      </w:pPr>
      <w:rPr>
        <w:rFonts w:ascii="Courier New" w:hAnsi="Courier New" w:hint="default"/>
      </w:rPr>
    </w:lvl>
    <w:lvl w:ilvl="8" w:tplc="FFBED8FA">
      <w:start w:val="1"/>
      <w:numFmt w:val="bullet"/>
      <w:lvlText w:val=""/>
      <w:lvlJc w:val="left"/>
      <w:pPr>
        <w:ind w:left="7200" w:hanging="360"/>
      </w:pPr>
      <w:rPr>
        <w:rFonts w:ascii="Wingdings" w:hAnsi="Wingdings" w:hint="default"/>
      </w:rPr>
    </w:lvl>
  </w:abstractNum>
  <w:abstractNum w:abstractNumId="18" w15:restartNumberingAfterBreak="0">
    <w:nsid w:val="4CBD33BB"/>
    <w:multiLevelType w:val="hybridMultilevel"/>
    <w:tmpl w:val="FFFFFFFF"/>
    <w:lvl w:ilvl="0" w:tplc="791E02A6">
      <w:start w:val="1"/>
      <w:numFmt w:val="bullet"/>
      <w:lvlText w:val=""/>
      <w:lvlJc w:val="left"/>
      <w:pPr>
        <w:ind w:left="1440" w:hanging="360"/>
      </w:pPr>
      <w:rPr>
        <w:rFonts w:ascii="Symbol" w:hAnsi="Symbol" w:hint="default"/>
      </w:rPr>
    </w:lvl>
    <w:lvl w:ilvl="1" w:tplc="F11A2F72">
      <w:start w:val="1"/>
      <w:numFmt w:val="bullet"/>
      <w:lvlText w:val="o"/>
      <w:lvlJc w:val="left"/>
      <w:pPr>
        <w:ind w:left="2160" w:hanging="360"/>
      </w:pPr>
      <w:rPr>
        <w:rFonts w:ascii="Courier New" w:hAnsi="Courier New" w:hint="default"/>
      </w:rPr>
    </w:lvl>
    <w:lvl w:ilvl="2" w:tplc="915C0CAC">
      <w:start w:val="1"/>
      <w:numFmt w:val="bullet"/>
      <w:lvlText w:val=""/>
      <w:lvlJc w:val="left"/>
      <w:pPr>
        <w:ind w:left="2880" w:hanging="360"/>
      </w:pPr>
      <w:rPr>
        <w:rFonts w:ascii="Wingdings" w:hAnsi="Wingdings" w:hint="default"/>
      </w:rPr>
    </w:lvl>
    <w:lvl w:ilvl="3" w:tplc="78FCFFB2">
      <w:start w:val="1"/>
      <w:numFmt w:val="bullet"/>
      <w:lvlText w:val=""/>
      <w:lvlJc w:val="left"/>
      <w:pPr>
        <w:ind w:left="3600" w:hanging="360"/>
      </w:pPr>
      <w:rPr>
        <w:rFonts w:ascii="Symbol" w:hAnsi="Symbol" w:hint="default"/>
      </w:rPr>
    </w:lvl>
    <w:lvl w:ilvl="4" w:tplc="1A2EDBC2">
      <w:start w:val="1"/>
      <w:numFmt w:val="bullet"/>
      <w:lvlText w:val="o"/>
      <w:lvlJc w:val="left"/>
      <w:pPr>
        <w:ind w:left="4320" w:hanging="360"/>
      </w:pPr>
      <w:rPr>
        <w:rFonts w:ascii="Courier New" w:hAnsi="Courier New" w:hint="default"/>
      </w:rPr>
    </w:lvl>
    <w:lvl w:ilvl="5" w:tplc="3F7608A8">
      <w:start w:val="1"/>
      <w:numFmt w:val="bullet"/>
      <w:lvlText w:val=""/>
      <w:lvlJc w:val="left"/>
      <w:pPr>
        <w:ind w:left="5040" w:hanging="360"/>
      </w:pPr>
      <w:rPr>
        <w:rFonts w:ascii="Wingdings" w:hAnsi="Wingdings" w:hint="default"/>
      </w:rPr>
    </w:lvl>
    <w:lvl w:ilvl="6" w:tplc="95C411CE">
      <w:start w:val="1"/>
      <w:numFmt w:val="bullet"/>
      <w:lvlText w:val=""/>
      <w:lvlJc w:val="left"/>
      <w:pPr>
        <w:ind w:left="5760" w:hanging="360"/>
      </w:pPr>
      <w:rPr>
        <w:rFonts w:ascii="Symbol" w:hAnsi="Symbol" w:hint="default"/>
      </w:rPr>
    </w:lvl>
    <w:lvl w:ilvl="7" w:tplc="54D4ABAA">
      <w:start w:val="1"/>
      <w:numFmt w:val="bullet"/>
      <w:lvlText w:val="o"/>
      <w:lvlJc w:val="left"/>
      <w:pPr>
        <w:ind w:left="6480" w:hanging="360"/>
      </w:pPr>
      <w:rPr>
        <w:rFonts w:ascii="Courier New" w:hAnsi="Courier New" w:hint="default"/>
      </w:rPr>
    </w:lvl>
    <w:lvl w:ilvl="8" w:tplc="1DCEAE2C">
      <w:start w:val="1"/>
      <w:numFmt w:val="bullet"/>
      <w:lvlText w:val=""/>
      <w:lvlJc w:val="left"/>
      <w:pPr>
        <w:ind w:left="7200" w:hanging="360"/>
      </w:pPr>
      <w:rPr>
        <w:rFonts w:ascii="Wingdings" w:hAnsi="Wingdings" w:hint="default"/>
      </w:rPr>
    </w:lvl>
  </w:abstractNum>
  <w:abstractNum w:abstractNumId="19" w15:restartNumberingAfterBreak="0">
    <w:nsid w:val="56A70A5C"/>
    <w:multiLevelType w:val="hybridMultilevel"/>
    <w:tmpl w:val="17BA9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447761"/>
    <w:multiLevelType w:val="hybridMultilevel"/>
    <w:tmpl w:val="FFFFFFFF"/>
    <w:lvl w:ilvl="0" w:tplc="2D629452">
      <w:start w:val="1"/>
      <w:numFmt w:val="bullet"/>
      <w:lvlText w:val=""/>
      <w:lvlJc w:val="left"/>
      <w:pPr>
        <w:ind w:left="1440" w:hanging="360"/>
      </w:pPr>
      <w:rPr>
        <w:rFonts w:ascii="Symbol" w:hAnsi="Symbol" w:hint="default"/>
      </w:rPr>
    </w:lvl>
    <w:lvl w:ilvl="1" w:tplc="A55642F6">
      <w:start w:val="1"/>
      <w:numFmt w:val="bullet"/>
      <w:lvlText w:val="o"/>
      <w:lvlJc w:val="left"/>
      <w:pPr>
        <w:ind w:left="2160" w:hanging="360"/>
      </w:pPr>
      <w:rPr>
        <w:rFonts w:ascii="Courier New" w:hAnsi="Courier New" w:hint="default"/>
      </w:rPr>
    </w:lvl>
    <w:lvl w:ilvl="2" w:tplc="63BED6C2">
      <w:start w:val="1"/>
      <w:numFmt w:val="bullet"/>
      <w:lvlText w:val=""/>
      <w:lvlJc w:val="left"/>
      <w:pPr>
        <w:ind w:left="2880" w:hanging="360"/>
      </w:pPr>
      <w:rPr>
        <w:rFonts w:ascii="Wingdings" w:hAnsi="Wingdings" w:hint="default"/>
      </w:rPr>
    </w:lvl>
    <w:lvl w:ilvl="3" w:tplc="64BE5D2A">
      <w:start w:val="1"/>
      <w:numFmt w:val="bullet"/>
      <w:lvlText w:val=""/>
      <w:lvlJc w:val="left"/>
      <w:pPr>
        <w:ind w:left="3600" w:hanging="360"/>
      </w:pPr>
      <w:rPr>
        <w:rFonts w:ascii="Symbol" w:hAnsi="Symbol" w:hint="default"/>
      </w:rPr>
    </w:lvl>
    <w:lvl w:ilvl="4" w:tplc="87122596">
      <w:start w:val="1"/>
      <w:numFmt w:val="bullet"/>
      <w:lvlText w:val="o"/>
      <w:lvlJc w:val="left"/>
      <w:pPr>
        <w:ind w:left="4320" w:hanging="360"/>
      </w:pPr>
      <w:rPr>
        <w:rFonts w:ascii="Courier New" w:hAnsi="Courier New" w:hint="default"/>
      </w:rPr>
    </w:lvl>
    <w:lvl w:ilvl="5" w:tplc="66FEA222">
      <w:start w:val="1"/>
      <w:numFmt w:val="bullet"/>
      <w:lvlText w:val=""/>
      <w:lvlJc w:val="left"/>
      <w:pPr>
        <w:ind w:left="5040" w:hanging="360"/>
      </w:pPr>
      <w:rPr>
        <w:rFonts w:ascii="Wingdings" w:hAnsi="Wingdings" w:hint="default"/>
      </w:rPr>
    </w:lvl>
    <w:lvl w:ilvl="6" w:tplc="5FDCDA10">
      <w:start w:val="1"/>
      <w:numFmt w:val="bullet"/>
      <w:lvlText w:val=""/>
      <w:lvlJc w:val="left"/>
      <w:pPr>
        <w:ind w:left="5760" w:hanging="360"/>
      </w:pPr>
      <w:rPr>
        <w:rFonts w:ascii="Symbol" w:hAnsi="Symbol" w:hint="default"/>
      </w:rPr>
    </w:lvl>
    <w:lvl w:ilvl="7" w:tplc="4544C666">
      <w:start w:val="1"/>
      <w:numFmt w:val="bullet"/>
      <w:lvlText w:val="o"/>
      <w:lvlJc w:val="left"/>
      <w:pPr>
        <w:ind w:left="6480" w:hanging="360"/>
      </w:pPr>
      <w:rPr>
        <w:rFonts w:ascii="Courier New" w:hAnsi="Courier New" w:hint="default"/>
      </w:rPr>
    </w:lvl>
    <w:lvl w:ilvl="8" w:tplc="C8645126">
      <w:start w:val="1"/>
      <w:numFmt w:val="bullet"/>
      <w:lvlText w:val=""/>
      <w:lvlJc w:val="left"/>
      <w:pPr>
        <w:ind w:left="7200" w:hanging="360"/>
      </w:pPr>
      <w:rPr>
        <w:rFonts w:ascii="Wingdings" w:hAnsi="Wingdings" w:hint="default"/>
      </w:rPr>
    </w:lvl>
  </w:abstractNum>
  <w:abstractNum w:abstractNumId="21" w15:restartNumberingAfterBreak="0">
    <w:nsid w:val="5AD143AF"/>
    <w:multiLevelType w:val="hybridMultilevel"/>
    <w:tmpl w:val="B17A2DA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B514AA7"/>
    <w:multiLevelType w:val="hybridMultilevel"/>
    <w:tmpl w:val="FFFFFFFF"/>
    <w:lvl w:ilvl="0" w:tplc="5CF6C6AA">
      <w:start w:val="1"/>
      <w:numFmt w:val="bullet"/>
      <w:lvlText w:val=""/>
      <w:lvlJc w:val="left"/>
      <w:pPr>
        <w:ind w:left="1440" w:hanging="360"/>
      </w:pPr>
      <w:rPr>
        <w:rFonts w:ascii="Symbol" w:hAnsi="Symbol" w:hint="default"/>
      </w:rPr>
    </w:lvl>
    <w:lvl w:ilvl="1" w:tplc="EDAEAAF4">
      <w:start w:val="1"/>
      <w:numFmt w:val="bullet"/>
      <w:lvlText w:val="o"/>
      <w:lvlJc w:val="left"/>
      <w:pPr>
        <w:ind w:left="2160" w:hanging="360"/>
      </w:pPr>
      <w:rPr>
        <w:rFonts w:ascii="Courier New" w:hAnsi="Courier New" w:hint="default"/>
      </w:rPr>
    </w:lvl>
    <w:lvl w:ilvl="2" w:tplc="C1183212">
      <w:start w:val="1"/>
      <w:numFmt w:val="bullet"/>
      <w:lvlText w:val=""/>
      <w:lvlJc w:val="left"/>
      <w:pPr>
        <w:ind w:left="2880" w:hanging="360"/>
      </w:pPr>
      <w:rPr>
        <w:rFonts w:ascii="Wingdings" w:hAnsi="Wingdings" w:hint="default"/>
      </w:rPr>
    </w:lvl>
    <w:lvl w:ilvl="3" w:tplc="3380065C">
      <w:start w:val="1"/>
      <w:numFmt w:val="bullet"/>
      <w:lvlText w:val=""/>
      <w:lvlJc w:val="left"/>
      <w:pPr>
        <w:ind w:left="3600" w:hanging="360"/>
      </w:pPr>
      <w:rPr>
        <w:rFonts w:ascii="Symbol" w:hAnsi="Symbol" w:hint="default"/>
      </w:rPr>
    </w:lvl>
    <w:lvl w:ilvl="4" w:tplc="3EC0D3A6">
      <w:start w:val="1"/>
      <w:numFmt w:val="bullet"/>
      <w:lvlText w:val="o"/>
      <w:lvlJc w:val="left"/>
      <w:pPr>
        <w:ind w:left="4320" w:hanging="360"/>
      </w:pPr>
      <w:rPr>
        <w:rFonts w:ascii="Courier New" w:hAnsi="Courier New" w:hint="default"/>
      </w:rPr>
    </w:lvl>
    <w:lvl w:ilvl="5" w:tplc="2CE01BA2">
      <w:start w:val="1"/>
      <w:numFmt w:val="bullet"/>
      <w:lvlText w:val=""/>
      <w:lvlJc w:val="left"/>
      <w:pPr>
        <w:ind w:left="5040" w:hanging="360"/>
      </w:pPr>
      <w:rPr>
        <w:rFonts w:ascii="Wingdings" w:hAnsi="Wingdings" w:hint="default"/>
      </w:rPr>
    </w:lvl>
    <w:lvl w:ilvl="6" w:tplc="98F09ED0">
      <w:start w:val="1"/>
      <w:numFmt w:val="bullet"/>
      <w:lvlText w:val=""/>
      <w:lvlJc w:val="left"/>
      <w:pPr>
        <w:ind w:left="5760" w:hanging="360"/>
      </w:pPr>
      <w:rPr>
        <w:rFonts w:ascii="Symbol" w:hAnsi="Symbol" w:hint="default"/>
      </w:rPr>
    </w:lvl>
    <w:lvl w:ilvl="7" w:tplc="134ED988">
      <w:start w:val="1"/>
      <w:numFmt w:val="bullet"/>
      <w:lvlText w:val="o"/>
      <w:lvlJc w:val="left"/>
      <w:pPr>
        <w:ind w:left="6480" w:hanging="360"/>
      </w:pPr>
      <w:rPr>
        <w:rFonts w:ascii="Courier New" w:hAnsi="Courier New" w:hint="default"/>
      </w:rPr>
    </w:lvl>
    <w:lvl w:ilvl="8" w:tplc="E97A937C">
      <w:start w:val="1"/>
      <w:numFmt w:val="bullet"/>
      <w:lvlText w:val=""/>
      <w:lvlJc w:val="left"/>
      <w:pPr>
        <w:ind w:left="7200" w:hanging="360"/>
      </w:pPr>
      <w:rPr>
        <w:rFonts w:ascii="Wingdings" w:hAnsi="Wingdings" w:hint="default"/>
      </w:rPr>
    </w:lvl>
  </w:abstractNum>
  <w:abstractNum w:abstractNumId="23" w15:restartNumberingAfterBreak="0">
    <w:nsid w:val="6D3D126E"/>
    <w:multiLevelType w:val="multilevel"/>
    <w:tmpl w:val="7EA28C7E"/>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24" w15:restartNumberingAfterBreak="0">
    <w:nsid w:val="76F5585C"/>
    <w:multiLevelType w:val="multilevel"/>
    <w:tmpl w:val="EE083356"/>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78791AB1"/>
    <w:multiLevelType w:val="hybridMultilevel"/>
    <w:tmpl w:val="FFFFFFFF"/>
    <w:lvl w:ilvl="0" w:tplc="57B8C69C">
      <w:start w:val="1"/>
      <w:numFmt w:val="decimal"/>
      <w:lvlText w:val="%1."/>
      <w:lvlJc w:val="left"/>
      <w:pPr>
        <w:ind w:left="1080" w:hanging="360"/>
      </w:pPr>
    </w:lvl>
    <w:lvl w:ilvl="1" w:tplc="0AEC78FA">
      <w:start w:val="1"/>
      <w:numFmt w:val="lowerLetter"/>
      <w:lvlText w:val="%2."/>
      <w:lvlJc w:val="left"/>
      <w:pPr>
        <w:ind w:left="1800" w:hanging="360"/>
      </w:pPr>
    </w:lvl>
    <w:lvl w:ilvl="2" w:tplc="94760876">
      <w:start w:val="1"/>
      <w:numFmt w:val="lowerRoman"/>
      <w:lvlText w:val="%3."/>
      <w:lvlJc w:val="right"/>
      <w:pPr>
        <w:ind w:left="2520" w:hanging="180"/>
      </w:pPr>
    </w:lvl>
    <w:lvl w:ilvl="3" w:tplc="0EAAF932">
      <w:start w:val="1"/>
      <w:numFmt w:val="decimal"/>
      <w:lvlText w:val="%4."/>
      <w:lvlJc w:val="left"/>
      <w:pPr>
        <w:ind w:left="3240" w:hanging="360"/>
      </w:pPr>
    </w:lvl>
    <w:lvl w:ilvl="4" w:tplc="7AD6044C">
      <w:start w:val="1"/>
      <w:numFmt w:val="lowerLetter"/>
      <w:lvlText w:val="%5."/>
      <w:lvlJc w:val="left"/>
      <w:pPr>
        <w:ind w:left="3960" w:hanging="360"/>
      </w:pPr>
    </w:lvl>
    <w:lvl w:ilvl="5" w:tplc="28AA5246">
      <w:start w:val="1"/>
      <w:numFmt w:val="lowerRoman"/>
      <w:lvlText w:val="%6."/>
      <w:lvlJc w:val="right"/>
      <w:pPr>
        <w:ind w:left="4680" w:hanging="180"/>
      </w:pPr>
    </w:lvl>
    <w:lvl w:ilvl="6" w:tplc="B3FA1E62">
      <w:start w:val="1"/>
      <w:numFmt w:val="decimal"/>
      <w:lvlText w:val="%7."/>
      <w:lvlJc w:val="left"/>
      <w:pPr>
        <w:ind w:left="5400" w:hanging="360"/>
      </w:pPr>
    </w:lvl>
    <w:lvl w:ilvl="7" w:tplc="F290FF3E">
      <w:start w:val="1"/>
      <w:numFmt w:val="lowerLetter"/>
      <w:lvlText w:val="%8."/>
      <w:lvlJc w:val="left"/>
      <w:pPr>
        <w:ind w:left="6120" w:hanging="360"/>
      </w:pPr>
    </w:lvl>
    <w:lvl w:ilvl="8" w:tplc="8990D18C">
      <w:start w:val="1"/>
      <w:numFmt w:val="lowerRoman"/>
      <w:lvlText w:val="%9."/>
      <w:lvlJc w:val="right"/>
      <w:pPr>
        <w:ind w:left="6840" w:hanging="180"/>
      </w:pPr>
    </w:lvl>
  </w:abstractNum>
  <w:abstractNum w:abstractNumId="26" w15:restartNumberingAfterBreak="0">
    <w:nsid w:val="7F8022BD"/>
    <w:multiLevelType w:val="hybridMultilevel"/>
    <w:tmpl w:val="852433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29187955">
    <w:abstractNumId w:val="1"/>
  </w:num>
  <w:num w:numId="2" w16cid:durableId="2035182534">
    <w:abstractNumId w:val="7"/>
  </w:num>
  <w:num w:numId="3" w16cid:durableId="394623234">
    <w:abstractNumId w:val="5"/>
  </w:num>
  <w:num w:numId="4" w16cid:durableId="1709794366">
    <w:abstractNumId w:val="23"/>
  </w:num>
  <w:num w:numId="5" w16cid:durableId="1866671015">
    <w:abstractNumId w:val="0"/>
  </w:num>
  <w:num w:numId="6" w16cid:durableId="2101679181">
    <w:abstractNumId w:val="12"/>
  </w:num>
  <w:num w:numId="7" w16cid:durableId="128983150">
    <w:abstractNumId w:val="13"/>
  </w:num>
  <w:num w:numId="8" w16cid:durableId="401373878">
    <w:abstractNumId w:val="11"/>
  </w:num>
  <w:num w:numId="9" w16cid:durableId="865950429">
    <w:abstractNumId w:val="16"/>
  </w:num>
  <w:num w:numId="10" w16cid:durableId="1265067091">
    <w:abstractNumId w:val="3"/>
  </w:num>
  <w:num w:numId="11" w16cid:durableId="1386295610">
    <w:abstractNumId w:val="24"/>
  </w:num>
  <w:num w:numId="12" w16cid:durableId="1023173001">
    <w:abstractNumId w:val="9"/>
  </w:num>
  <w:num w:numId="13" w16cid:durableId="1579900423">
    <w:abstractNumId w:val="14"/>
  </w:num>
  <w:num w:numId="14" w16cid:durableId="1036198737">
    <w:abstractNumId w:val="25"/>
  </w:num>
  <w:num w:numId="15" w16cid:durableId="2132048327">
    <w:abstractNumId w:val="15"/>
  </w:num>
  <w:num w:numId="16" w16cid:durableId="198277573">
    <w:abstractNumId w:val="20"/>
  </w:num>
  <w:num w:numId="17" w16cid:durableId="1974677370">
    <w:abstractNumId w:val="18"/>
  </w:num>
  <w:num w:numId="18" w16cid:durableId="967902979">
    <w:abstractNumId w:val="8"/>
  </w:num>
  <w:num w:numId="19" w16cid:durableId="365328581">
    <w:abstractNumId w:val="22"/>
  </w:num>
  <w:num w:numId="20" w16cid:durableId="1997152077">
    <w:abstractNumId w:val="17"/>
  </w:num>
  <w:num w:numId="21" w16cid:durableId="1298605312">
    <w:abstractNumId w:val="26"/>
  </w:num>
  <w:num w:numId="22" w16cid:durableId="1444378907">
    <w:abstractNumId w:val="10"/>
  </w:num>
  <w:num w:numId="23" w16cid:durableId="807817474">
    <w:abstractNumId w:val="2"/>
  </w:num>
  <w:num w:numId="24" w16cid:durableId="98382223">
    <w:abstractNumId w:val="6"/>
  </w:num>
  <w:num w:numId="25" w16cid:durableId="664632130">
    <w:abstractNumId w:val="4"/>
  </w:num>
  <w:num w:numId="26" w16cid:durableId="1367485766">
    <w:abstractNumId w:val="21"/>
  </w:num>
  <w:num w:numId="27" w16cid:durableId="2125073685">
    <w:abstractNumId w:val="19"/>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ios Starqua">
    <w15:presenceInfo w15:providerId="Windows Live" w15:userId="8cf9fb8f937025db"/>
  </w15:person>
  <w15:person w15:author="Debbie Olga">
    <w15:presenceInfo w15:providerId="Windows Live" w15:userId="c56b7e50c021c8c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EAD"/>
    <w:rsid w:val="000002DF"/>
    <w:rsid w:val="000006FD"/>
    <w:rsid w:val="0000111D"/>
    <w:rsid w:val="0000215F"/>
    <w:rsid w:val="00002503"/>
    <w:rsid w:val="00002F28"/>
    <w:rsid w:val="00002F4F"/>
    <w:rsid w:val="0000475D"/>
    <w:rsid w:val="00005CD7"/>
    <w:rsid w:val="00006635"/>
    <w:rsid w:val="0000677B"/>
    <w:rsid w:val="00011994"/>
    <w:rsid w:val="00011D51"/>
    <w:rsid w:val="00013714"/>
    <w:rsid w:val="00014285"/>
    <w:rsid w:val="0001428D"/>
    <w:rsid w:val="00014AD2"/>
    <w:rsid w:val="00016EB3"/>
    <w:rsid w:val="00016F2F"/>
    <w:rsid w:val="00017AEC"/>
    <w:rsid w:val="00020F27"/>
    <w:rsid w:val="00021CDF"/>
    <w:rsid w:val="00021FE1"/>
    <w:rsid w:val="000222AC"/>
    <w:rsid w:val="000224AB"/>
    <w:rsid w:val="0002266A"/>
    <w:rsid w:val="00023AEA"/>
    <w:rsid w:val="00023E0A"/>
    <w:rsid w:val="0002525B"/>
    <w:rsid w:val="00025656"/>
    <w:rsid w:val="0002699D"/>
    <w:rsid w:val="00033603"/>
    <w:rsid w:val="00034FCC"/>
    <w:rsid w:val="00035425"/>
    <w:rsid w:val="000360F4"/>
    <w:rsid w:val="00036BAB"/>
    <w:rsid w:val="0004253C"/>
    <w:rsid w:val="00042710"/>
    <w:rsid w:val="0004296B"/>
    <w:rsid w:val="00046374"/>
    <w:rsid w:val="000472E2"/>
    <w:rsid w:val="000500C7"/>
    <w:rsid w:val="000503F4"/>
    <w:rsid w:val="00050816"/>
    <w:rsid w:val="00050817"/>
    <w:rsid w:val="00050B7F"/>
    <w:rsid w:val="00050C2E"/>
    <w:rsid w:val="00050E95"/>
    <w:rsid w:val="00051774"/>
    <w:rsid w:val="00051B11"/>
    <w:rsid w:val="00052F6A"/>
    <w:rsid w:val="00054286"/>
    <w:rsid w:val="00055E56"/>
    <w:rsid w:val="00055F0E"/>
    <w:rsid w:val="00056EF5"/>
    <w:rsid w:val="00057500"/>
    <w:rsid w:val="00057A3F"/>
    <w:rsid w:val="00062E0C"/>
    <w:rsid w:val="00062EA8"/>
    <w:rsid w:val="00063414"/>
    <w:rsid w:val="00063D26"/>
    <w:rsid w:val="00066517"/>
    <w:rsid w:val="00066F17"/>
    <w:rsid w:val="000678C9"/>
    <w:rsid w:val="00067E78"/>
    <w:rsid w:val="00070FFE"/>
    <w:rsid w:val="00073B4C"/>
    <w:rsid w:val="00073C3F"/>
    <w:rsid w:val="00074358"/>
    <w:rsid w:val="00075E4F"/>
    <w:rsid w:val="000764AA"/>
    <w:rsid w:val="00076BCF"/>
    <w:rsid w:val="000815B4"/>
    <w:rsid w:val="000822D8"/>
    <w:rsid w:val="00083FAF"/>
    <w:rsid w:val="000855BB"/>
    <w:rsid w:val="00087426"/>
    <w:rsid w:val="00090975"/>
    <w:rsid w:val="00090D95"/>
    <w:rsid w:val="00091513"/>
    <w:rsid w:val="00093087"/>
    <w:rsid w:val="000936A1"/>
    <w:rsid w:val="000944D4"/>
    <w:rsid w:val="00097B55"/>
    <w:rsid w:val="000A1860"/>
    <w:rsid w:val="000A29BC"/>
    <w:rsid w:val="000A415D"/>
    <w:rsid w:val="000A51B8"/>
    <w:rsid w:val="000A55DA"/>
    <w:rsid w:val="000A58E5"/>
    <w:rsid w:val="000A608C"/>
    <w:rsid w:val="000A746F"/>
    <w:rsid w:val="000B0DF1"/>
    <w:rsid w:val="000B1726"/>
    <w:rsid w:val="000B2C14"/>
    <w:rsid w:val="000B408D"/>
    <w:rsid w:val="000B449C"/>
    <w:rsid w:val="000B4540"/>
    <w:rsid w:val="000B4658"/>
    <w:rsid w:val="000B4727"/>
    <w:rsid w:val="000B4D43"/>
    <w:rsid w:val="000B5AD7"/>
    <w:rsid w:val="000B7012"/>
    <w:rsid w:val="000B774D"/>
    <w:rsid w:val="000B7BD3"/>
    <w:rsid w:val="000C005E"/>
    <w:rsid w:val="000C204E"/>
    <w:rsid w:val="000C2348"/>
    <w:rsid w:val="000C23CC"/>
    <w:rsid w:val="000C2EAE"/>
    <w:rsid w:val="000C2FC3"/>
    <w:rsid w:val="000C3445"/>
    <w:rsid w:val="000C36AF"/>
    <w:rsid w:val="000C41BB"/>
    <w:rsid w:val="000C4692"/>
    <w:rsid w:val="000C49E7"/>
    <w:rsid w:val="000C7901"/>
    <w:rsid w:val="000D0414"/>
    <w:rsid w:val="000D1EE0"/>
    <w:rsid w:val="000D216E"/>
    <w:rsid w:val="000D2550"/>
    <w:rsid w:val="000D4EB8"/>
    <w:rsid w:val="000D530F"/>
    <w:rsid w:val="000D60BA"/>
    <w:rsid w:val="000D61F2"/>
    <w:rsid w:val="000D6BAF"/>
    <w:rsid w:val="000E0759"/>
    <w:rsid w:val="000E0969"/>
    <w:rsid w:val="000E11F3"/>
    <w:rsid w:val="000E12CF"/>
    <w:rsid w:val="000E1731"/>
    <w:rsid w:val="000E1BB7"/>
    <w:rsid w:val="000E1C19"/>
    <w:rsid w:val="000E2F9C"/>
    <w:rsid w:val="000E3370"/>
    <w:rsid w:val="000E376D"/>
    <w:rsid w:val="000E5273"/>
    <w:rsid w:val="000E5298"/>
    <w:rsid w:val="000E5895"/>
    <w:rsid w:val="000E62D9"/>
    <w:rsid w:val="000F089B"/>
    <w:rsid w:val="000F0EAD"/>
    <w:rsid w:val="000F3E9A"/>
    <w:rsid w:val="000F5E05"/>
    <w:rsid w:val="00100258"/>
    <w:rsid w:val="0010044B"/>
    <w:rsid w:val="001004F9"/>
    <w:rsid w:val="0010167E"/>
    <w:rsid w:val="00102324"/>
    <w:rsid w:val="0010305D"/>
    <w:rsid w:val="001057B4"/>
    <w:rsid w:val="00105B26"/>
    <w:rsid w:val="00105CBE"/>
    <w:rsid w:val="001071CA"/>
    <w:rsid w:val="00107AD6"/>
    <w:rsid w:val="0011017F"/>
    <w:rsid w:val="0011179B"/>
    <w:rsid w:val="00111B04"/>
    <w:rsid w:val="0011290F"/>
    <w:rsid w:val="00112EC7"/>
    <w:rsid w:val="00113877"/>
    <w:rsid w:val="001142B4"/>
    <w:rsid w:val="001146B9"/>
    <w:rsid w:val="00115D04"/>
    <w:rsid w:val="0011606E"/>
    <w:rsid w:val="00117785"/>
    <w:rsid w:val="00117D11"/>
    <w:rsid w:val="00117F40"/>
    <w:rsid w:val="0012070B"/>
    <w:rsid w:val="0012201C"/>
    <w:rsid w:val="00123139"/>
    <w:rsid w:val="0012421F"/>
    <w:rsid w:val="00124E73"/>
    <w:rsid w:val="001255A2"/>
    <w:rsid w:val="00127CB3"/>
    <w:rsid w:val="00131448"/>
    <w:rsid w:val="00131D04"/>
    <w:rsid w:val="00132154"/>
    <w:rsid w:val="00132982"/>
    <w:rsid w:val="00134216"/>
    <w:rsid w:val="00134652"/>
    <w:rsid w:val="001348BB"/>
    <w:rsid w:val="00134F65"/>
    <w:rsid w:val="001354F6"/>
    <w:rsid w:val="00135DAF"/>
    <w:rsid w:val="00135DE7"/>
    <w:rsid w:val="001369AA"/>
    <w:rsid w:val="00136AA8"/>
    <w:rsid w:val="001408F5"/>
    <w:rsid w:val="0014132A"/>
    <w:rsid w:val="0014159E"/>
    <w:rsid w:val="00141FE3"/>
    <w:rsid w:val="00145E03"/>
    <w:rsid w:val="00146289"/>
    <w:rsid w:val="00146D84"/>
    <w:rsid w:val="00147A51"/>
    <w:rsid w:val="00147C6B"/>
    <w:rsid w:val="001501B4"/>
    <w:rsid w:val="00153B39"/>
    <w:rsid w:val="00154949"/>
    <w:rsid w:val="001607B6"/>
    <w:rsid w:val="0016130E"/>
    <w:rsid w:val="0016269A"/>
    <w:rsid w:val="00163E42"/>
    <w:rsid w:val="00165715"/>
    <w:rsid w:val="00166F49"/>
    <w:rsid w:val="0016706F"/>
    <w:rsid w:val="00167186"/>
    <w:rsid w:val="00167370"/>
    <w:rsid w:val="00167B50"/>
    <w:rsid w:val="001701AD"/>
    <w:rsid w:val="00170298"/>
    <w:rsid w:val="00170E12"/>
    <w:rsid w:val="00171BC7"/>
    <w:rsid w:val="0017276F"/>
    <w:rsid w:val="00172B21"/>
    <w:rsid w:val="0017301E"/>
    <w:rsid w:val="00177DF9"/>
    <w:rsid w:val="00181379"/>
    <w:rsid w:val="001818CE"/>
    <w:rsid w:val="001848C3"/>
    <w:rsid w:val="00184B32"/>
    <w:rsid w:val="00184DAC"/>
    <w:rsid w:val="00185533"/>
    <w:rsid w:val="001858A0"/>
    <w:rsid w:val="00185B8E"/>
    <w:rsid w:val="0018786D"/>
    <w:rsid w:val="001879F8"/>
    <w:rsid w:val="001906B3"/>
    <w:rsid w:val="00190C4A"/>
    <w:rsid w:val="00191216"/>
    <w:rsid w:val="0019162F"/>
    <w:rsid w:val="00193157"/>
    <w:rsid w:val="001934B0"/>
    <w:rsid w:val="0019536D"/>
    <w:rsid w:val="001962CA"/>
    <w:rsid w:val="001976EB"/>
    <w:rsid w:val="00197871"/>
    <w:rsid w:val="00197C25"/>
    <w:rsid w:val="001A02A2"/>
    <w:rsid w:val="001A095B"/>
    <w:rsid w:val="001A0D72"/>
    <w:rsid w:val="001A1AC2"/>
    <w:rsid w:val="001A4B26"/>
    <w:rsid w:val="001A5179"/>
    <w:rsid w:val="001A750D"/>
    <w:rsid w:val="001A76F6"/>
    <w:rsid w:val="001B0A1F"/>
    <w:rsid w:val="001B1B90"/>
    <w:rsid w:val="001B1C40"/>
    <w:rsid w:val="001B53A4"/>
    <w:rsid w:val="001B5B0C"/>
    <w:rsid w:val="001B6646"/>
    <w:rsid w:val="001B6ACB"/>
    <w:rsid w:val="001B6DEB"/>
    <w:rsid w:val="001C013F"/>
    <w:rsid w:val="001C110B"/>
    <w:rsid w:val="001C1113"/>
    <w:rsid w:val="001C1563"/>
    <w:rsid w:val="001C1A11"/>
    <w:rsid w:val="001C2B26"/>
    <w:rsid w:val="001C4112"/>
    <w:rsid w:val="001C43C8"/>
    <w:rsid w:val="001C477B"/>
    <w:rsid w:val="001C51EF"/>
    <w:rsid w:val="001C5393"/>
    <w:rsid w:val="001C5907"/>
    <w:rsid w:val="001C61E0"/>
    <w:rsid w:val="001C676D"/>
    <w:rsid w:val="001C6B5C"/>
    <w:rsid w:val="001C6D8E"/>
    <w:rsid w:val="001C7514"/>
    <w:rsid w:val="001D030D"/>
    <w:rsid w:val="001D0400"/>
    <w:rsid w:val="001D07D1"/>
    <w:rsid w:val="001D0ACB"/>
    <w:rsid w:val="001D0C4C"/>
    <w:rsid w:val="001D5B03"/>
    <w:rsid w:val="001D5D9E"/>
    <w:rsid w:val="001D6931"/>
    <w:rsid w:val="001D69D1"/>
    <w:rsid w:val="001D78E2"/>
    <w:rsid w:val="001E1998"/>
    <w:rsid w:val="001E2564"/>
    <w:rsid w:val="001E2DB6"/>
    <w:rsid w:val="001E330D"/>
    <w:rsid w:val="001E4142"/>
    <w:rsid w:val="001E5CC1"/>
    <w:rsid w:val="001E7621"/>
    <w:rsid w:val="001F3599"/>
    <w:rsid w:val="001F428E"/>
    <w:rsid w:val="001F4F74"/>
    <w:rsid w:val="001F557E"/>
    <w:rsid w:val="001F5C43"/>
    <w:rsid w:val="001F67CD"/>
    <w:rsid w:val="001F7049"/>
    <w:rsid w:val="001F72C0"/>
    <w:rsid w:val="001F7512"/>
    <w:rsid w:val="0020376A"/>
    <w:rsid w:val="0020537C"/>
    <w:rsid w:val="002066FB"/>
    <w:rsid w:val="00206BE9"/>
    <w:rsid w:val="002078DB"/>
    <w:rsid w:val="00207948"/>
    <w:rsid w:val="002104BE"/>
    <w:rsid w:val="0021220C"/>
    <w:rsid w:val="0021382E"/>
    <w:rsid w:val="00213D49"/>
    <w:rsid w:val="0021423A"/>
    <w:rsid w:val="002142DD"/>
    <w:rsid w:val="00214917"/>
    <w:rsid w:val="00215079"/>
    <w:rsid w:val="002152FC"/>
    <w:rsid w:val="00216661"/>
    <w:rsid w:val="0021707C"/>
    <w:rsid w:val="0022080D"/>
    <w:rsid w:val="00221330"/>
    <w:rsid w:val="00222A45"/>
    <w:rsid w:val="00222FA1"/>
    <w:rsid w:val="00223AC8"/>
    <w:rsid w:val="00224ED1"/>
    <w:rsid w:val="00225A60"/>
    <w:rsid w:val="00226343"/>
    <w:rsid w:val="002265C7"/>
    <w:rsid w:val="00226F47"/>
    <w:rsid w:val="0022744D"/>
    <w:rsid w:val="00231460"/>
    <w:rsid w:val="00231555"/>
    <w:rsid w:val="002336B6"/>
    <w:rsid w:val="0023475B"/>
    <w:rsid w:val="00234F12"/>
    <w:rsid w:val="0023657F"/>
    <w:rsid w:val="00236B6F"/>
    <w:rsid w:val="002402A8"/>
    <w:rsid w:val="00240C39"/>
    <w:rsid w:val="00241745"/>
    <w:rsid w:val="00241D9E"/>
    <w:rsid w:val="002449D8"/>
    <w:rsid w:val="00244C24"/>
    <w:rsid w:val="00245A9B"/>
    <w:rsid w:val="00246192"/>
    <w:rsid w:val="002517AF"/>
    <w:rsid w:val="0025234C"/>
    <w:rsid w:val="002529E6"/>
    <w:rsid w:val="0025323F"/>
    <w:rsid w:val="00260B6D"/>
    <w:rsid w:val="002610F8"/>
    <w:rsid w:val="0026207B"/>
    <w:rsid w:val="002634FA"/>
    <w:rsid w:val="00263D78"/>
    <w:rsid w:val="0026429A"/>
    <w:rsid w:val="00265B13"/>
    <w:rsid w:val="00270D88"/>
    <w:rsid w:val="00274525"/>
    <w:rsid w:val="00275B8D"/>
    <w:rsid w:val="00276850"/>
    <w:rsid w:val="002769A9"/>
    <w:rsid w:val="00276AF7"/>
    <w:rsid w:val="0027713C"/>
    <w:rsid w:val="00277D80"/>
    <w:rsid w:val="00282015"/>
    <w:rsid w:val="002826F8"/>
    <w:rsid w:val="00285A75"/>
    <w:rsid w:val="00285CEC"/>
    <w:rsid w:val="00285D78"/>
    <w:rsid w:val="00287364"/>
    <w:rsid w:val="002903B4"/>
    <w:rsid w:val="002911D2"/>
    <w:rsid w:val="002911F6"/>
    <w:rsid w:val="002919CB"/>
    <w:rsid w:val="002920FC"/>
    <w:rsid w:val="0029215B"/>
    <w:rsid w:val="00293A21"/>
    <w:rsid w:val="00293A67"/>
    <w:rsid w:val="00293E9A"/>
    <w:rsid w:val="002945D8"/>
    <w:rsid w:val="00294951"/>
    <w:rsid w:val="00294C34"/>
    <w:rsid w:val="002953D8"/>
    <w:rsid w:val="002953DB"/>
    <w:rsid w:val="00295591"/>
    <w:rsid w:val="002956D5"/>
    <w:rsid w:val="0029586B"/>
    <w:rsid w:val="00296D34"/>
    <w:rsid w:val="00297136"/>
    <w:rsid w:val="002A062D"/>
    <w:rsid w:val="002A0B64"/>
    <w:rsid w:val="002A18FF"/>
    <w:rsid w:val="002A1BB1"/>
    <w:rsid w:val="002A335E"/>
    <w:rsid w:val="002A3397"/>
    <w:rsid w:val="002A4EE3"/>
    <w:rsid w:val="002A59AF"/>
    <w:rsid w:val="002A69D2"/>
    <w:rsid w:val="002A6DF9"/>
    <w:rsid w:val="002A7035"/>
    <w:rsid w:val="002A7984"/>
    <w:rsid w:val="002B1F57"/>
    <w:rsid w:val="002B23DE"/>
    <w:rsid w:val="002B25E4"/>
    <w:rsid w:val="002B2614"/>
    <w:rsid w:val="002B2797"/>
    <w:rsid w:val="002B361F"/>
    <w:rsid w:val="002B4E8F"/>
    <w:rsid w:val="002B5312"/>
    <w:rsid w:val="002B58EB"/>
    <w:rsid w:val="002B65BE"/>
    <w:rsid w:val="002B6BFA"/>
    <w:rsid w:val="002B7487"/>
    <w:rsid w:val="002B7BE8"/>
    <w:rsid w:val="002C0F10"/>
    <w:rsid w:val="002C1D6F"/>
    <w:rsid w:val="002C2BD2"/>
    <w:rsid w:val="002C3197"/>
    <w:rsid w:val="002C45E8"/>
    <w:rsid w:val="002C4754"/>
    <w:rsid w:val="002C4A2C"/>
    <w:rsid w:val="002C516F"/>
    <w:rsid w:val="002C6057"/>
    <w:rsid w:val="002D0B94"/>
    <w:rsid w:val="002D0BEC"/>
    <w:rsid w:val="002D2A88"/>
    <w:rsid w:val="002D4E3C"/>
    <w:rsid w:val="002D5104"/>
    <w:rsid w:val="002D52C4"/>
    <w:rsid w:val="002D6595"/>
    <w:rsid w:val="002D6821"/>
    <w:rsid w:val="002D70B3"/>
    <w:rsid w:val="002D73AB"/>
    <w:rsid w:val="002D7586"/>
    <w:rsid w:val="002E0393"/>
    <w:rsid w:val="002E204D"/>
    <w:rsid w:val="002E21B1"/>
    <w:rsid w:val="002E21CC"/>
    <w:rsid w:val="002E2910"/>
    <w:rsid w:val="002E30B1"/>
    <w:rsid w:val="002E3310"/>
    <w:rsid w:val="002E4DEE"/>
    <w:rsid w:val="002E5215"/>
    <w:rsid w:val="002E5962"/>
    <w:rsid w:val="002E5A7E"/>
    <w:rsid w:val="002E6016"/>
    <w:rsid w:val="002F0725"/>
    <w:rsid w:val="002F0B9F"/>
    <w:rsid w:val="002F0D14"/>
    <w:rsid w:val="002F14E7"/>
    <w:rsid w:val="002F2B29"/>
    <w:rsid w:val="002F3A27"/>
    <w:rsid w:val="002F4504"/>
    <w:rsid w:val="002F45B3"/>
    <w:rsid w:val="002F6F85"/>
    <w:rsid w:val="00300AEA"/>
    <w:rsid w:val="00301ACF"/>
    <w:rsid w:val="00304391"/>
    <w:rsid w:val="0030787F"/>
    <w:rsid w:val="00307C93"/>
    <w:rsid w:val="003105F8"/>
    <w:rsid w:val="0031096E"/>
    <w:rsid w:val="003112A4"/>
    <w:rsid w:val="00311BAE"/>
    <w:rsid w:val="00311C44"/>
    <w:rsid w:val="003138A5"/>
    <w:rsid w:val="00313BAA"/>
    <w:rsid w:val="00314C10"/>
    <w:rsid w:val="003176D5"/>
    <w:rsid w:val="00321C18"/>
    <w:rsid w:val="003223E0"/>
    <w:rsid w:val="00322AE8"/>
    <w:rsid w:val="00323AE0"/>
    <w:rsid w:val="00323B60"/>
    <w:rsid w:val="003263D6"/>
    <w:rsid w:val="003264C1"/>
    <w:rsid w:val="003302C6"/>
    <w:rsid w:val="00330D12"/>
    <w:rsid w:val="00330F46"/>
    <w:rsid w:val="003322EE"/>
    <w:rsid w:val="00333A7B"/>
    <w:rsid w:val="00333D24"/>
    <w:rsid w:val="00334991"/>
    <w:rsid w:val="00334FDD"/>
    <w:rsid w:val="00336199"/>
    <w:rsid w:val="0033667A"/>
    <w:rsid w:val="0033773B"/>
    <w:rsid w:val="0034038E"/>
    <w:rsid w:val="003426E6"/>
    <w:rsid w:val="00346DDC"/>
    <w:rsid w:val="0034761C"/>
    <w:rsid w:val="003506E3"/>
    <w:rsid w:val="00350C3E"/>
    <w:rsid w:val="00352536"/>
    <w:rsid w:val="003529CF"/>
    <w:rsid w:val="00353F14"/>
    <w:rsid w:val="003558A2"/>
    <w:rsid w:val="0035633E"/>
    <w:rsid w:val="003625E8"/>
    <w:rsid w:val="003627A9"/>
    <w:rsid w:val="00362D26"/>
    <w:rsid w:val="00364A9F"/>
    <w:rsid w:val="00364BCC"/>
    <w:rsid w:val="0036569E"/>
    <w:rsid w:val="00370B8C"/>
    <w:rsid w:val="003711A4"/>
    <w:rsid w:val="003711B2"/>
    <w:rsid w:val="003713C7"/>
    <w:rsid w:val="00372DEE"/>
    <w:rsid w:val="00373391"/>
    <w:rsid w:val="00373456"/>
    <w:rsid w:val="00375D92"/>
    <w:rsid w:val="003816B7"/>
    <w:rsid w:val="003817E9"/>
    <w:rsid w:val="00381E78"/>
    <w:rsid w:val="00382DCD"/>
    <w:rsid w:val="003836B1"/>
    <w:rsid w:val="00384779"/>
    <w:rsid w:val="00384A38"/>
    <w:rsid w:val="003901EA"/>
    <w:rsid w:val="00390714"/>
    <w:rsid w:val="00390D7C"/>
    <w:rsid w:val="003917CF"/>
    <w:rsid w:val="00392982"/>
    <w:rsid w:val="003934FF"/>
    <w:rsid w:val="00393BA2"/>
    <w:rsid w:val="0039404B"/>
    <w:rsid w:val="0039458F"/>
    <w:rsid w:val="00394F08"/>
    <w:rsid w:val="00396567"/>
    <w:rsid w:val="003A0752"/>
    <w:rsid w:val="003A24A9"/>
    <w:rsid w:val="003A3290"/>
    <w:rsid w:val="003A3E90"/>
    <w:rsid w:val="003A450A"/>
    <w:rsid w:val="003A4E50"/>
    <w:rsid w:val="003A7BE3"/>
    <w:rsid w:val="003B082E"/>
    <w:rsid w:val="003B0962"/>
    <w:rsid w:val="003B1AC1"/>
    <w:rsid w:val="003B1D09"/>
    <w:rsid w:val="003B2A4D"/>
    <w:rsid w:val="003B394A"/>
    <w:rsid w:val="003B3CAC"/>
    <w:rsid w:val="003B59A6"/>
    <w:rsid w:val="003B5E37"/>
    <w:rsid w:val="003B68A0"/>
    <w:rsid w:val="003B6A75"/>
    <w:rsid w:val="003C0D19"/>
    <w:rsid w:val="003C1BDF"/>
    <w:rsid w:val="003C23AE"/>
    <w:rsid w:val="003C347B"/>
    <w:rsid w:val="003C4CE0"/>
    <w:rsid w:val="003C50B3"/>
    <w:rsid w:val="003C5405"/>
    <w:rsid w:val="003C5BA6"/>
    <w:rsid w:val="003C5EBB"/>
    <w:rsid w:val="003C6D4F"/>
    <w:rsid w:val="003D0A82"/>
    <w:rsid w:val="003D2AD7"/>
    <w:rsid w:val="003D357C"/>
    <w:rsid w:val="003D419A"/>
    <w:rsid w:val="003D50AB"/>
    <w:rsid w:val="003D566F"/>
    <w:rsid w:val="003D6A19"/>
    <w:rsid w:val="003D73F8"/>
    <w:rsid w:val="003D7614"/>
    <w:rsid w:val="003E00A5"/>
    <w:rsid w:val="003E0252"/>
    <w:rsid w:val="003E0A80"/>
    <w:rsid w:val="003E0ED1"/>
    <w:rsid w:val="003E10E6"/>
    <w:rsid w:val="003E11DA"/>
    <w:rsid w:val="003E383D"/>
    <w:rsid w:val="003E441B"/>
    <w:rsid w:val="003E4539"/>
    <w:rsid w:val="003E4A15"/>
    <w:rsid w:val="003E54E4"/>
    <w:rsid w:val="003E7050"/>
    <w:rsid w:val="003F044A"/>
    <w:rsid w:val="003F1260"/>
    <w:rsid w:val="003F2364"/>
    <w:rsid w:val="003F32A9"/>
    <w:rsid w:val="003F65EC"/>
    <w:rsid w:val="003F7370"/>
    <w:rsid w:val="003F7394"/>
    <w:rsid w:val="003F7BD2"/>
    <w:rsid w:val="00400E8F"/>
    <w:rsid w:val="00401A39"/>
    <w:rsid w:val="00401B84"/>
    <w:rsid w:val="004026B4"/>
    <w:rsid w:val="00403CF9"/>
    <w:rsid w:val="00404917"/>
    <w:rsid w:val="00404B9A"/>
    <w:rsid w:val="004058C1"/>
    <w:rsid w:val="00405AE9"/>
    <w:rsid w:val="0040644C"/>
    <w:rsid w:val="004067E7"/>
    <w:rsid w:val="00406F26"/>
    <w:rsid w:val="004107DE"/>
    <w:rsid w:val="00411524"/>
    <w:rsid w:val="00411573"/>
    <w:rsid w:val="00411A04"/>
    <w:rsid w:val="00412017"/>
    <w:rsid w:val="004125E9"/>
    <w:rsid w:val="0041383B"/>
    <w:rsid w:val="00413DE9"/>
    <w:rsid w:val="00414833"/>
    <w:rsid w:val="0041509B"/>
    <w:rsid w:val="004151CF"/>
    <w:rsid w:val="004161D7"/>
    <w:rsid w:val="0041775C"/>
    <w:rsid w:val="00420D82"/>
    <w:rsid w:val="00420E00"/>
    <w:rsid w:val="00420E0C"/>
    <w:rsid w:val="0042358C"/>
    <w:rsid w:val="00423AD1"/>
    <w:rsid w:val="004246DC"/>
    <w:rsid w:val="0042596F"/>
    <w:rsid w:val="00426C67"/>
    <w:rsid w:val="00427866"/>
    <w:rsid w:val="00427E8F"/>
    <w:rsid w:val="004301F9"/>
    <w:rsid w:val="004307AB"/>
    <w:rsid w:val="0043112E"/>
    <w:rsid w:val="00431FB2"/>
    <w:rsid w:val="0043222F"/>
    <w:rsid w:val="00433157"/>
    <w:rsid w:val="00436B7C"/>
    <w:rsid w:val="00437E97"/>
    <w:rsid w:val="00437EDE"/>
    <w:rsid w:val="00440100"/>
    <w:rsid w:val="00440715"/>
    <w:rsid w:val="00440EB1"/>
    <w:rsid w:val="0044324F"/>
    <w:rsid w:val="00446129"/>
    <w:rsid w:val="00446C7C"/>
    <w:rsid w:val="0044747C"/>
    <w:rsid w:val="00447D55"/>
    <w:rsid w:val="0045039F"/>
    <w:rsid w:val="0045047F"/>
    <w:rsid w:val="00451CC1"/>
    <w:rsid w:val="0045253E"/>
    <w:rsid w:val="00453AD6"/>
    <w:rsid w:val="004540FD"/>
    <w:rsid w:val="004557B0"/>
    <w:rsid w:val="004558F6"/>
    <w:rsid w:val="004572CE"/>
    <w:rsid w:val="00460710"/>
    <w:rsid w:val="004617B1"/>
    <w:rsid w:val="00461AA8"/>
    <w:rsid w:val="004620C9"/>
    <w:rsid w:val="0046317B"/>
    <w:rsid w:val="004657A2"/>
    <w:rsid w:val="00465866"/>
    <w:rsid w:val="00465B37"/>
    <w:rsid w:val="00465CC5"/>
    <w:rsid w:val="00466003"/>
    <w:rsid w:val="00466277"/>
    <w:rsid w:val="0046643F"/>
    <w:rsid w:val="00466791"/>
    <w:rsid w:val="00467A55"/>
    <w:rsid w:val="00470A3D"/>
    <w:rsid w:val="00470C4F"/>
    <w:rsid w:val="00471381"/>
    <w:rsid w:val="00471AE7"/>
    <w:rsid w:val="0047206B"/>
    <w:rsid w:val="0047267E"/>
    <w:rsid w:val="00472F00"/>
    <w:rsid w:val="00473A14"/>
    <w:rsid w:val="00473B2B"/>
    <w:rsid w:val="0047669C"/>
    <w:rsid w:val="00480475"/>
    <w:rsid w:val="00482BDB"/>
    <w:rsid w:val="00483165"/>
    <w:rsid w:val="004834F9"/>
    <w:rsid w:val="0048415B"/>
    <w:rsid w:val="00485A91"/>
    <w:rsid w:val="004875E1"/>
    <w:rsid w:val="00493D93"/>
    <w:rsid w:val="00494E94"/>
    <w:rsid w:val="00496534"/>
    <w:rsid w:val="0049795A"/>
    <w:rsid w:val="004979A5"/>
    <w:rsid w:val="004A0458"/>
    <w:rsid w:val="004A1132"/>
    <w:rsid w:val="004A355D"/>
    <w:rsid w:val="004A3AAD"/>
    <w:rsid w:val="004A4245"/>
    <w:rsid w:val="004A433E"/>
    <w:rsid w:val="004A4A67"/>
    <w:rsid w:val="004A4C31"/>
    <w:rsid w:val="004A56A1"/>
    <w:rsid w:val="004A5942"/>
    <w:rsid w:val="004B1888"/>
    <w:rsid w:val="004B25DA"/>
    <w:rsid w:val="004B28E9"/>
    <w:rsid w:val="004B2DDE"/>
    <w:rsid w:val="004B50B1"/>
    <w:rsid w:val="004B586A"/>
    <w:rsid w:val="004B78A4"/>
    <w:rsid w:val="004B7C10"/>
    <w:rsid w:val="004C1E63"/>
    <w:rsid w:val="004C230C"/>
    <w:rsid w:val="004C2C07"/>
    <w:rsid w:val="004C2E9B"/>
    <w:rsid w:val="004C41CF"/>
    <w:rsid w:val="004C42E9"/>
    <w:rsid w:val="004C5830"/>
    <w:rsid w:val="004C5E40"/>
    <w:rsid w:val="004C6524"/>
    <w:rsid w:val="004C68CC"/>
    <w:rsid w:val="004C6FDB"/>
    <w:rsid w:val="004C74EE"/>
    <w:rsid w:val="004C7A46"/>
    <w:rsid w:val="004D0452"/>
    <w:rsid w:val="004D082B"/>
    <w:rsid w:val="004D0ADE"/>
    <w:rsid w:val="004D18C6"/>
    <w:rsid w:val="004D20F3"/>
    <w:rsid w:val="004D2ACC"/>
    <w:rsid w:val="004D43AB"/>
    <w:rsid w:val="004D471C"/>
    <w:rsid w:val="004D4892"/>
    <w:rsid w:val="004D5242"/>
    <w:rsid w:val="004D6A23"/>
    <w:rsid w:val="004D6AC5"/>
    <w:rsid w:val="004E0619"/>
    <w:rsid w:val="004E2630"/>
    <w:rsid w:val="004E417A"/>
    <w:rsid w:val="004E499F"/>
    <w:rsid w:val="004E7073"/>
    <w:rsid w:val="004F023E"/>
    <w:rsid w:val="004F0B15"/>
    <w:rsid w:val="004F428E"/>
    <w:rsid w:val="004F42EE"/>
    <w:rsid w:val="004F4FE7"/>
    <w:rsid w:val="004F5BD6"/>
    <w:rsid w:val="004F6785"/>
    <w:rsid w:val="004F6D84"/>
    <w:rsid w:val="004F712C"/>
    <w:rsid w:val="004F767E"/>
    <w:rsid w:val="004F787F"/>
    <w:rsid w:val="004F79B9"/>
    <w:rsid w:val="004F7CD5"/>
    <w:rsid w:val="00500259"/>
    <w:rsid w:val="005006EA"/>
    <w:rsid w:val="00500A79"/>
    <w:rsid w:val="0050171E"/>
    <w:rsid w:val="005023B5"/>
    <w:rsid w:val="00504477"/>
    <w:rsid w:val="00504D93"/>
    <w:rsid w:val="00510BF3"/>
    <w:rsid w:val="005110A7"/>
    <w:rsid w:val="0051293E"/>
    <w:rsid w:val="00512CAC"/>
    <w:rsid w:val="00513BC5"/>
    <w:rsid w:val="005151D4"/>
    <w:rsid w:val="00520A73"/>
    <w:rsid w:val="00521D77"/>
    <w:rsid w:val="00524393"/>
    <w:rsid w:val="005246CD"/>
    <w:rsid w:val="00524C96"/>
    <w:rsid w:val="00524DBF"/>
    <w:rsid w:val="005258F7"/>
    <w:rsid w:val="00525A4C"/>
    <w:rsid w:val="00525E6D"/>
    <w:rsid w:val="00525FA7"/>
    <w:rsid w:val="00526638"/>
    <w:rsid w:val="00527574"/>
    <w:rsid w:val="0053047A"/>
    <w:rsid w:val="0053062B"/>
    <w:rsid w:val="00530C70"/>
    <w:rsid w:val="00531651"/>
    <w:rsid w:val="00533845"/>
    <w:rsid w:val="00534F83"/>
    <w:rsid w:val="005360EE"/>
    <w:rsid w:val="00537816"/>
    <w:rsid w:val="0053794F"/>
    <w:rsid w:val="005417A2"/>
    <w:rsid w:val="00541DF1"/>
    <w:rsid w:val="0054306B"/>
    <w:rsid w:val="00543A52"/>
    <w:rsid w:val="00543CEC"/>
    <w:rsid w:val="0054417B"/>
    <w:rsid w:val="00544907"/>
    <w:rsid w:val="00544A49"/>
    <w:rsid w:val="00544D42"/>
    <w:rsid w:val="00544F05"/>
    <w:rsid w:val="0054637A"/>
    <w:rsid w:val="00546A64"/>
    <w:rsid w:val="0054764B"/>
    <w:rsid w:val="00551871"/>
    <w:rsid w:val="00551BA3"/>
    <w:rsid w:val="0055278A"/>
    <w:rsid w:val="00553D7C"/>
    <w:rsid w:val="00553FED"/>
    <w:rsid w:val="00555613"/>
    <w:rsid w:val="00555BF5"/>
    <w:rsid w:val="0055628B"/>
    <w:rsid w:val="00556330"/>
    <w:rsid w:val="005566C4"/>
    <w:rsid w:val="0056006A"/>
    <w:rsid w:val="00560AD0"/>
    <w:rsid w:val="005617A1"/>
    <w:rsid w:val="0056182C"/>
    <w:rsid w:val="00562380"/>
    <w:rsid w:val="00562BCB"/>
    <w:rsid w:val="00564F06"/>
    <w:rsid w:val="005653D6"/>
    <w:rsid w:val="005657D9"/>
    <w:rsid w:val="00570D74"/>
    <w:rsid w:val="005728F4"/>
    <w:rsid w:val="00572D12"/>
    <w:rsid w:val="00573880"/>
    <w:rsid w:val="00573B31"/>
    <w:rsid w:val="0057435A"/>
    <w:rsid w:val="00575580"/>
    <w:rsid w:val="00576668"/>
    <w:rsid w:val="005768E9"/>
    <w:rsid w:val="00577005"/>
    <w:rsid w:val="0057779E"/>
    <w:rsid w:val="00577C2C"/>
    <w:rsid w:val="00580CC3"/>
    <w:rsid w:val="00580D93"/>
    <w:rsid w:val="00580E49"/>
    <w:rsid w:val="00580F47"/>
    <w:rsid w:val="00581671"/>
    <w:rsid w:val="00582CBF"/>
    <w:rsid w:val="00582CCB"/>
    <w:rsid w:val="0058468A"/>
    <w:rsid w:val="0058505C"/>
    <w:rsid w:val="00585DBA"/>
    <w:rsid w:val="005860F7"/>
    <w:rsid w:val="00586A0C"/>
    <w:rsid w:val="00587381"/>
    <w:rsid w:val="00587BB0"/>
    <w:rsid w:val="00590D28"/>
    <w:rsid w:val="005922BE"/>
    <w:rsid w:val="005935B5"/>
    <w:rsid w:val="00593838"/>
    <w:rsid w:val="0059413D"/>
    <w:rsid w:val="0059491E"/>
    <w:rsid w:val="00596258"/>
    <w:rsid w:val="005A10B2"/>
    <w:rsid w:val="005A1B75"/>
    <w:rsid w:val="005A1DF6"/>
    <w:rsid w:val="005A1EC9"/>
    <w:rsid w:val="005A2AAA"/>
    <w:rsid w:val="005A3151"/>
    <w:rsid w:val="005A5A19"/>
    <w:rsid w:val="005A5D4B"/>
    <w:rsid w:val="005A652F"/>
    <w:rsid w:val="005A6A3E"/>
    <w:rsid w:val="005A6D14"/>
    <w:rsid w:val="005A766E"/>
    <w:rsid w:val="005B13C2"/>
    <w:rsid w:val="005B1593"/>
    <w:rsid w:val="005B2772"/>
    <w:rsid w:val="005B3885"/>
    <w:rsid w:val="005B414D"/>
    <w:rsid w:val="005B415A"/>
    <w:rsid w:val="005B470D"/>
    <w:rsid w:val="005B4952"/>
    <w:rsid w:val="005B4AE7"/>
    <w:rsid w:val="005B4FB2"/>
    <w:rsid w:val="005B5BB4"/>
    <w:rsid w:val="005B60A2"/>
    <w:rsid w:val="005B61D9"/>
    <w:rsid w:val="005B650B"/>
    <w:rsid w:val="005B656A"/>
    <w:rsid w:val="005B6F3E"/>
    <w:rsid w:val="005B7433"/>
    <w:rsid w:val="005B75E8"/>
    <w:rsid w:val="005C0990"/>
    <w:rsid w:val="005C121B"/>
    <w:rsid w:val="005C15FE"/>
    <w:rsid w:val="005C20BA"/>
    <w:rsid w:val="005C3FC4"/>
    <w:rsid w:val="005C5830"/>
    <w:rsid w:val="005D058E"/>
    <w:rsid w:val="005D0F9A"/>
    <w:rsid w:val="005D2923"/>
    <w:rsid w:val="005D2FEC"/>
    <w:rsid w:val="005D55E7"/>
    <w:rsid w:val="005D65F8"/>
    <w:rsid w:val="005D68EC"/>
    <w:rsid w:val="005D764C"/>
    <w:rsid w:val="005E0728"/>
    <w:rsid w:val="005E0B12"/>
    <w:rsid w:val="005E0CAB"/>
    <w:rsid w:val="005E2359"/>
    <w:rsid w:val="005E41B5"/>
    <w:rsid w:val="005E46C3"/>
    <w:rsid w:val="005E48B6"/>
    <w:rsid w:val="005E4ABF"/>
    <w:rsid w:val="005E51A0"/>
    <w:rsid w:val="005E5A09"/>
    <w:rsid w:val="005E60BD"/>
    <w:rsid w:val="005E6F8E"/>
    <w:rsid w:val="005E71AC"/>
    <w:rsid w:val="005E744F"/>
    <w:rsid w:val="005F03E3"/>
    <w:rsid w:val="005F1EF3"/>
    <w:rsid w:val="005F226D"/>
    <w:rsid w:val="005F32B5"/>
    <w:rsid w:val="005F505F"/>
    <w:rsid w:val="005F6815"/>
    <w:rsid w:val="006000BD"/>
    <w:rsid w:val="00601472"/>
    <w:rsid w:val="00601909"/>
    <w:rsid w:val="00602C0A"/>
    <w:rsid w:val="00602F2E"/>
    <w:rsid w:val="006030B7"/>
    <w:rsid w:val="00603328"/>
    <w:rsid w:val="00604591"/>
    <w:rsid w:val="00604B34"/>
    <w:rsid w:val="00604BC8"/>
    <w:rsid w:val="00604E08"/>
    <w:rsid w:val="00604FB9"/>
    <w:rsid w:val="00605BD6"/>
    <w:rsid w:val="00606F25"/>
    <w:rsid w:val="00610A2A"/>
    <w:rsid w:val="00610B64"/>
    <w:rsid w:val="00610C65"/>
    <w:rsid w:val="00610CE8"/>
    <w:rsid w:val="006122CA"/>
    <w:rsid w:val="00612790"/>
    <w:rsid w:val="0061327F"/>
    <w:rsid w:val="00614A75"/>
    <w:rsid w:val="00614B5F"/>
    <w:rsid w:val="006155E2"/>
    <w:rsid w:val="00615E54"/>
    <w:rsid w:val="00616BDF"/>
    <w:rsid w:val="00617285"/>
    <w:rsid w:val="006214D0"/>
    <w:rsid w:val="0062164F"/>
    <w:rsid w:val="0062169B"/>
    <w:rsid w:val="0062178B"/>
    <w:rsid w:val="006233E4"/>
    <w:rsid w:val="006256C8"/>
    <w:rsid w:val="00626963"/>
    <w:rsid w:val="00626C6D"/>
    <w:rsid w:val="00627318"/>
    <w:rsid w:val="006322D6"/>
    <w:rsid w:val="00632A81"/>
    <w:rsid w:val="006359E2"/>
    <w:rsid w:val="00635E4E"/>
    <w:rsid w:val="0063753D"/>
    <w:rsid w:val="006375E3"/>
    <w:rsid w:val="00637693"/>
    <w:rsid w:val="006418BD"/>
    <w:rsid w:val="00642EB7"/>
    <w:rsid w:val="00643CCB"/>
    <w:rsid w:val="00643F53"/>
    <w:rsid w:val="006441CA"/>
    <w:rsid w:val="00647E4A"/>
    <w:rsid w:val="00651139"/>
    <w:rsid w:val="00651455"/>
    <w:rsid w:val="00651A04"/>
    <w:rsid w:val="00651DBA"/>
    <w:rsid w:val="00652055"/>
    <w:rsid w:val="006521F0"/>
    <w:rsid w:val="00652DF0"/>
    <w:rsid w:val="00653404"/>
    <w:rsid w:val="0065408A"/>
    <w:rsid w:val="00654239"/>
    <w:rsid w:val="00655922"/>
    <w:rsid w:val="00655B09"/>
    <w:rsid w:val="00655EA3"/>
    <w:rsid w:val="00656776"/>
    <w:rsid w:val="00656F26"/>
    <w:rsid w:val="00657694"/>
    <w:rsid w:val="00657BBB"/>
    <w:rsid w:val="006600E9"/>
    <w:rsid w:val="006615CB"/>
    <w:rsid w:val="00661ED5"/>
    <w:rsid w:val="006633F2"/>
    <w:rsid w:val="00666670"/>
    <w:rsid w:val="0066715D"/>
    <w:rsid w:val="00667D9B"/>
    <w:rsid w:val="00667F34"/>
    <w:rsid w:val="00671052"/>
    <w:rsid w:val="00672F2A"/>
    <w:rsid w:val="00675413"/>
    <w:rsid w:val="0067566E"/>
    <w:rsid w:val="00675F65"/>
    <w:rsid w:val="00676332"/>
    <w:rsid w:val="006764D1"/>
    <w:rsid w:val="006769CE"/>
    <w:rsid w:val="00676F3A"/>
    <w:rsid w:val="00682024"/>
    <w:rsid w:val="00682C83"/>
    <w:rsid w:val="0068331E"/>
    <w:rsid w:val="00685C2F"/>
    <w:rsid w:val="00685E05"/>
    <w:rsid w:val="00686DD5"/>
    <w:rsid w:val="00687CDB"/>
    <w:rsid w:val="00690D3E"/>
    <w:rsid w:val="00690F07"/>
    <w:rsid w:val="00693503"/>
    <w:rsid w:val="00694DD1"/>
    <w:rsid w:val="0069520D"/>
    <w:rsid w:val="00695A4B"/>
    <w:rsid w:val="00696C03"/>
    <w:rsid w:val="0069706B"/>
    <w:rsid w:val="006974BD"/>
    <w:rsid w:val="006A12E9"/>
    <w:rsid w:val="006A1636"/>
    <w:rsid w:val="006A38E0"/>
    <w:rsid w:val="006A3B4E"/>
    <w:rsid w:val="006A3FF9"/>
    <w:rsid w:val="006A4084"/>
    <w:rsid w:val="006A4D09"/>
    <w:rsid w:val="006A4F9C"/>
    <w:rsid w:val="006A5032"/>
    <w:rsid w:val="006A54D9"/>
    <w:rsid w:val="006A5B24"/>
    <w:rsid w:val="006A5D65"/>
    <w:rsid w:val="006A5E3A"/>
    <w:rsid w:val="006A6028"/>
    <w:rsid w:val="006B073F"/>
    <w:rsid w:val="006B091B"/>
    <w:rsid w:val="006B48ED"/>
    <w:rsid w:val="006B595B"/>
    <w:rsid w:val="006B6EB0"/>
    <w:rsid w:val="006C2A21"/>
    <w:rsid w:val="006C38B0"/>
    <w:rsid w:val="006C3E44"/>
    <w:rsid w:val="006C3F5E"/>
    <w:rsid w:val="006C5160"/>
    <w:rsid w:val="006C581D"/>
    <w:rsid w:val="006C6288"/>
    <w:rsid w:val="006C63EA"/>
    <w:rsid w:val="006C6A4C"/>
    <w:rsid w:val="006C7228"/>
    <w:rsid w:val="006D0A99"/>
    <w:rsid w:val="006D23DF"/>
    <w:rsid w:val="006D403F"/>
    <w:rsid w:val="006D5E41"/>
    <w:rsid w:val="006D735D"/>
    <w:rsid w:val="006D7801"/>
    <w:rsid w:val="006E23A6"/>
    <w:rsid w:val="006E2A40"/>
    <w:rsid w:val="006E34A8"/>
    <w:rsid w:val="006E35A1"/>
    <w:rsid w:val="006E386D"/>
    <w:rsid w:val="006E4689"/>
    <w:rsid w:val="006E510C"/>
    <w:rsid w:val="006E6249"/>
    <w:rsid w:val="006E666A"/>
    <w:rsid w:val="006E6F41"/>
    <w:rsid w:val="006E74D2"/>
    <w:rsid w:val="006E776D"/>
    <w:rsid w:val="006F0E83"/>
    <w:rsid w:val="006F1B51"/>
    <w:rsid w:val="006F20D5"/>
    <w:rsid w:val="006F34D9"/>
    <w:rsid w:val="006F44BD"/>
    <w:rsid w:val="006F5E33"/>
    <w:rsid w:val="006F6225"/>
    <w:rsid w:val="006F7E2C"/>
    <w:rsid w:val="007027D7"/>
    <w:rsid w:val="007027E1"/>
    <w:rsid w:val="00704177"/>
    <w:rsid w:val="0070478E"/>
    <w:rsid w:val="007053B6"/>
    <w:rsid w:val="00705B80"/>
    <w:rsid w:val="00705CAF"/>
    <w:rsid w:val="007065B0"/>
    <w:rsid w:val="00710BE3"/>
    <w:rsid w:val="007126ED"/>
    <w:rsid w:val="007154D6"/>
    <w:rsid w:val="007159C8"/>
    <w:rsid w:val="00716995"/>
    <w:rsid w:val="00716FDB"/>
    <w:rsid w:val="00717C2B"/>
    <w:rsid w:val="00721261"/>
    <w:rsid w:val="0072328A"/>
    <w:rsid w:val="0072384D"/>
    <w:rsid w:val="00723EDE"/>
    <w:rsid w:val="00725895"/>
    <w:rsid w:val="00725A71"/>
    <w:rsid w:val="00726465"/>
    <w:rsid w:val="00728A66"/>
    <w:rsid w:val="00730897"/>
    <w:rsid w:val="00730D14"/>
    <w:rsid w:val="00731364"/>
    <w:rsid w:val="00731525"/>
    <w:rsid w:val="007319EF"/>
    <w:rsid w:val="00731D24"/>
    <w:rsid w:val="007328B0"/>
    <w:rsid w:val="00735D89"/>
    <w:rsid w:val="007364B7"/>
    <w:rsid w:val="007367FF"/>
    <w:rsid w:val="00737B5A"/>
    <w:rsid w:val="00737D1B"/>
    <w:rsid w:val="00737E1A"/>
    <w:rsid w:val="0074007A"/>
    <w:rsid w:val="007407E0"/>
    <w:rsid w:val="00740AB0"/>
    <w:rsid w:val="00742604"/>
    <w:rsid w:val="00746E3D"/>
    <w:rsid w:val="00747D79"/>
    <w:rsid w:val="007500A3"/>
    <w:rsid w:val="00750A7B"/>
    <w:rsid w:val="00751B34"/>
    <w:rsid w:val="00751EC3"/>
    <w:rsid w:val="007532CB"/>
    <w:rsid w:val="00756E69"/>
    <w:rsid w:val="0076236A"/>
    <w:rsid w:val="00762C54"/>
    <w:rsid w:val="007635B9"/>
    <w:rsid w:val="00763D63"/>
    <w:rsid w:val="00764F29"/>
    <w:rsid w:val="0076591F"/>
    <w:rsid w:val="00766C81"/>
    <w:rsid w:val="00767182"/>
    <w:rsid w:val="00770CB5"/>
    <w:rsid w:val="00771296"/>
    <w:rsid w:val="007715BD"/>
    <w:rsid w:val="007715DF"/>
    <w:rsid w:val="0077262F"/>
    <w:rsid w:val="00772885"/>
    <w:rsid w:val="00773A99"/>
    <w:rsid w:val="00774804"/>
    <w:rsid w:val="00775AD9"/>
    <w:rsid w:val="007823DF"/>
    <w:rsid w:val="00782727"/>
    <w:rsid w:val="00782AD4"/>
    <w:rsid w:val="00783EBA"/>
    <w:rsid w:val="00785146"/>
    <w:rsid w:val="0078514C"/>
    <w:rsid w:val="007851E4"/>
    <w:rsid w:val="007854ED"/>
    <w:rsid w:val="00785C20"/>
    <w:rsid w:val="00786221"/>
    <w:rsid w:val="0079191C"/>
    <w:rsid w:val="00791FA3"/>
    <w:rsid w:val="007921AB"/>
    <w:rsid w:val="0079500E"/>
    <w:rsid w:val="00795D85"/>
    <w:rsid w:val="00797548"/>
    <w:rsid w:val="0079765A"/>
    <w:rsid w:val="007A0983"/>
    <w:rsid w:val="007A19E6"/>
    <w:rsid w:val="007A356C"/>
    <w:rsid w:val="007A35AC"/>
    <w:rsid w:val="007A58FC"/>
    <w:rsid w:val="007A5BAC"/>
    <w:rsid w:val="007A5C60"/>
    <w:rsid w:val="007A65CF"/>
    <w:rsid w:val="007A6CB4"/>
    <w:rsid w:val="007A72F7"/>
    <w:rsid w:val="007A7433"/>
    <w:rsid w:val="007B0AA5"/>
    <w:rsid w:val="007B0EC8"/>
    <w:rsid w:val="007B1405"/>
    <w:rsid w:val="007B27A2"/>
    <w:rsid w:val="007B304C"/>
    <w:rsid w:val="007B32B6"/>
    <w:rsid w:val="007B43D2"/>
    <w:rsid w:val="007B43EE"/>
    <w:rsid w:val="007B4946"/>
    <w:rsid w:val="007B49AE"/>
    <w:rsid w:val="007B4A0B"/>
    <w:rsid w:val="007B4AAF"/>
    <w:rsid w:val="007B5999"/>
    <w:rsid w:val="007B6782"/>
    <w:rsid w:val="007B68AF"/>
    <w:rsid w:val="007B7C6D"/>
    <w:rsid w:val="007C1667"/>
    <w:rsid w:val="007C1E5E"/>
    <w:rsid w:val="007C2B36"/>
    <w:rsid w:val="007C4264"/>
    <w:rsid w:val="007C4628"/>
    <w:rsid w:val="007C5D4E"/>
    <w:rsid w:val="007C6146"/>
    <w:rsid w:val="007C7485"/>
    <w:rsid w:val="007C7518"/>
    <w:rsid w:val="007C7A06"/>
    <w:rsid w:val="007D0181"/>
    <w:rsid w:val="007D27EF"/>
    <w:rsid w:val="007D2B97"/>
    <w:rsid w:val="007D3CF0"/>
    <w:rsid w:val="007D458B"/>
    <w:rsid w:val="007D4A41"/>
    <w:rsid w:val="007D5C4E"/>
    <w:rsid w:val="007D6590"/>
    <w:rsid w:val="007D6D9A"/>
    <w:rsid w:val="007D775F"/>
    <w:rsid w:val="007D7CB7"/>
    <w:rsid w:val="007E1CF4"/>
    <w:rsid w:val="007E28F8"/>
    <w:rsid w:val="007E4358"/>
    <w:rsid w:val="007E602A"/>
    <w:rsid w:val="007E659B"/>
    <w:rsid w:val="007E68D9"/>
    <w:rsid w:val="007E695C"/>
    <w:rsid w:val="007E7A5B"/>
    <w:rsid w:val="007E7E90"/>
    <w:rsid w:val="007F06B7"/>
    <w:rsid w:val="007F0A9E"/>
    <w:rsid w:val="007F1141"/>
    <w:rsid w:val="007F1796"/>
    <w:rsid w:val="007F6A1E"/>
    <w:rsid w:val="007F7373"/>
    <w:rsid w:val="007F73AD"/>
    <w:rsid w:val="00800263"/>
    <w:rsid w:val="008004BA"/>
    <w:rsid w:val="00800787"/>
    <w:rsid w:val="00800B19"/>
    <w:rsid w:val="00800B90"/>
    <w:rsid w:val="00801861"/>
    <w:rsid w:val="00801ECB"/>
    <w:rsid w:val="00802893"/>
    <w:rsid w:val="00803675"/>
    <w:rsid w:val="008039D7"/>
    <w:rsid w:val="00805346"/>
    <w:rsid w:val="00805EFE"/>
    <w:rsid w:val="008067CB"/>
    <w:rsid w:val="00807536"/>
    <w:rsid w:val="00807DFB"/>
    <w:rsid w:val="00807F28"/>
    <w:rsid w:val="0081012B"/>
    <w:rsid w:val="00810CBA"/>
    <w:rsid w:val="0081151C"/>
    <w:rsid w:val="00812014"/>
    <w:rsid w:val="008138B6"/>
    <w:rsid w:val="00813E89"/>
    <w:rsid w:val="008149C3"/>
    <w:rsid w:val="008152AE"/>
    <w:rsid w:val="00815ECF"/>
    <w:rsid w:val="00816069"/>
    <w:rsid w:val="00821611"/>
    <w:rsid w:val="00821781"/>
    <w:rsid w:val="00821BBD"/>
    <w:rsid w:val="0082206B"/>
    <w:rsid w:val="00824A9F"/>
    <w:rsid w:val="0082758E"/>
    <w:rsid w:val="008301D3"/>
    <w:rsid w:val="0083128D"/>
    <w:rsid w:val="00831DB4"/>
    <w:rsid w:val="00833863"/>
    <w:rsid w:val="00834C09"/>
    <w:rsid w:val="00835748"/>
    <w:rsid w:val="008363D6"/>
    <w:rsid w:val="0083689B"/>
    <w:rsid w:val="00842048"/>
    <w:rsid w:val="008422C0"/>
    <w:rsid w:val="00842534"/>
    <w:rsid w:val="00842BAF"/>
    <w:rsid w:val="00842E2E"/>
    <w:rsid w:val="008442D4"/>
    <w:rsid w:val="008445CF"/>
    <w:rsid w:val="00844DF1"/>
    <w:rsid w:val="0084536C"/>
    <w:rsid w:val="00846DA2"/>
    <w:rsid w:val="008479D4"/>
    <w:rsid w:val="008519E0"/>
    <w:rsid w:val="00851C1F"/>
    <w:rsid w:val="00851EE6"/>
    <w:rsid w:val="0085206E"/>
    <w:rsid w:val="00852572"/>
    <w:rsid w:val="00855EC8"/>
    <w:rsid w:val="00857D79"/>
    <w:rsid w:val="00860C22"/>
    <w:rsid w:val="008620E3"/>
    <w:rsid w:val="00862EE7"/>
    <w:rsid w:val="00866250"/>
    <w:rsid w:val="00867139"/>
    <w:rsid w:val="0087247F"/>
    <w:rsid w:val="00872CDC"/>
    <w:rsid w:val="0087517B"/>
    <w:rsid w:val="0087576F"/>
    <w:rsid w:val="0087789F"/>
    <w:rsid w:val="00877C6B"/>
    <w:rsid w:val="008828C1"/>
    <w:rsid w:val="00882E2C"/>
    <w:rsid w:val="00883641"/>
    <w:rsid w:val="0088538D"/>
    <w:rsid w:val="00887D5F"/>
    <w:rsid w:val="00890F09"/>
    <w:rsid w:val="00892448"/>
    <w:rsid w:val="00892CAF"/>
    <w:rsid w:val="008931F0"/>
    <w:rsid w:val="0089381A"/>
    <w:rsid w:val="0089479A"/>
    <w:rsid w:val="008949FD"/>
    <w:rsid w:val="0089575B"/>
    <w:rsid w:val="008957D3"/>
    <w:rsid w:val="0089586E"/>
    <w:rsid w:val="00896970"/>
    <w:rsid w:val="008A0BF8"/>
    <w:rsid w:val="008A21B7"/>
    <w:rsid w:val="008A4007"/>
    <w:rsid w:val="008A411A"/>
    <w:rsid w:val="008A56E7"/>
    <w:rsid w:val="008A5779"/>
    <w:rsid w:val="008A614C"/>
    <w:rsid w:val="008A73EE"/>
    <w:rsid w:val="008A7B05"/>
    <w:rsid w:val="008B0356"/>
    <w:rsid w:val="008B0387"/>
    <w:rsid w:val="008B0ABD"/>
    <w:rsid w:val="008B2507"/>
    <w:rsid w:val="008B2D4D"/>
    <w:rsid w:val="008B3228"/>
    <w:rsid w:val="008B3732"/>
    <w:rsid w:val="008B420A"/>
    <w:rsid w:val="008B4EED"/>
    <w:rsid w:val="008B5E04"/>
    <w:rsid w:val="008B5FD4"/>
    <w:rsid w:val="008B732B"/>
    <w:rsid w:val="008C04F5"/>
    <w:rsid w:val="008C0F23"/>
    <w:rsid w:val="008C1D7B"/>
    <w:rsid w:val="008C22AC"/>
    <w:rsid w:val="008C41A8"/>
    <w:rsid w:val="008C423F"/>
    <w:rsid w:val="008C5081"/>
    <w:rsid w:val="008C53E6"/>
    <w:rsid w:val="008C6A73"/>
    <w:rsid w:val="008C71C3"/>
    <w:rsid w:val="008C784D"/>
    <w:rsid w:val="008D0B1D"/>
    <w:rsid w:val="008D100D"/>
    <w:rsid w:val="008D10D2"/>
    <w:rsid w:val="008D156E"/>
    <w:rsid w:val="008D1BA2"/>
    <w:rsid w:val="008D2734"/>
    <w:rsid w:val="008D2C7E"/>
    <w:rsid w:val="008D395C"/>
    <w:rsid w:val="008D44A6"/>
    <w:rsid w:val="008D6C02"/>
    <w:rsid w:val="008D6F37"/>
    <w:rsid w:val="008D760B"/>
    <w:rsid w:val="008E3F00"/>
    <w:rsid w:val="008E404B"/>
    <w:rsid w:val="008E48C9"/>
    <w:rsid w:val="008E48F0"/>
    <w:rsid w:val="008E4EC4"/>
    <w:rsid w:val="008E6780"/>
    <w:rsid w:val="008E6998"/>
    <w:rsid w:val="008F062D"/>
    <w:rsid w:val="008F1C56"/>
    <w:rsid w:val="008F2A27"/>
    <w:rsid w:val="008F2C14"/>
    <w:rsid w:val="008F4B03"/>
    <w:rsid w:val="008F50ED"/>
    <w:rsid w:val="008F680C"/>
    <w:rsid w:val="00900948"/>
    <w:rsid w:val="00900DC6"/>
    <w:rsid w:val="00901CBF"/>
    <w:rsid w:val="00901E03"/>
    <w:rsid w:val="00901F4A"/>
    <w:rsid w:val="00902076"/>
    <w:rsid w:val="00903CCB"/>
    <w:rsid w:val="009048A0"/>
    <w:rsid w:val="009051EE"/>
    <w:rsid w:val="009067F2"/>
    <w:rsid w:val="009069AC"/>
    <w:rsid w:val="00906DDF"/>
    <w:rsid w:val="00906DF9"/>
    <w:rsid w:val="00907388"/>
    <w:rsid w:val="00910455"/>
    <w:rsid w:val="00910A52"/>
    <w:rsid w:val="00910FB3"/>
    <w:rsid w:val="009113E7"/>
    <w:rsid w:val="0091216B"/>
    <w:rsid w:val="0091240D"/>
    <w:rsid w:val="00915599"/>
    <w:rsid w:val="00915987"/>
    <w:rsid w:val="009167B0"/>
    <w:rsid w:val="00916C9D"/>
    <w:rsid w:val="0092050A"/>
    <w:rsid w:val="0092288E"/>
    <w:rsid w:val="00923102"/>
    <w:rsid w:val="00924588"/>
    <w:rsid w:val="00924B40"/>
    <w:rsid w:val="00924DB7"/>
    <w:rsid w:val="0092676C"/>
    <w:rsid w:val="00927329"/>
    <w:rsid w:val="00927450"/>
    <w:rsid w:val="00930370"/>
    <w:rsid w:val="00930F09"/>
    <w:rsid w:val="009310D5"/>
    <w:rsid w:val="009316FB"/>
    <w:rsid w:val="00931D00"/>
    <w:rsid w:val="00932328"/>
    <w:rsid w:val="00934B51"/>
    <w:rsid w:val="00934CFC"/>
    <w:rsid w:val="00936AE8"/>
    <w:rsid w:val="0093716B"/>
    <w:rsid w:val="00940022"/>
    <w:rsid w:val="009400C4"/>
    <w:rsid w:val="0094032B"/>
    <w:rsid w:val="00941EC1"/>
    <w:rsid w:val="009431A2"/>
    <w:rsid w:val="009434C9"/>
    <w:rsid w:val="00944696"/>
    <w:rsid w:val="00944FF8"/>
    <w:rsid w:val="00945897"/>
    <w:rsid w:val="00945A81"/>
    <w:rsid w:val="009464B5"/>
    <w:rsid w:val="00950FEB"/>
    <w:rsid w:val="009518D3"/>
    <w:rsid w:val="00957CAC"/>
    <w:rsid w:val="00960128"/>
    <w:rsid w:val="00960F56"/>
    <w:rsid w:val="00961018"/>
    <w:rsid w:val="009614ED"/>
    <w:rsid w:val="00962C06"/>
    <w:rsid w:val="00963DB5"/>
    <w:rsid w:val="00965D60"/>
    <w:rsid w:val="0096640F"/>
    <w:rsid w:val="00971803"/>
    <w:rsid w:val="0097215A"/>
    <w:rsid w:val="00972A3C"/>
    <w:rsid w:val="009745DC"/>
    <w:rsid w:val="00974FCA"/>
    <w:rsid w:val="00977D2A"/>
    <w:rsid w:val="00977DF0"/>
    <w:rsid w:val="00980A1C"/>
    <w:rsid w:val="009818DB"/>
    <w:rsid w:val="0098327C"/>
    <w:rsid w:val="009841B5"/>
    <w:rsid w:val="00984458"/>
    <w:rsid w:val="00984CF8"/>
    <w:rsid w:val="00984FB4"/>
    <w:rsid w:val="009850FC"/>
    <w:rsid w:val="009851E9"/>
    <w:rsid w:val="009858C1"/>
    <w:rsid w:val="00985E26"/>
    <w:rsid w:val="0098606B"/>
    <w:rsid w:val="0098714C"/>
    <w:rsid w:val="00987A76"/>
    <w:rsid w:val="009901BC"/>
    <w:rsid w:val="0099147E"/>
    <w:rsid w:val="00991BE0"/>
    <w:rsid w:val="00991C41"/>
    <w:rsid w:val="009936B0"/>
    <w:rsid w:val="00993B3E"/>
    <w:rsid w:val="009949A6"/>
    <w:rsid w:val="00994D08"/>
    <w:rsid w:val="00994E40"/>
    <w:rsid w:val="00994FB5"/>
    <w:rsid w:val="00995E02"/>
    <w:rsid w:val="00995E18"/>
    <w:rsid w:val="00996C0D"/>
    <w:rsid w:val="00996C5F"/>
    <w:rsid w:val="00997E04"/>
    <w:rsid w:val="009A0510"/>
    <w:rsid w:val="009A0846"/>
    <w:rsid w:val="009A222B"/>
    <w:rsid w:val="009A25AE"/>
    <w:rsid w:val="009A3559"/>
    <w:rsid w:val="009A4085"/>
    <w:rsid w:val="009A63CA"/>
    <w:rsid w:val="009A773B"/>
    <w:rsid w:val="009A7F50"/>
    <w:rsid w:val="009B0BEA"/>
    <w:rsid w:val="009B15EC"/>
    <w:rsid w:val="009B2060"/>
    <w:rsid w:val="009B286B"/>
    <w:rsid w:val="009B3A43"/>
    <w:rsid w:val="009B4C48"/>
    <w:rsid w:val="009B5608"/>
    <w:rsid w:val="009B6A16"/>
    <w:rsid w:val="009B6C00"/>
    <w:rsid w:val="009B789A"/>
    <w:rsid w:val="009C16A6"/>
    <w:rsid w:val="009C1AFB"/>
    <w:rsid w:val="009C3586"/>
    <w:rsid w:val="009C4B4D"/>
    <w:rsid w:val="009C518C"/>
    <w:rsid w:val="009C62A2"/>
    <w:rsid w:val="009C7852"/>
    <w:rsid w:val="009D0754"/>
    <w:rsid w:val="009D1D8E"/>
    <w:rsid w:val="009D1E61"/>
    <w:rsid w:val="009D252B"/>
    <w:rsid w:val="009D2ED2"/>
    <w:rsid w:val="009D3694"/>
    <w:rsid w:val="009D3B5C"/>
    <w:rsid w:val="009D3D0C"/>
    <w:rsid w:val="009D795D"/>
    <w:rsid w:val="009E07A1"/>
    <w:rsid w:val="009E1357"/>
    <w:rsid w:val="009E1D4C"/>
    <w:rsid w:val="009E3424"/>
    <w:rsid w:val="009E5BF1"/>
    <w:rsid w:val="009E6132"/>
    <w:rsid w:val="009E6220"/>
    <w:rsid w:val="009E6627"/>
    <w:rsid w:val="009E6A8B"/>
    <w:rsid w:val="009E6BC4"/>
    <w:rsid w:val="009E7237"/>
    <w:rsid w:val="009E74CF"/>
    <w:rsid w:val="009F0667"/>
    <w:rsid w:val="009F2D0A"/>
    <w:rsid w:val="009F3300"/>
    <w:rsid w:val="009F3FB7"/>
    <w:rsid w:val="009F48DF"/>
    <w:rsid w:val="009F4F55"/>
    <w:rsid w:val="009F550A"/>
    <w:rsid w:val="009F5F13"/>
    <w:rsid w:val="009F66FC"/>
    <w:rsid w:val="009F6DB5"/>
    <w:rsid w:val="009F7BE8"/>
    <w:rsid w:val="009F7CB9"/>
    <w:rsid w:val="00A0047E"/>
    <w:rsid w:val="00A006AD"/>
    <w:rsid w:val="00A02517"/>
    <w:rsid w:val="00A025D1"/>
    <w:rsid w:val="00A02AE7"/>
    <w:rsid w:val="00A03BBB"/>
    <w:rsid w:val="00A03D86"/>
    <w:rsid w:val="00A0502C"/>
    <w:rsid w:val="00A0664C"/>
    <w:rsid w:val="00A067F7"/>
    <w:rsid w:val="00A07146"/>
    <w:rsid w:val="00A07FF1"/>
    <w:rsid w:val="00A1085E"/>
    <w:rsid w:val="00A10E78"/>
    <w:rsid w:val="00A126E5"/>
    <w:rsid w:val="00A135C2"/>
    <w:rsid w:val="00A15268"/>
    <w:rsid w:val="00A17031"/>
    <w:rsid w:val="00A20220"/>
    <w:rsid w:val="00A21276"/>
    <w:rsid w:val="00A21424"/>
    <w:rsid w:val="00A21C0A"/>
    <w:rsid w:val="00A21E99"/>
    <w:rsid w:val="00A22976"/>
    <w:rsid w:val="00A24890"/>
    <w:rsid w:val="00A26688"/>
    <w:rsid w:val="00A304F1"/>
    <w:rsid w:val="00A30536"/>
    <w:rsid w:val="00A31206"/>
    <w:rsid w:val="00A3223C"/>
    <w:rsid w:val="00A33481"/>
    <w:rsid w:val="00A34E3F"/>
    <w:rsid w:val="00A40ADE"/>
    <w:rsid w:val="00A4156F"/>
    <w:rsid w:val="00A425AE"/>
    <w:rsid w:val="00A427A9"/>
    <w:rsid w:val="00A433DA"/>
    <w:rsid w:val="00A44324"/>
    <w:rsid w:val="00A44BB2"/>
    <w:rsid w:val="00A45BDC"/>
    <w:rsid w:val="00A45CC6"/>
    <w:rsid w:val="00A45E7D"/>
    <w:rsid w:val="00A51A50"/>
    <w:rsid w:val="00A51E9D"/>
    <w:rsid w:val="00A53C7B"/>
    <w:rsid w:val="00A54714"/>
    <w:rsid w:val="00A54BC8"/>
    <w:rsid w:val="00A5519F"/>
    <w:rsid w:val="00A55599"/>
    <w:rsid w:val="00A55D76"/>
    <w:rsid w:val="00A56AD4"/>
    <w:rsid w:val="00A56B93"/>
    <w:rsid w:val="00A60802"/>
    <w:rsid w:val="00A60A09"/>
    <w:rsid w:val="00A6160E"/>
    <w:rsid w:val="00A62A0B"/>
    <w:rsid w:val="00A62E39"/>
    <w:rsid w:val="00A635FE"/>
    <w:rsid w:val="00A641B9"/>
    <w:rsid w:val="00A658DA"/>
    <w:rsid w:val="00A7047C"/>
    <w:rsid w:val="00A71DE7"/>
    <w:rsid w:val="00A721D2"/>
    <w:rsid w:val="00A7270E"/>
    <w:rsid w:val="00A73648"/>
    <w:rsid w:val="00A737F8"/>
    <w:rsid w:val="00A74779"/>
    <w:rsid w:val="00A75766"/>
    <w:rsid w:val="00A759AA"/>
    <w:rsid w:val="00A76FD4"/>
    <w:rsid w:val="00A77BFD"/>
    <w:rsid w:val="00A805DB"/>
    <w:rsid w:val="00A8252C"/>
    <w:rsid w:val="00A83053"/>
    <w:rsid w:val="00A841CF"/>
    <w:rsid w:val="00A84388"/>
    <w:rsid w:val="00A86222"/>
    <w:rsid w:val="00A868FA"/>
    <w:rsid w:val="00A87D24"/>
    <w:rsid w:val="00A90899"/>
    <w:rsid w:val="00A93326"/>
    <w:rsid w:val="00A93AE9"/>
    <w:rsid w:val="00A93B4D"/>
    <w:rsid w:val="00A94A29"/>
    <w:rsid w:val="00A94D9B"/>
    <w:rsid w:val="00A95B95"/>
    <w:rsid w:val="00A96073"/>
    <w:rsid w:val="00A961CC"/>
    <w:rsid w:val="00A96F91"/>
    <w:rsid w:val="00A9754D"/>
    <w:rsid w:val="00AA0FA8"/>
    <w:rsid w:val="00AA3F2E"/>
    <w:rsid w:val="00AA654C"/>
    <w:rsid w:val="00AA7D58"/>
    <w:rsid w:val="00AB2517"/>
    <w:rsid w:val="00AB424B"/>
    <w:rsid w:val="00AC0499"/>
    <w:rsid w:val="00AC05AB"/>
    <w:rsid w:val="00AC14ED"/>
    <w:rsid w:val="00AC1D0D"/>
    <w:rsid w:val="00AC216A"/>
    <w:rsid w:val="00AC2413"/>
    <w:rsid w:val="00AC25F5"/>
    <w:rsid w:val="00AC3BE5"/>
    <w:rsid w:val="00AC3C18"/>
    <w:rsid w:val="00AC433D"/>
    <w:rsid w:val="00AC59FB"/>
    <w:rsid w:val="00AC66E4"/>
    <w:rsid w:val="00AC7C3F"/>
    <w:rsid w:val="00AD15DD"/>
    <w:rsid w:val="00AD189F"/>
    <w:rsid w:val="00AD241C"/>
    <w:rsid w:val="00AD25CF"/>
    <w:rsid w:val="00AD2B67"/>
    <w:rsid w:val="00AD358A"/>
    <w:rsid w:val="00AD3991"/>
    <w:rsid w:val="00AD4864"/>
    <w:rsid w:val="00AD4F1A"/>
    <w:rsid w:val="00AD5EBF"/>
    <w:rsid w:val="00AD6479"/>
    <w:rsid w:val="00AD6ADE"/>
    <w:rsid w:val="00AD731E"/>
    <w:rsid w:val="00AD7A48"/>
    <w:rsid w:val="00AE00AD"/>
    <w:rsid w:val="00AE2755"/>
    <w:rsid w:val="00AE27E1"/>
    <w:rsid w:val="00AE3D09"/>
    <w:rsid w:val="00AE485E"/>
    <w:rsid w:val="00AE555B"/>
    <w:rsid w:val="00AE60A4"/>
    <w:rsid w:val="00AE66E2"/>
    <w:rsid w:val="00AE6DA2"/>
    <w:rsid w:val="00AE7898"/>
    <w:rsid w:val="00AF13C5"/>
    <w:rsid w:val="00AF27F6"/>
    <w:rsid w:val="00AF2F3A"/>
    <w:rsid w:val="00AF4350"/>
    <w:rsid w:val="00AF4468"/>
    <w:rsid w:val="00AF62DE"/>
    <w:rsid w:val="00AF6A60"/>
    <w:rsid w:val="00AF7F55"/>
    <w:rsid w:val="00B00E33"/>
    <w:rsid w:val="00B0657E"/>
    <w:rsid w:val="00B06817"/>
    <w:rsid w:val="00B06AB1"/>
    <w:rsid w:val="00B06C1F"/>
    <w:rsid w:val="00B0711E"/>
    <w:rsid w:val="00B071E9"/>
    <w:rsid w:val="00B10491"/>
    <w:rsid w:val="00B122A7"/>
    <w:rsid w:val="00B12E2A"/>
    <w:rsid w:val="00B144EB"/>
    <w:rsid w:val="00B15A71"/>
    <w:rsid w:val="00B15BA9"/>
    <w:rsid w:val="00B17D09"/>
    <w:rsid w:val="00B226BB"/>
    <w:rsid w:val="00B2356C"/>
    <w:rsid w:val="00B23F6D"/>
    <w:rsid w:val="00B25910"/>
    <w:rsid w:val="00B26995"/>
    <w:rsid w:val="00B26BB5"/>
    <w:rsid w:val="00B271FE"/>
    <w:rsid w:val="00B27345"/>
    <w:rsid w:val="00B31895"/>
    <w:rsid w:val="00B31FDA"/>
    <w:rsid w:val="00B33AEC"/>
    <w:rsid w:val="00B33F82"/>
    <w:rsid w:val="00B411CA"/>
    <w:rsid w:val="00B432CD"/>
    <w:rsid w:val="00B4617C"/>
    <w:rsid w:val="00B461AE"/>
    <w:rsid w:val="00B46877"/>
    <w:rsid w:val="00B47A2D"/>
    <w:rsid w:val="00B47A43"/>
    <w:rsid w:val="00B47E84"/>
    <w:rsid w:val="00B51060"/>
    <w:rsid w:val="00B512DE"/>
    <w:rsid w:val="00B51972"/>
    <w:rsid w:val="00B51A68"/>
    <w:rsid w:val="00B52669"/>
    <w:rsid w:val="00B53128"/>
    <w:rsid w:val="00B53213"/>
    <w:rsid w:val="00B5466D"/>
    <w:rsid w:val="00B54D23"/>
    <w:rsid w:val="00B5592A"/>
    <w:rsid w:val="00B57B8D"/>
    <w:rsid w:val="00B60FED"/>
    <w:rsid w:val="00B6125D"/>
    <w:rsid w:val="00B61A76"/>
    <w:rsid w:val="00B6424D"/>
    <w:rsid w:val="00B647F8"/>
    <w:rsid w:val="00B65426"/>
    <w:rsid w:val="00B65CDD"/>
    <w:rsid w:val="00B67432"/>
    <w:rsid w:val="00B73433"/>
    <w:rsid w:val="00B73A54"/>
    <w:rsid w:val="00B7467D"/>
    <w:rsid w:val="00B7469B"/>
    <w:rsid w:val="00B75755"/>
    <w:rsid w:val="00B75778"/>
    <w:rsid w:val="00B757E3"/>
    <w:rsid w:val="00B75A2E"/>
    <w:rsid w:val="00B7648C"/>
    <w:rsid w:val="00B76651"/>
    <w:rsid w:val="00B81A10"/>
    <w:rsid w:val="00B823A7"/>
    <w:rsid w:val="00B82C1A"/>
    <w:rsid w:val="00B84358"/>
    <w:rsid w:val="00B856CC"/>
    <w:rsid w:val="00B8579E"/>
    <w:rsid w:val="00B867FD"/>
    <w:rsid w:val="00B873D1"/>
    <w:rsid w:val="00B87A33"/>
    <w:rsid w:val="00B920AB"/>
    <w:rsid w:val="00B9368E"/>
    <w:rsid w:val="00B937AE"/>
    <w:rsid w:val="00B938FE"/>
    <w:rsid w:val="00B94A10"/>
    <w:rsid w:val="00B94EF3"/>
    <w:rsid w:val="00B95936"/>
    <w:rsid w:val="00B96460"/>
    <w:rsid w:val="00BA0BAF"/>
    <w:rsid w:val="00BA23D4"/>
    <w:rsid w:val="00BA275B"/>
    <w:rsid w:val="00BA37E9"/>
    <w:rsid w:val="00BA49D2"/>
    <w:rsid w:val="00BA50AD"/>
    <w:rsid w:val="00BA52FC"/>
    <w:rsid w:val="00BA5A16"/>
    <w:rsid w:val="00BA5D96"/>
    <w:rsid w:val="00BA6701"/>
    <w:rsid w:val="00BB0431"/>
    <w:rsid w:val="00BB073C"/>
    <w:rsid w:val="00BB0F03"/>
    <w:rsid w:val="00BB15FC"/>
    <w:rsid w:val="00BB2EB5"/>
    <w:rsid w:val="00BB302D"/>
    <w:rsid w:val="00BB38DB"/>
    <w:rsid w:val="00BB4401"/>
    <w:rsid w:val="00BB482C"/>
    <w:rsid w:val="00BB4FD3"/>
    <w:rsid w:val="00BB6D52"/>
    <w:rsid w:val="00BB749B"/>
    <w:rsid w:val="00BC09E7"/>
    <w:rsid w:val="00BC0E9D"/>
    <w:rsid w:val="00BC1937"/>
    <w:rsid w:val="00BC1B2B"/>
    <w:rsid w:val="00BC39AA"/>
    <w:rsid w:val="00BC5526"/>
    <w:rsid w:val="00BC5EFB"/>
    <w:rsid w:val="00BC72AE"/>
    <w:rsid w:val="00BD0B62"/>
    <w:rsid w:val="00BD0CE5"/>
    <w:rsid w:val="00BD0DBD"/>
    <w:rsid w:val="00BD106C"/>
    <w:rsid w:val="00BD18D5"/>
    <w:rsid w:val="00BD19DD"/>
    <w:rsid w:val="00BD1D5D"/>
    <w:rsid w:val="00BD246C"/>
    <w:rsid w:val="00BD36A6"/>
    <w:rsid w:val="00BD6983"/>
    <w:rsid w:val="00BE078B"/>
    <w:rsid w:val="00BE2247"/>
    <w:rsid w:val="00BE366E"/>
    <w:rsid w:val="00BE3C24"/>
    <w:rsid w:val="00BE3DC4"/>
    <w:rsid w:val="00BE44EE"/>
    <w:rsid w:val="00BE4FA1"/>
    <w:rsid w:val="00BE78BA"/>
    <w:rsid w:val="00BE79CE"/>
    <w:rsid w:val="00BF08DC"/>
    <w:rsid w:val="00BF1603"/>
    <w:rsid w:val="00BF1A69"/>
    <w:rsid w:val="00BF2CFA"/>
    <w:rsid w:val="00BF582D"/>
    <w:rsid w:val="00BF5E3F"/>
    <w:rsid w:val="00BF5FF9"/>
    <w:rsid w:val="00BF7412"/>
    <w:rsid w:val="00BF7B7A"/>
    <w:rsid w:val="00C001BC"/>
    <w:rsid w:val="00C00C02"/>
    <w:rsid w:val="00C0282D"/>
    <w:rsid w:val="00C02D86"/>
    <w:rsid w:val="00C05D6F"/>
    <w:rsid w:val="00C0695C"/>
    <w:rsid w:val="00C07925"/>
    <w:rsid w:val="00C10DDD"/>
    <w:rsid w:val="00C114E0"/>
    <w:rsid w:val="00C11AEB"/>
    <w:rsid w:val="00C11E7B"/>
    <w:rsid w:val="00C12AC9"/>
    <w:rsid w:val="00C1388E"/>
    <w:rsid w:val="00C138AA"/>
    <w:rsid w:val="00C14A26"/>
    <w:rsid w:val="00C14DF2"/>
    <w:rsid w:val="00C15526"/>
    <w:rsid w:val="00C160ED"/>
    <w:rsid w:val="00C16B83"/>
    <w:rsid w:val="00C171B5"/>
    <w:rsid w:val="00C2036A"/>
    <w:rsid w:val="00C216BB"/>
    <w:rsid w:val="00C21ACC"/>
    <w:rsid w:val="00C24A04"/>
    <w:rsid w:val="00C25537"/>
    <w:rsid w:val="00C255EC"/>
    <w:rsid w:val="00C25763"/>
    <w:rsid w:val="00C258D7"/>
    <w:rsid w:val="00C25E31"/>
    <w:rsid w:val="00C25FDE"/>
    <w:rsid w:val="00C26B43"/>
    <w:rsid w:val="00C26DAA"/>
    <w:rsid w:val="00C27807"/>
    <w:rsid w:val="00C31396"/>
    <w:rsid w:val="00C31DEA"/>
    <w:rsid w:val="00C32CA3"/>
    <w:rsid w:val="00C33092"/>
    <w:rsid w:val="00C33396"/>
    <w:rsid w:val="00C3599D"/>
    <w:rsid w:val="00C36334"/>
    <w:rsid w:val="00C366D8"/>
    <w:rsid w:val="00C3671B"/>
    <w:rsid w:val="00C374A7"/>
    <w:rsid w:val="00C375FB"/>
    <w:rsid w:val="00C37D86"/>
    <w:rsid w:val="00C41435"/>
    <w:rsid w:val="00C419F5"/>
    <w:rsid w:val="00C41D4F"/>
    <w:rsid w:val="00C4240F"/>
    <w:rsid w:val="00C43763"/>
    <w:rsid w:val="00C4443E"/>
    <w:rsid w:val="00C44E22"/>
    <w:rsid w:val="00C46753"/>
    <w:rsid w:val="00C46AC1"/>
    <w:rsid w:val="00C47A96"/>
    <w:rsid w:val="00C50342"/>
    <w:rsid w:val="00C50860"/>
    <w:rsid w:val="00C50B20"/>
    <w:rsid w:val="00C51695"/>
    <w:rsid w:val="00C518E8"/>
    <w:rsid w:val="00C52D66"/>
    <w:rsid w:val="00C53A5F"/>
    <w:rsid w:val="00C54149"/>
    <w:rsid w:val="00C547F0"/>
    <w:rsid w:val="00C55AE3"/>
    <w:rsid w:val="00C57CB8"/>
    <w:rsid w:val="00C60C4A"/>
    <w:rsid w:val="00C6172A"/>
    <w:rsid w:val="00C65571"/>
    <w:rsid w:val="00C668AF"/>
    <w:rsid w:val="00C66B5F"/>
    <w:rsid w:val="00C6728F"/>
    <w:rsid w:val="00C702AB"/>
    <w:rsid w:val="00C709CB"/>
    <w:rsid w:val="00C70D59"/>
    <w:rsid w:val="00C717B9"/>
    <w:rsid w:val="00C71DFF"/>
    <w:rsid w:val="00C72A29"/>
    <w:rsid w:val="00C72DE9"/>
    <w:rsid w:val="00C72F0A"/>
    <w:rsid w:val="00C74EF6"/>
    <w:rsid w:val="00C74EFE"/>
    <w:rsid w:val="00C77F5E"/>
    <w:rsid w:val="00C77FCE"/>
    <w:rsid w:val="00C8054F"/>
    <w:rsid w:val="00C80C7A"/>
    <w:rsid w:val="00C8223F"/>
    <w:rsid w:val="00C8280D"/>
    <w:rsid w:val="00C82A53"/>
    <w:rsid w:val="00C82A6A"/>
    <w:rsid w:val="00C83AE8"/>
    <w:rsid w:val="00C847DF"/>
    <w:rsid w:val="00C8518D"/>
    <w:rsid w:val="00C854B2"/>
    <w:rsid w:val="00C862B1"/>
    <w:rsid w:val="00C86CB5"/>
    <w:rsid w:val="00C87248"/>
    <w:rsid w:val="00C90A47"/>
    <w:rsid w:val="00C91CAC"/>
    <w:rsid w:val="00C91D83"/>
    <w:rsid w:val="00C9329F"/>
    <w:rsid w:val="00C93FAC"/>
    <w:rsid w:val="00C94DBB"/>
    <w:rsid w:val="00C96B7B"/>
    <w:rsid w:val="00CA08E1"/>
    <w:rsid w:val="00CA114D"/>
    <w:rsid w:val="00CA28DA"/>
    <w:rsid w:val="00CA2B4D"/>
    <w:rsid w:val="00CA3031"/>
    <w:rsid w:val="00CA3E0C"/>
    <w:rsid w:val="00CA51BA"/>
    <w:rsid w:val="00CA5F56"/>
    <w:rsid w:val="00CA61C6"/>
    <w:rsid w:val="00CA6435"/>
    <w:rsid w:val="00CA7585"/>
    <w:rsid w:val="00CB1DF1"/>
    <w:rsid w:val="00CB3CFA"/>
    <w:rsid w:val="00CB4CD6"/>
    <w:rsid w:val="00CB5475"/>
    <w:rsid w:val="00CB5C9C"/>
    <w:rsid w:val="00CB6EB3"/>
    <w:rsid w:val="00CC0703"/>
    <w:rsid w:val="00CC081B"/>
    <w:rsid w:val="00CC2E83"/>
    <w:rsid w:val="00CC2FDE"/>
    <w:rsid w:val="00CC5EDF"/>
    <w:rsid w:val="00CC70E7"/>
    <w:rsid w:val="00CC7FC6"/>
    <w:rsid w:val="00CD00E0"/>
    <w:rsid w:val="00CD03A8"/>
    <w:rsid w:val="00CD058E"/>
    <w:rsid w:val="00CD06C8"/>
    <w:rsid w:val="00CD3928"/>
    <w:rsid w:val="00CD3ED3"/>
    <w:rsid w:val="00CD7AC0"/>
    <w:rsid w:val="00CD7F98"/>
    <w:rsid w:val="00CE094B"/>
    <w:rsid w:val="00CE1FE1"/>
    <w:rsid w:val="00CE2C9D"/>
    <w:rsid w:val="00CE4141"/>
    <w:rsid w:val="00CE649A"/>
    <w:rsid w:val="00CE6FDA"/>
    <w:rsid w:val="00CE7FE9"/>
    <w:rsid w:val="00CF0511"/>
    <w:rsid w:val="00CF0C95"/>
    <w:rsid w:val="00CF1C57"/>
    <w:rsid w:val="00CF39E3"/>
    <w:rsid w:val="00CF4D19"/>
    <w:rsid w:val="00CF50FA"/>
    <w:rsid w:val="00CF6025"/>
    <w:rsid w:val="00D010AF"/>
    <w:rsid w:val="00D02C60"/>
    <w:rsid w:val="00D02EB9"/>
    <w:rsid w:val="00D0441E"/>
    <w:rsid w:val="00D05372"/>
    <w:rsid w:val="00D05A35"/>
    <w:rsid w:val="00D05CCF"/>
    <w:rsid w:val="00D0681B"/>
    <w:rsid w:val="00D10640"/>
    <w:rsid w:val="00D106BA"/>
    <w:rsid w:val="00D112C8"/>
    <w:rsid w:val="00D112E4"/>
    <w:rsid w:val="00D1191D"/>
    <w:rsid w:val="00D12AA8"/>
    <w:rsid w:val="00D14BD8"/>
    <w:rsid w:val="00D17971"/>
    <w:rsid w:val="00D17CEB"/>
    <w:rsid w:val="00D17FC4"/>
    <w:rsid w:val="00D20307"/>
    <w:rsid w:val="00D20D01"/>
    <w:rsid w:val="00D218EC"/>
    <w:rsid w:val="00D21F56"/>
    <w:rsid w:val="00D22DA8"/>
    <w:rsid w:val="00D22F57"/>
    <w:rsid w:val="00D23DAF"/>
    <w:rsid w:val="00D25044"/>
    <w:rsid w:val="00D25DD8"/>
    <w:rsid w:val="00D25F5A"/>
    <w:rsid w:val="00D30102"/>
    <w:rsid w:val="00D30A62"/>
    <w:rsid w:val="00D30B25"/>
    <w:rsid w:val="00D31502"/>
    <w:rsid w:val="00D3338B"/>
    <w:rsid w:val="00D34EC7"/>
    <w:rsid w:val="00D357F2"/>
    <w:rsid w:val="00D35F71"/>
    <w:rsid w:val="00D36AAC"/>
    <w:rsid w:val="00D36D35"/>
    <w:rsid w:val="00D36DF0"/>
    <w:rsid w:val="00D408C2"/>
    <w:rsid w:val="00D419D7"/>
    <w:rsid w:val="00D41FC1"/>
    <w:rsid w:val="00D421B1"/>
    <w:rsid w:val="00D426FA"/>
    <w:rsid w:val="00D43F38"/>
    <w:rsid w:val="00D45F36"/>
    <w:rsid w:val="00D500A5"/>
    <w:rsid w:val="00D51C8B"/>
    <w:rsid w:val="00D52914"/>
    <w:rsid w:val="00D52E7C"/>
    <w:rsid w:val="00D5305C"/>
    <w:rsid w:val="00D5337D"/>
    <w:rsid w:val="00D54EE2"/>
    <w:rsid w:val="00D551DC"/>
    <w:rsid w:val="00D55724"/>
    <w:rsid w:val="00D558E4"/>
    <w:rsid w:val="00D56490"/>
    <w:rsid w:val="00D57E5D"/>
    <w:rsid w:val="00D62612"/>
    <w:rsid w:val="00D63296"/>
    <w:rsid w:val="00D658AE"/>
    <w:rsid w:val="00D6692F"/>
    <w:rsid w:val="00D6745D"/>
    <w:rsid w:val="00D71A50"/>
    <w:rsid w:val="00D72D61"/>
    <w:rsid w:val="00D731F6"/>
    <w:rsid w:val="00D73CF5"/>
    <w:rsid w:val="00D7420C"/>
    <w:rsid w:val="00D74804"/>
    <w:rsid w:val="00D75965"/>
    <w:rsid w:val="00D75D37"/>
    <w:rsid w:val="00D768C8"/>
    <w:rsid w:val="00D76E0F"/>
    <w:rsid w:val="00D80B50"/>
    <w:rsid w:val="00D80F36"/>
    <w:rsid w:val="00D825D1"/>
    <w:rsid w:val="00D83143"/>
    <w:rsid w:val="00D83EFE"/>
    <w:rsid w:val="00D854D5"/>
    <w:rsid w:val="00D859FF"/>
    <w:rsid w:val="00D85AF9"/>
    <w:rsid w:val="00D862AB"/>
    <w:rsid w:val="00D87019"/>
    <w:rsid w:val="00D87D50"/>
    <w:rsid w:val="00D87FF9"/>
    <w:rsid w:val="00D90141"/>
    <w:rsid w:val="00D902A5"/>
    <w:rsid w:val="00D90452"/>
    <w:rsid w:val="00D92433"/>
    <w:rsid w:val="00D93415"/>
    <w:rsid w:val="00D93E91"/>
    <w:rsid w:val="00D96386"/>
    <w:rsid w:val="00D96DD4"/>
    <w:rsid w:val="00DA0FD1"/>
    <w:rsid w:val="00DA2810"/>
    <w:rsid w:val="00DA3A95"/>
    <w:rsid w:val="00DA631B"/>
    <w:rsid w:val="00DA6F04"/>
    <w:rsid w:val="00DB0A49"/>
    <w:rsid w:val="00DB0F37"/>
    <w:rsid w:val="00DB137E"/>
    <w:rsid w:val="00DB1DF9"/>
    <w:rsid w:val="00DB2229"/>
    <w:rsid w:val="00DB3C12"/>
    <w:rsid w:val="00DB45CF"/>
    <w:rsid w:val="00DB56C5"/>
    <w:rsid w:val="00DB682B"/>
    <w:rsid w:val="00DB69A2"/>
    <w:rsid w:val="00DB6CAB"/>
    <w:rsid w:val="00DB6D33"/>
    <w:rsid w:val="00DB6F42"/>
    <w:rsid w:val="00DB7BEE"/>
    <w:rsid w:val="00DB7FAB"/>
    <w:rsid w:val="00DC039B"/>
    <w:rsid w:val="00DC0DCB"/>
    <w:rsid w:val="00DC1480"/>
    <w:rsid w:val="00DC337A"/>
    <w:rsid w:val="00DC47DE"/>
    <w:rsid w:val="00DC4941"/>
    <w:rsid w:val="00DC4A09"/>
    <w:rsid w:val="00DC51E3"/>
    <w:rsid w:val="00DC533B"/>
    <w:rsid w:val="00DC54FC"/>
    <w:rsid w:val="00DC55A9"/>
    <w:rsid w:val="00DC60B7"/>
    <w:rsid w:val="00DC7326"/>
    <w:rsid w:val="00DC77A6"/>
    <w:rsid w:val="00DC7868"/>
    <w:rsid w:val="00DC7DCB"/>
    <w:rsid w:val="00DD0F0E"/>
    <w:rsid w:val="00DD286A"/>
    <w:rsid w:val="00DD28A7"/>
    <w:rsid w:val="00DD3462"/>
    <w:rsid w:val="00DD4CD7"/>
    <w:rsid w:val="00DD4EE3"/>
    <w:rsid w:val="00DD5C09"/>
    <w:rsid w:val="00DD6C94"/>
    <w:rsid w:val="00DD7564"/>
    <w:rsid w:val="00DD7699"/>
    <w:rsid w:val="00DD7FFC"/>
    <w:rsid w:val="00DE022F"/>
    <w:rsid w:val="00DE12BB"/>
    <w:rsid w:val="00DE1648"/>
    <w:rsid w:val="00DE26CF"/>
    <w:rsid w:val="00DE439F"/>
    <w:rsid w:val="00DE4F9E"/>
    <w:rsid w:val="00DE5617"/>
    <w:rsid w:val="00DE670C"/>
    <w:rsid w:val="00DE6833"/>
    <w:rsid w:val="00DE78A5"/>
    <w:rsid w:val="00DE7B1A"/>
    <w:rsid w:val="00DF0168"/>
    <w:rsid w:val="00DF0283"/>
    <w:rsid w:val="00DF1473"/>
    <w:rsid w:val="00DF17EC"/>
    <w:rsid w:val="00DF1C59"/>
    <w:rsid w:val="00DF2148"/>
    <w:rsid w:val="00DF3160"/>
    <w:rsid w:val="00DF446E"/>
    <w:rsid w:val="00DF4D36"/>
    <w:rsid w:val="00DF76B2"/>
    <w:rsid w:val="00E00B58"/>
    <w:rsid w:val="00E01BE0"/>
    <w:rsid w:val="00E03065"/>
    <w:rsid w:val="00E0505B"/>
    <w:rsid w:val="00E0681E"/>
    <w:rsid w:val="00E06DAF"/>
    <w:rsid w:val="00E07F2C"/>
    <w:rsid w:val="00E104FA"/>
    <w:rsid w:val="00E10911"/>
    <w:rsid w:val="00E1091B"/>
    <w:rsid w:val="00E12C1E"/>
    <w:rsid w:val="00E135A1"/>
    <w:rsid w:val="00E13820"/>
    <w:rsid w:val="00E13BD8"/>
    <w:rsid w:val="00E14D99"/>
    <w:rsid w:val="00E15BE0"/>
    <w:rsid w:val="00E16DC8"/>
    <w:rsid w:val="00E20F7F"/>
    <w:rsid w:val="00E2195F"/>
    <w:rsid w:val="00E21D6F"/>
    <w:rsid w:val="00E2218E"/>
    <w:rsid w:val="00E22D96"/>
    <w:rsid w:val="00E2426E"/>
    <w:rsid w:val="00E24E74"/>
    <w:rsid w:val="00E256B7"/>
    <w:rsid w:val="00E2585F"/>
    <w:rsid w:val="00E27655"/>
    <w:rsid w:val="00E3013F"/>
    <w:rsid w:val="00E30E42"/>
    <w:rsid w:val="00E31BE3"/>
    <w:rsid w:val="00E324C2"/>
    <w:rsid w:val="00E349F0"/>
    <w:rsid w:val="00E356BB"/>
    <w:rsid w:val="00E36C79"/>
    <w:rsid w:val="00E36DB1"/>
    <w:rsid w:val="00E37441"/>
    <w:rsid w:val="00E40226"/>
    <w:rsid w:val="00E40C61"/>
    <w:rsid w:val="00E424B0"/>
    <w:rsid w:val="00E44DA1"/>
    <w:rsid w:val="00E45512"/>
    <w:rsid w:val="00E52C10"/>
    <w:rsid w:val="00E5414E"/>
    <w:rsid w:val="00E54409"/>
    <w:rsid w:val="00E54858"/>
    <w:rsid w:val="00E5540A"/>
    <w:rsid w:val="00E56441"/>
    <w:rsid w:val="00E57D76"/>
    <w:rsid w:val="00E57ED9"/>
    <w:rsid w:val="00E602BC"/>
    <w:rsid w:val="00E60424"/>
    <w:rsid w:val="00E614DD"/>
    <w:rsid w:val="00E62F48"/>
    <w:rsid w:val="00E6309A"/>
    <w:rsid w:val="00E630FA"/>
    <w:rsid w:val="00E649F8"/>
    <w:rsid w:val="00E67D0A"/>
    <w:rsid w:val="00E704A0"/>
    <w:rsid w:val="00E736B4"/>
    <w:rsid w:val="00E75385"/>
    <w:rsid w:val="00E80DBF"/>
    <w:rsid w:val="00E81180"/>
    <w:rsid w:val="00E8182E"/>
    <w:rsid w:val="00E8185C"/>
    <w:rsid w:val="00E81C5C"/>
    <w:rsid w:val="00E82B0E"/>
    <w:rsid w:val="00E838D2"/>
    <w:rsid w:val="00E8451F"/>
    <w:rsid w:val="00E8561F"/>
    <w:rsid w:val="00E86B1F"/>
    <w:rsid w:val="00E873C7"/>
    <w:rsid w:val="00E8784B"/>
    <w:rsid w:val="00E879A0"/>
    <w:rsid w:val="00E879B1"/>
    <w:rsid w:val="00E90448"/>
    <w:rsid w:val="00E9092D"/>
    <w:rsid w:val="00E909B6"/>
    <w:rsid w:val="00E92358"/>
    <w:rsid w:val="00E92822"/>
    <w:rsid w:val="00E94205"/>
    <w:rsid w:val="00E94357"/>
    <w:rsid w:val="00E94591"/>
    <w:rsid w:val="00E955D0"/>
    <w:rsid w:val="00E9589E"/>
    <w:rsid w:val="00E96760"/>
    <w:rsid w:val="00E97B35"/>
    <w:rsid w:val="00EA0366"/>
    <w:rsid w:val="00EA07FB"/>
    <w:rsid w:val="00EA109A"/>
    <w:rsid w:val="00EA2432"/>
    <w:rsid w:val="00EA2FE2"/>
    <w:rsid w:val="00EA380D"/>
    <w:rsid w:val="00EA3B3D"/>
    <w:rsid w:val="00EA492D"/>
    <w:rsid w:val="00EA4DFC"/>
    <w:rsid w:val="00EA5472"/>
    <w:rsid w:val="00EB05A1"/>
    <w:rsid w:val="00EB0653"/>
    <w:rsid w:val="00EB0BDA"/>
    <w:rsid w:val="00EB1329"/>
    <w:rsid w:val="00EB1A78"/>
    <w:rsid w:val="00EB3264"/>
    <w:rsid w:val="00EB3761"/>
    <w:rsid w:val="00EB37CC"/>
    <w:rsid w:val="00EB37FB"/>
    <w:rsid w:val="00EB4BA5"/>
    <w:rsid w:val="00EB4EA8"/>
    <w:rsid w:val="00EB5692"/>
    <w:rsid w:val="00EB5F02"/>
    <w:rsid w:val="00EB7391"/>
    <w:rsid w:val="00EB7806"/>
    <w:rsid w:val="00EC0664"/>
    <w:rsid w:val="00EC0ABD"/>
    <w:rsid w:val="00EC0D39"/>
    <w:rsid w:val="00EC1159"/>
    <w:rsid w:val="00EC1D7E"/>
    <w:rsid w:val="00EC3663"/>
    <w:rsid w:val="00EC4453"/>
    <w:rsid w:val="00EC54C9"/>
    <w:rsid w:val="00EC64F6"/>
    <w:rsid w:val="00EC67A7"/>
    <w:rsid w:val="00EC6E1C"/>
    <w:rsid w:val="00ED14D8"/>
    <w:rsid w:val="00ED1694"/>
    <w:rsid w:val="00ED2183"/>
    <w:rsid w:val="00ED2641"/>
    <w:rsid w:val="00ED2E48"/>
    <w:rsid w:val="00ED440D"/>
    <w:rsid w:val="00ED4DB8"/>
    <w:rsid w:val="00ED5ECA"/>
    <w:rsid w:val="00ED710B"/>
    <w:rsid w:val="00ED7F7A"/>
    <w:rsid w:val="00EE0033"/>
    <w:rsid w:val="00EE03AD"/>
    <w:rsid w:val="00EE069A"/>
    <w:rsid w:val="00EE119C"/>
    <w:rsid w:val="00EE1454"/>
    <w:rsid w:val="00EE2234"/>
    <w:rsid w:val="00EE3826"/>
    <w:rsid w:val="00EE6632"/>
    <w:rsid w:val="00EF0478"/>
    <w:rsid w:val="00EF1A59"/>
    <w:rsid w:val="00EF2953"/>
    <w:rsid w:val="00EF31F4"/>
    <w:rsid w:val="00EF3670"/>
    <w:rsid w:val="00EF4C07"/>
    <w:rsid w:val="00EF50E5"/>
    <w:rsid w:val="00EF61C3"/>
    <w:rsid w:val="00EF7AB4"/>
    <w:rsid w:val="00EF7BE2"/>
    <w:rsid w:val="00EF7D99"/>
    <w:rsid w:val="00F001DC"/>
    <w:rsid w:val="00F0105E"/>
    <w:rsid w:val="00F022EE"/>
    <w:rsid w:val="00F02877"/>
    <w:rsid w:val="00F0294D"/>
    <w:rsid w:val="00F04568"/>
    <w:rsid w:val="00F0506E"/>
    <w:rsid w:val="00F0597F"/>
    <w:rsid w:val="00F05DEF"/>
    <w:rsid w:val="00F0654A"/>
    <w:rsid w:val="00F067AA"/>
    <w:rsid w:val="00F06A12"/>
    <w:rsid w:val="00F06A93"/>
    <w:rsid w:val="00F11D6B"/>
    <w:rsid w:val="00F12D57"/>
    <w:rsid w:val="00F13694"/>
    <w:rsid w:val="00F14818"/>
    <w:rsid w:val="00F16B3E"/>
    <w:rsid w:val="00F16BA0"/>
    <w:rsid w:val="00F17301"/>
    <w:rsid w:val="00F17C11"/>
    <w:rsid w:val="00F206EB"/>
    <w:rsid w:val="00F20C66"/>
    <w:rsid w:val="00F21DB8"/>
    <w:rsid w:val="00F222BC"/>
    <w:rsid w:val="00F22581"/>
    <w:rsid w:val="00F2376A"/>
    <w:rsid w:val="00F26100"/>
    <w:rsid w:val="00F2637B"/>
    <w:rsid w:val="00F266B4"/>
    <w:rsid w:val="00F2695C"/>
    <w:rsid w:val="00F269FD"/>
    <w:rsid w:val="00F30E18"/>
    <w:rsid w:val="00F315BA"/>
    <w:rsid w:val="00F32292"/>
    <w:rsid w:val="00F32A3D"/>
    <w:rsid w:val="00F33397"/>
    <w:rsid w:val="00F3644F"/>
    <w:rsid w:val="00F40253"/>
    <w:rsid w:val="00F40F21"/>
    <w:rsid w:val="00F422E3"/>
    <w:rsid w:val="00F4257A"/>
    <w:rsid w:val="00F43DE6"/>
    <w:rsid w:val="00F448A8"/>
    <w:rsid w:val="00F458F1"/>
    <w:rsid w:val="00F459A4"/>
    <w:rsid w:val="00F46355"/>
    <w:rsid w:val="00F46795"/>
    <w:rsid w:val="00F47ECD"/>
    <w:rsid w:val="00F50D00"/>
    <w:rsid w:val="00F519FD"/>
    <w:rsid w:val="00F5298B"/>
    <w:rsid w:val="00F53E0D"/>
    <w:rsid w:val="00F54002"/>
    <w:rsid w:val="00F5504A"/>
    <w:rsid w:val="00F56C5B"/>
    <w:rsid w:val="00F60864"/>
    <w:rsid w:val="00F60F4A"/>
    <w:rsid w:val="00F61BBF"/>
    <w:rsid w:val="00F62BFB"/>
    <w:rsid w:val="00F62D38"/>
    <w:rsid w:val="00F6388D"/>
    <w:rsid w:val="00F6432D"/>
    <w:rsid w:val="00F64C00"/>
    <w:rsid w:val="00F661A3"/>
    <w:rsid w:val="00F67003"/>
    <w:rsid w:val="00F67869"/>
    <w:rsid w:val="00F67CD5"/>
    <w:rsid w:val="00F70922"/>
    <w:rsid w:val="00F72B88"/>
    <w:rsid w:val="00F73459"/>
    <w:rsid w:val="00F73BAF"/>
    <w:rsid w:val="00F73FE1"/>
    <w:rsid w:val="00F7567E"/>
    <w:rsid w:val="00F756D3"/>
    <w:rsid w:val="00F76969"/>
    <w:rsid w:val="00F77474"/>
    <w:rsid w:val="00F80DC9"/>
    <w:rsid w:val="00F80DCF"/>
    <w:rsid w:val="00F80EF1"/>
    <w:rsid w:val="00F8137F"/>
    <w:rsid w:val="00F83A26"/>
    <w:rsid w:val="00F851EB"/>
    <w:rsid w:val="00F85A0B"/>
    <w:rsid w:val="00F85C86"/>
    <w:rsid w:val="00F871E9"/>
    <w:rsid w:val="00F87620"/>
    <w:rsid w:val="00F91090"/>
    <w:rsid w:val="00F914BE"/>
    <w:rsid w:val="00F9363F"/>
    <w:rsid w:val="00F93778"/>
    <w:rsid w:val="00F93B07"/>
    <w:rsid w:val="00F96908"/>
    <w:rsid w:val="00F970F7"/>
    <w:rsid w:val="00FA0B3E"/>
    <w:rsid w:val="00FA114F"/>
    <w:rsid w:val="00FA18A5"/>
    <w:rsid w:val="00FA4F8C"/>
    <w:rsid w:val="00FA511F"/>
    <w:rsid w:val="00FA5720"/>
    <w:rsid w:val="00FA70F1"/>
    <w:rsid w:val="00FA73B6"/>
    <w:rsid w:val="00FA7894"/>
    <w:rsid w:val="00FA7E5A"/>
    <w:rsid w:val="00FB0B7A"/>
    <w:rsid w:val="00FB0CEF"/>
    <w:rsid w:val="00FB21E0"/>
    <w:rsid w:val="00FB2A36"/>
    <w:rsid w:val="00FB4644"/>
    <w:rsid w:val="00FB4C5F"/>
    <w:rsid w:val="00FB541B"/>
    <w:rsid w:val="00FB73D7"/>
    <w:rsid w:val="00FB7C5F"/>
    <w:rsid w:val="00FC0365"/>
    <w:rsid w:val="00FC0E75"/>
    <w:rsid w:val="00FC0ED6"/>
    <w:rsid w:val="00FC2121"/>
    <w:rsid w:val="00FC252E"/>
    <w:rsid w:val="00FC266B"/>
    <w:rsid w:val="00FC32EB"/>
    <w:rsid w:val="00FC367B"/>
    <w:rsid w:val="00FC41A6"/>
    <w:rsid w:val="00FC625E"/>
    <w:rsid w:val="00FC62E1"/>
    <w:rsid w:val="00FC6326"/>
    <w:rsid w:val="00FC6584"/>
    <w:rsid w:val="00FC672E"/>
    <w:rsid w:val="00FC728D"/>
    <w:rsid w:val="00FC7E8B"/>
    <w:rsid w:val="00FD032C"/>
    <w:rsid w:val="00FD0955"/>
    <w:rsid w:val="00FD0D4D"/>
    <w:rsid w:val="00FD1B44"/>
    <w:rsid w:val="00FD26C1"/>
    <w:rsid w:val="00FD2772"/>
    <w:rsid w:val="00FD32DB"/>
    <w:rsid w:val="00FD3507"/>
    <w:rsid w:val="00FD39C5"/>
    <w:rsid w:val="00FE15B4"/>
    <w:rsid w:val="00FE1C8A"/>
    <w:rsid w:val="00FE208C"/>
    <w:rsid w:val="00FE2150"/>
    <w:rsid w:val="00FE229B"/>
    <w:rsid w:val="00FE32ED"/>
    <w:rsid w:val="00FE3EEB"/>
    <w:rsid w:val="00FE3FEF"/>
    <w:rsid w:val="00FE450A"/>
    <w:rsid w:val="00FE57B9"/>
    <w:rsid w:val="00FE60D2"/>
    <w:rsid w:val="00FE7553"/>
    <w:rsid w:val="00FE785C"/>
    <w:rsid w:val="00FE7A6E"/>
    <w:rsid w:val="00FF0799"/>
    <w:rsid w:val="00FF1D96"/>
    <w:rsid w:val="00FF220E"/>
    <w:rsid w:val="00FF5409"/>
    <w:rsid w:val="00FF5D6F"/>
    <w:rsid w:val="00FF694F"/>
    <w:rsid w:val="00FF70F5"/>
    <w:rsid w:val="01158E50"/>
    <w:rsid w:val="013620F5"/>
    <w:rsid w:val="01823A26"/>
    <w:rsid w:val="01B7C79A"/>
    <w:rsid w:val="0248354E"/>
    <w:rsid w:val="02C2491B"/>
    <w:rsid w:val="02F95F32"/>
    <w:rsid w:val="0350F61E"/>
    <w:rsid w:val="03EFB1DB"/>
    <w:rsid w:val="03FA75AA"/>
    <w:rsid w:val="047F00EE"/>
    <w:rsid w:val="0482FB4F"/>
    <w:rsid w:val="04AC9535"/>
    <w:rsid w:val="04DF4A4E"/>
    <w:rsid w:val="053162AC"/>
    <w:rsid w:val="05845828"/>
    <w:rsid w:val="05C23D49"/>
    <w:rsid w:val="0680CE29"/>
    <w:rsid w:val="06CC958A"/>
    <w:rsid w:val="070D68A6"/>
    <w:rsid w:val="07EEB73A"/>
    <w:rsid w:val="07F7A675"/>
    <w:rsid w:val="0868CB07"/>
    <w:rsid w:val="08A871FE"/>
    <w:rsid w:val="08E7A715"/>
    <w:rsid w:val="090A5341"/>
    <w:rsid w:val="091C0F62"/>
    <w:rsid w:val="098D4FB8"/>
    <w:rsid w:val="09A5FD40"/>
    <w:rsid w:val="09E6ADAE"/>
    <w:rsid w:val="0A3A703E"/>
    <w:rsid w:val="0B1551DF"/>
    <w:rsid w:val="0B3ADD35"/>
    <w:rsid w:val="0BAE4F85"/>
    <w:rsid w:val="0BBBFE87"/>
    <w:rsid w:val="0C1A5A41"/>
    <w:rsid w:val="0C6A90CF"/>
    <w:rsid w:val="0C76E488"/>
    <w:rsid w:val="0CA0B0B7"/>
    <w:rsid w:val="0CF15FA3"/>
    <w:rsid w:val="0D6DFB02"/>
    <w:rsid w:val="0D7D39EE"/>
    <w:rsid w:val="0D8202F8"/>
    <w:rsid w:val="0DAD73CE"/>
    <w:rsid w:val="0DF8810B"/>
    <w:rsid w:val="0E596BC8"/>
    <w:rsid w:val="0EC7FA55"/>
    <w:rsid w:val="0F71A73F"/>
    <w:rsid w:val="0FBE58E3"/>
    <w:rsid w:val="0FBF5155"/>
    <w:rsid w:val="100D06DF"/>
    <w:rsid w:val="100ECD34"/>
    <w:rsid w:val="102E7D07"/>
    <w:rsid w:val="110D45CA"/>
    <w:rsid w:val="1133AE00"/>
    <w:rsid w:val="113CCF55"/>
    <w:rsid w:val="11787BA5"/>
    <w:rsid w:val="1186C21F"/>
    <w:rsid w:val="11BACDC2"/>
    <w:rsid w:val="11C7ED5C"/>
    <w:rsid w:val="122B0CC7"/>
    <w:rsid w:val="127AE60C"/>
    <w:rsid w:val="12BEB1B8"/>
    <w:rsid w:val="133028A0"/>
    <w:rsid w:val="13746E28"/>
    <w:rsid w:val="13AB6B5D"/>
    <w:rsid w:val="13AD83C4"/>
    <w:rsid w:val="1451F431"/>
    <w:rsid w:val="1461D72C"/>
    <w:rsid w:val="14642B27"/>
    <w:rsid w:val="1478D47A"/>
    <w:rsid w:val="14F57450"/>
    <w:rsid w:val="14FF970D"/>
    <w:rsid w:val="1523094A"/>
    <w:rsid w:val="153D03B7"/>
    <w:rsid w:val="1558F41E"/>
    <w:rsid w:val="158BCE06"/>
    <w:rsid w:val="160F1E54"/>
    <w:rsid w:val="162A4068"/>
    <w:rsid w:val="1660F0DD"/>
    <w:rsid w:val="1663183F"/>
    <w:rsid w:val="16D244EC"/>
    <w:rsid w:val="1708F561"/>
    <w:rsid w:val="17C65D89"/>
    <w:rsid w:val="1823D1BA"/>
    <w:rsid w:val="183EF2F4"/>
    <w:rsid w:val="185BF35D"/>
    <w:rsid w:val="19704D5A"/>
    <w:rsid w:val="1A48BBB7"/>
    <w:rsid w:val="1A50DEC0"/>
    <w:rsid w:val="1A53A832"/>
    <w:rsid w:val="1A9CBC36"/>
    <w:rsid w:val="1B5D1B6F"/>
    <w:rsid w:val="1B88CE59"/>
    <w:rsid w:val="1B9C98E6"/>
    <w:rsid w:val="1BC2DF45"/>
    <w:rsid w:val="1C847DD7"/>
    <w:rsid w:val="1D028B3F"/>
    <w:rsid w:val="1D0CD3FE"/>
    <w:rsid w:val="1D29C407"/>
    <w:rsid w:val="1D42F11B"/>
    <w:rsid w:val="1D474E24"/>
    <w:rsid w:val="1E20BAC5"/>
    <w:rsid w:val="1E650871"/>
    <w:rsid w:val="1E7A5B47"/>
    <w:rsid w:val="1EE56730"/>
    <w:rsid w:val="1EFD13DD"/>
    <w:rsid w:val="1F05CAB1"/>
    <w:rsid w:val="1F1CC7FF"/>
    <w:rsid w:val="1F3953F8"/>
    <w:rsid w:val="1F769032"/>
    <w:rsid w:val="1F7A9E4C"/>
    <w:rsid w:val="20688225"/>
    <w:rsid w:val="207664AB"/>
    <w:rsid w:val="20AE7FCB"/>
    <w:rsid w:val="20C77557"/>
    <w:rsid w:val="2126F569"/>
    <w:rsid w:val="2175A9E3"/>
    <w:rsid w:val="2183576C"/>
    <w:rsid w:val="218E0F3E"/>
    <w:rsid w:val="21CDF08A"/>
    <w:rsid w:val="228E773C"/>
    <w:rsid w:val="23B78F74"/>
    <w:rsid w:val="24111F40"/>
    <w:rsid w:val="24D6AE0D"/>
    <w:rsid w:val="25B65E6D"/>
    <w:rsid w:val="264722C8"/>
    <w:rsid w:val="26FB4109"/>
    <w:rsid w:val="2739E31E"/>
    <w:rsid w:val="27631B46"/>
    <w:rsid w:val="279936DD"/>
    <w:rsid w:val="27DE2DCC"/>
    <w:rsid w:val="27FC8EFB"/>
    <w:rsid w:val="286060F5"/>
    <w:rsid w:val="28C7F219"/>
    <w:rsid w:val="28D54EC5"/>
    <w:rsid w:val="28D9DD4A"/>
    <w:rsid w:val="28E45E8D"/>
    <w:rsid w:val="29080DC3"/>
    <w:rsid w:val="29325279"/>
    <w:rsid w:val="2933A57D"/>
    <w:rsid w:val="29D8D099"/>
    <w:rsid w:val="29F218C1"/>
    <w:rsid w:val="2A2116C3"/>
    <w:rsid w:val="2B0E7FC7"/>
    <w:rsid w:val="2B3635D0"/>
    <w:rsid w:val="2C8A62E9"/>
    <w:rsid w:val="2CDF65BF"/>
    <w:rsid w:val="2D1225B8"/>
    <w:rsid w:val="2D9DD903"/>
    <w:rsid w:val="2E19EE2D"/>
    <w:rsid w:val="2E331803"/>
    <w:rsid w:val="2E39680D"/>
    <w:rsid w:val="2E4485AB"/>
    <w:rsid w:val="2EAC2920"/>
    <w:rsid w:val="2EB44475"/>
    <w:rsid w:val="2EE63A25"/>
    <w:rsid w:val="2F3E9DE5"/>
    <w:rsid w:val="2F5BBF6D"/>
    <w:rsid w:val="312DE132"/>
    <w:rsid w:val="314FCD86"/>
    <w:rsid w:val="316A214D"/>
    <w:rsid w:val="31928C43"/>
    <w:rsid w:val="31983A25"/>
    <w:rsid w:val="31B5A401"/>
    <w:rsid w:val="31FF91A5"/>
    <w:rsid w:val="32125BF6"/>
    <w:rsid w:val="3221D065"/>
    <w:rsid w:val="32C3BD46"/>
    <w:rsid w:val="33235DDF"/>
    <w:rsid w:val="3352A1D9"/>
    <w:rsid w:val="336D2C75"/>
    <w:rsid w:val="33802DB4"/>
    <w:rsid w:val="344E36F6"/>
    <w:rsid w:val="345F5BD1"/>
    <w:rsid w:val="347BE7CA"/>
    <w:rsid w:val="34FC1470"/>
    <w:rsid w:val="3523A29C"/>
    <w:rsid w:val="3595E413"/>
    <w:rsid w:val="35974B6A"/>
    <w:rsid w:val="36109C35"/>
    <w:rsid w:val="36B93722"/>
    <w:rsid w:val="36C74493"/>
    <w:rsid w:val="36DED85E"/>
    <w:rsid w:val="3729C90D"/>
    <w:rsid w:val="37B7B34C"/>
    <w:rsid w:val="37F02D4E"/>
    <w:rsid w:val="38375693"/>
    <w:rsid w:val="38AB0A25"/>
    <w:rsid w:val="38BEDC98"/>
    <w:rsid w:val="38F493A0"/>
    <w:rsid w:val="39091343"/>
    <w:rsid w:val="3A5A7DD5"/>
    <w:rsid w:val="3A78398A"/>
    <w:rsid w:val="3AA76896"/>
    <w:rsid w:val="3B616FAA"/>
    <w:rsid w:val="3BBD35FC"/>
    <w:rsid w:val="3BDF9310"/>
    <w:rsid w:val="3C519219"/>
    <w:rsid w:val="3C8A5001"/>
    <w:rsid w:val="3CDBCAAF"/>
    <w:rsid w:val="3CE48183"/>
    <w:rsid w:val="3D2357CC"/>
    <w:rsid w:val="3D51E320"/>
    <w:rsid w:val="3D8BC4A8"/>
    <w:rsid w:val="3DB4CB1D"/>
    <w:rsid w:val="3DFBCC3F"/>
    <w:rsid w:val="3E08D1D4"/>
    <w:rsid w:val="3E1C711C"/>
    <w:rsid w:val="3E9B11DF"/>
    <w:rsid w:val="3EA63370"/>
    <w:rsid w:val="3EA9F1BA"/>
    <w:rsid w:val="3F289223"/>
    <w:rsid w:val="4047595F"/>
    <w:rsid w:val="40B58492"/>
    <w:rsid w:val="40F948E4"/>
    <w:rsid w:val="4107CE00"/>
    <w:rsid w:val="41277903"/>
    <w:rsid w:val="417F48F8"/>
    <w:rsid w:val="41B7C64D"/>
    <w:rsid w:val="420A1076"/>
    <w:rsid w:val="4257E0B8"/>
    <w:rsid w:val="432D514A"/>
    <w:rsid w:val="43A796ED"/>
    <w:rsid w:val="44398DF9"/>
    <w:rsid w:val="444E2BAE"/>
    <w:rsid w:val="45413C3F"/>
    <w:rsid w:val="45E710B5"/>
    <w:rsid w:val="46C9CEF3"/>
    <w:rsid w:val="470B9DB9"/>
    <w:rsid w:val="475E72CE"/>
    <w:rsid w:val="47600A12"/>
    <w:rsid w:val="476EBC7A"/>
    <w:rsid w:val="47F083B5"/>
    <w:rsid w:val="485302BC"/>
    <w:rsid w:val="48887A5C"/>
    <w:rsid w:val="48A0B07F"/>
    <w:rsid w:val="48AEAC41"/>
    <w:rsid w:val="48F77610"/>
    <w:rsid w:val="49117600"/>
    <w:rsid w:val="495F723C"/>
    <w:rsid w:val="4A37F7F1"/>
    <w:rsid w:val="4A4D5710"/>
    <w:rsid w:val="4AC32EAE"/>
    <w:rsid w:val="4AE29610"/>
    <w:rsid w:val="4B1B0940"/>
    <w:rsid w:val="4C2BF351"/>
    <w:rsid w:val="4C656191"/>
    <w:rsid w:val="4C95FA3C"/>
    <w:rsid w:val="4CB386BC"/>
    <w:rsid w:val="4D3B77F4"/>
    <w:rsid w:val="4D79CB37"/>
    <w:rsid w:val="4DBDAB1D"/>
    <w:rsid w:val="4DC661F1"/>
    <w:rsid w:val="4DF7F8E3"/>
    <w:rsid w:val="4E2B137A"/>
    <w:rsid w:val="4E3A191D"/>
    <w:rsid w:val="4E6A17C8"/>
    <w:rsid w:val="4E6E27E7"/>
    <w:rsid w:val="4EA48957"/>
    <w:rsid w:val="4ED1F2C7"/>
    <w:rsid w:val="4EFE518A"/>
    <w:rsid w:val="4F3F1EAE"/>
    <w:rsid w:val="4F8B34C0"/>
    <w:rsid w:val="5003E31F"/>
    <w:rsid w:val="504C5014"/>
    <w:rsid w:val="504D3E71"/>
    <w:rsid w:val="50D8286E"/>
    <w:rsid w:val="50E2ADCE"/>
    <w:rsid w:val="517DF2E6"/>
    <w:rsid w:val="519C2B58"/>
    <w:rsid w:val="51ED9414"/>
    <w:rsid w:val="51FEAA5F"/>
    <w:rsid w:val="5238502C"/>
    <w:rsid w:val="52AF6F9C"/>
    <w:rsid w:val="5333FBFD"/>
    <w:rsid w:val="538347EF"/>
    <w:rsid w:val="53A3FBDD"/>
    <w:rsid w:val="54122710"/>
    <w:rsid w:val="5443B71E"/>
    <w:rsid w:val="546C876E"/>
    <w:rsid w:val="55022A62"/>
    <w:rsid w:val="5502DCC4"/>
    <w:rsid w:val="5542F41F"/>
    <w:rsid w:val="555E1E9F"/>
    <w:rsid w:val="55D600CC"/>
    <w:rsid w:val="561E4E66"/>
    <w:rsid w:val="56787B40"/>
    <w:rsid w:val="575D2069"/>
    <w:rsid w:val="5765EF24"/>
    <w:rsid w:val="5774A99C"/>
    <w:rsid w:val="57A00430"/>
    <w:rsid w:val="57A59162"/>
    <w:rsid w:val="57D8105B"/>
    <w:rsid w:val="58ADEAA4"/>
    <w:rsid w:val="58E684FE"/>
    <w:rsid w:val="594BE078"/>
    <w:rsid w:val="595B4BFD"/>
    <w:rsid w:val="59C3C7BD"/>
    <w:rsid w:val="59C6210B"/>
    <w:rsid w:val="5A130A90"/>
    <w:rsid w:val="5A68D862"/>
    <w:rsid w:val="5A69F071"/>
    <w:rsid w:val="5AC5C45E"/>
    <w:rsid w:val="5B85D5D1"/>
    <w:rsid w:val="5BF24590"/>
    <w:rsid w:val="5CC691F6"/>
    <w:rsid w:val="5D155BA3"/>
    <w:rsid w:val="5D3BCE5B"/>
    <w:rsid w:val="5E5CC0A6"/>
    <w:rsid w:val="5E70F7C0"/>
    <w:rsid w:val="5E97996A"/>
    <w:rsid w:val="5EED3A49"/>
    <w:rsid w:val="5EEF3287"/>
    <w:rsid w:val="5FA2F30C"/>
    <w:rsid w:val="5FDFCA9F"/>
    <w:rsid w:val="5FE0DC76"/>
    <w:rsid w:val="6122D19E"/>
    <w:rsid w:val="618D8AEB"/>
    <w:rsid w:val="61BD384C"/>
    <w:rsid w:val="61D0EE43"/>
    <w:rsid w:val="6231AAA8"/>
    <w:rsid w:val="6271E771"/>
    <w:rsid w:val="630EE897"/>
    <w:rsid w:val="6366520D"/>
    <w:rsid w:val="63CEDCCA"/>
    <w:rsid w:val="63FE4C4D"/>
    <w:rsid w:val="644C9188"/>
    <w:rsid w:val="644D2FEB"/>
    <w:rsid w:val="64C048B4"/>
    <w:rsid w:val="656403B1"/>
    <w:rsid w:val="65773874"/>
    <w:rsid w:val="66327F2F"/>
    <w:rsid w:val="66683732"/>
    <w:rsid w:val="66826299"/>
    <w:rsid w:val="66887F1F"/>
    <w:rsid w:val="66DB56E6"/>
    <w:rsid w:val="6753A7F8"/>
    <w:rsid w:val="67B2488E"/>
    <w:rsid w:val="67C00DBE"/>
    <w:rsid w:val="67D7D0AD"/>
    <w:rsid w:val="68514D02"/>
    <w:rsid w:val="688A1605"/>
    <w:rsid w:val="68FE3E64"/>
    <w:rsid w:val="6924CFEE"/>
    <w:rsid w:val="6A1BE4FA"/>
    <w:rsid w:val="6A7E06A1"/>
    <w:rsid w:val="6AA9515E"/>
    <w:rsid w:val="6AB22019"/>
    <w:rsid w:val="6AD175E0"/>
    <w:rsid w:val="6B43F6D5"/>
    <w:rsid w:val="6BCB90F8"/>
    <w:rsid w:val="6C7FC2B0"/>
    <w:rsid w:val="6DABC0D0"/>
    <w:rsid w:val="6DBB2FC2"/>
    <w:rsid w:val="6E26659D"/>
    <w:rsid w:val="6E4DF534"/>
    <w:rsid w:val="6E85BBFD"/>
    <w:rsid w:val="6E901757"/>
    <w:rsid w:val="6ECFC3BB"/>
    <w:rsid w:val="6F20C3AC"/>
    <w:rsid w:val="6F9CC97F"/>
    <w:rsid w:val="6FDD6131"/>
    <w:rsid w:val="6FE084B2"/>
    <w:rsid w:val="70B4F2ED"/>
    <w:rsid w:val="7126BE72"/>
    <w:rsid w:val="71D9B2C5"/>
    <w:rsid w:val="723093A4"/>
    <w:rsid w:val="72506791"/>
    <w:rsid w:val="725EAE0B"/>
    <w:rsid w:val="72ACA299"/>
    <w:rsid w:val="732F353C"/>
    <w:rsid w:val="7372A3B6"/>
    <w:rsid w:val="741A5ECE"/>
    <w:rsid w:val="74420511"/>
    <w:rsid w:val="74F6F833"/>
    <w:rsid w:val="75430EB2"/>
    <w:rsid w:val="75587083"/>
    <w:rsid w:val="756A1589"/>
    <w:rsid w:val="758A6633"/>
    <w:rsid w:val="75A7C3BC"/>
    <w:rsid w:val="7670B3E0"/>
    <w:rsid w:val="769930DF"/>
    <w:rsid w:val="76E1D7D0"/>
    <w:rsid w:val="76E79899"/>
    <w:rsid w:val="776147BF"/>
    <w:rsid w:val="77737C03"/>
    <w:rsid w:val="77868B87"/>
    <w:rsid w:val="78544069"/>
    <w:rsid w:val="78B034A6"/>
    <w:rsid w:val="791A9B28"/>
    <w:rsid w:val="7959EB57"/>
    <w:rsid w:val="797952C9"/>
    <w:rsid w:val="7994AEF5"/>
    <w:rsid w:val="7A62E18F"/>
    <w:rsid w:val="7B0AC50B"/>
    <w:rsid w:val="7B2CBC23"/>
    <w:rsid w:val="7B318180"/>
    <w:rsid w:val="7BC1FB23"/>
    <w:rsid w:val="7C0000AB"/>
    <w:rsid w:val="7C3022A9"/>
    <w:rsid w:val="7C869BD1"/>
    <w:rsid w:val="7CD1752E"/>
    <w:rsid w:val="7CEAF4E3"/>
    <w:rsid w:val="7D036ADE"/>
    <w:rsid w:val="7D755F4F"/>
    <w:rsid w:val="7E047F17"/>
    <w:rsid w:val="7E50F352"/>
    <w:rsid w:val="7E57BBE1"/>
    <w:rsid w:val="7E609834"/>
    <w:rsid w:val="7ED45470"/>
    <w:rsid w:val="7EDD48AD"/>
    <w:rsid w:val="7F136137"/>
    <w:rsid w:val="7F2EE7E7"/>
    <w:rsid w:val="7F373CC6"/>
    <w:rsid w:val="7F3BBB31"/>
    <w:rsid w:val="7F98BFA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90541"/>
  <w15:chartTrackingRefBased/>
  <w15:docId w15:val="{949CE5FB-AAEC-452F-AE33-4FF4F1A61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27FC8EFB"/>
    <w:rPr>
      <w:lang w:val="vi-VN"/>
    </w:rPr>
  </w:style>
  <w:style w:type="paragraph" w:styleId="Heading1">
    <w:name w:val="heading 1"/>
    <w:basedOn w:val="Normal"/>
    <w:next w:val="Normal"/>
    <w:link w:val="Heading1Char"/>
    <w:uiPriority w:val="9"/>
    <w:qFormat/>
    <w:rsid w:val="27FC8EFB"/>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27FC8EFB"/>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27FC8EFB"/>
    <w:pPr>
      <w:keepNext/>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27FC8EFB"/>
    <w:pPr>
      <w:keepNext/>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27FC8EFB"/>
    <w:pPr>
      <w:keepNext/>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66B5F"/>
    <w:pPr>
      <w:keepNext/>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0C66B5F"/>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0C66B5F"/>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C66B5F"/>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09CB"/>
    <w:pPr>
      <w:ind w:left="720"/>
      <w:contextualSpacing/>
    </w:pPr>
  </w:style>
  <w:style w:type="table" w:styleId="TableGrid">
    <w:name w:val="Table Grid"/>
    <w:basedOn w:val="TableNormal"/>
    <w:uiPriority w:val="39"/>
    <w:rsid w:val="00F910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A608C"/>
    <w:rPr>
      <w:sz w:val="16"/>
      <w:szCs w:val="16"/>
    </w:rPr>
  </w:style>
  <w:style w:type="paragraph" w:styleId="CommentText">
    <w:name w:val="annotation text"/>
    <w:basedOn w:val="Normal"/>
    <w:link w:val="CommentTextChar"/>
    <w:uiPriority w:val="99"/>
    <w:unhideWhenUsed/>
    <w:rsid w:val="27FC8EFB"/>
    <w:rPr>
      <w:sz w:val="20"/>
      <w:szCs w:val="20"/>
    </w:rPr>
  </w:style>
  <w:style w:type="character" w:customStyle="1" w:styleId="CommentTextChar">
    <w:name w:val="Comment Text Char"/>
    <w:basedOn w:val="DefaultParagraphFont"/>
    <w:link w:val="CommentText"/>
    <w:uiPriority w:val="99"/>
    <w:rsid w:val="000A608C"/>
    <w:rPr>
      <w:sz w:val="20"/>
      <w:szCs w:val="20"/>
      <w:lang w:val="vi-VN"/>
    </w:rPr>
  </w:style>
  <w:style w:type="paragraph" w:styleId="CommentSubject">
    <w:name w:val="annotation subject"/>
    <w:basedOn w:val="CommentText"/>
    <w:next w:val="CommentText"/>
    <w:link w:val="CommentSubjectChar"/>
    <w:uiPriority w:val="99"/>
    <w:semiHidden/>
    <w:unhideWhenUsed/>
    <w:rsid w:val="000A608C"/>
    <w:rPr>
      <w:b/>
      <w:bCs/>
    </w:rPr>
  </w:style>
  <w:style w:type="character" w:customStyle="1" w:styleId="CommentSubjectChar">
    <w:name w:val="Comment Subject Char"/>
    <w:basedOn w:val="CommentTextChar"/>
    <w:link w:val="CommentSubject"/>
    <w:uiPriority w:val="99"/>
    <w:semiHidden/>
    <w:rsid w:val="000A608C"/>
    <w:rPr>
      <w:b/>
      <w:bCs/>
      <w:sz w:val="20"/>
      <w:szCs w:val="20"/>
      <w:lang w:val="vi-VN"/>
    </w:rPr>
  </w:style>
  <w:style w:type="character" w:customStyle="1" w:styleId="Heading1Char">
    <w:name w:val="Heading 1 Char"/>
    <w:basedOn w:val="DefaultParagraphFont"/>
    <w:link w:val="Heading1"/>
    <w:uiPriority w:val="9"/>
    <w:rsid w:val="00F93B07"/>
    <w:rPr>
      <w:rFonts w:asciiTheme="majorHAnsi" w:eastAsiaTheme="majorEastAsia" w:hAnsiTheme="majorHAnsi" w:cstheme="majorBidi"/>
      <w:color w:val="2F5496" w:themeColor="accent1" w:themeShade="BF"/>
      <w:sz w:val="32"/>
      <w:szCs w:val="32"/>
      <w:lang w:val="vi-VN"/>
    </w:rPr>
  </w:style>
  <w:style w:type="character" w:customStyle="1" w:styleId="Heading2Char">
    <w:name w:val="Heading 2 Char"/>
    <w:basedOn w:val="DefaultParagraphFont"/>
    <w:link w:val="Heading2"/>
    <w:uiPriority w:val="9"/>
    <w:rsid w:val="00FD39C5"/>
    <w:rPr>
      <w:rFonts w:asciiTheme="majorHAnsi" w:eastAsiaTheme="majorEastAsia" w:hAnsiTheme="majorHAnsi" w:cstheme="majorBidi"/>
      <w:color w:val="2F5496" w:themeColor="accent1" w:themeShade="BF"/>
      <w:sz w:val="26"/>
      <w:szCs w:val="26"/>
      <w:lang w:val="vi-VN"/>
    </w:rPr>
  </w:style>
  <w:style w:type="character" w:customStyle="1" w:styleId="Heading3Char">
    <w:name w:val="Heading 3 Char"/>
    <w:basedOn w:val="DefaultParagraphFont"/>
    <w:link w:val="Heading3"/>
    <w:uiPriority w:val="9"/>
    <w:rsid w:val="00603328"/>
    <w:rPr>
      <w:rFonts w:asciiTheme="majorHAnsi" w:eastAsiaTheme="majorEastAsia" w:hAnsiTheme="majorHAnsi" w:cstheme="majorBidi"/>
      <w:color w:val="1F3763"/>
      <w:sz w:val="24"/>
      <w:szCs w:val="24"/>
      <w:lang w:val="vi-VN"/>
    </w:rPr>
  </w:style>
  <w:style w:type="character" w:customStyle="1" w:styleId="HeaderChar">
    <w:name w:val="Header Char"/>
    <w:basedOn w:val="DefaultParagraphFont"/>
    <w:link w:val="Header"/>
    <w:uiPriority w:val="99"/>
    <w:rPr>
      <w:lang w:val="vi-VN"/>
    </w:rPr>
  </w:style>
  <w:style w:type="paragraph" w:styleId="Header">
    <w:name w:val="header"/>
    <w:basedOn w:val="Normal"/>
    <w:link w:val="HeaderChar"/>
    <w:uiPriority w:val="99"/>
    <w:unhideWhenUsed/>
    <w:rsid w:val="27FC8EFB"/>
    <w:pPr>
      <w:tabs>
        <w:tab w:val="center" w:pos="4680"/>
        <w:tab w:val="right" w:pos="9360"/>
      </w:tabs>
      <w:spacing w:after="0"/>
    </w:pPr>
  </w:style>
  <w:style w:type="character" w:customStyle="1" w:styleId="FooterChar">
    <w:name w:val="Footer Char"/>
    <w:basedOn w:val="DefaultParagraphFont"/>
    <w:link w:val="Footer"/>
    <w:uiPriority w:val="99"/>
    <w:rPr>
      <w:lang w:val="vi-VN"/>
    </w:rPr>
  </w:style>
  <w:style w:type="paragraph" w:styleId="Footer">
    <w:name w:val="footer"/>
    <w:basedOn w:val="Normal"/>
    <w:link w:val="FooterChar"/>
    <w:uiPriority w:val="99"/>
    <w:unhideWhenUsed/>
    <w:rsid w:val="27FC8EFB"/>
    <w:pPr>
      <w:tabs>
        <w:tab w:val="center" w:pos="4680"/>
        <w:tab w:val="right" w:pos="9360"/>
      </w:tabs>
      <w:spacing w:after="0"/>
    </w:pPr>
  </w:style>
  <w:style w:type="character" w:styleId="Hyperlink">
    <w:name w:val="Hyperlink"/>
    <w:basedOn w:val="DefaultParagraphFont"/>
    <w:uiPriority w:val="99"/>
    <w:unhideWhenUsed/>
    <w:rsid w:val="00F67CD5"/>
    <w:rPr>
      <w:color w:val="0000FF"/>
      <w:u w:val="single"/>
    </w:rPr>
  </w:style>
  <w:style w:type="character" w:customStyle="1" w:styleId="Heading4Char">
    <w:name w:val="Heading 4 Char"/>
    <w:basedOn w:val="DefaultParagraphFont"/>
    <w:link w:val="Heading4"/>
    <w:uiPriority w:val="9"/>
    <w:rsid w:val="004246DC"/>
    <w:rPr>
      <w:rFonts w:asciiTheme="majorHAnsi" w:eastAsiaTheme="majorEastAsia" w:hAnsiTheme="majorHAnsi" w:cstheme="majorBidi"/>
      <w:i/>
      <w:iCs/>
      <w:color w:val="2F5496" w:themeColor="accent1" w:themeShade="BF"/>
      <w:lang w:val="vi-VN"/>
    </w:rPr>
  </w:style>
  <w:style w:type="character" w:customStyle="1" w:styleId="Heading5Char">
    <w:name w:val="Heading 5 Char"/>
    <w:basedOn w:val="DefaultParagraphFont"/>
    <w:link w:val="Heading5"/>
    <w:uiPriority w:val="9"/>
    <w:rsid w:val="00420D82"/>
    <w:rPr>
      <w:rFonts w:asciiTheme="majorHAnsi" w:eastAsiaTheme="majorEastAsia" w:hAnsiTheme="majorHAnsi" w:cstheme="majorBidi"/>
      <w:color w:val="2F5496" w:themeColor="accent1" w:themeShade="BF"/>
      <w:lang w:val="vi-VN"/>
    </w:rPr>
  </w:style>
  <w:style w:type="character" w:styleId="Strong">
    <w:name w:val="Strong"/>
    <w:basedOn w:val="DefaultParagraphFont"/>
    <w:uiPriority w:val="22"/>
    <w:qFormat/>
    <w:rsid w:val="006E2A40"/>
    <w:rPr>
      <w:b/>
      <w:bCs/>
    </w:rPr>
  </w:style>
  <w:style w:type="paragraph" w:styleId="Subtitle">
    <w:name w:val="Subtitle"/>
    <w:basedOn w:val="Normal"/>
    <w:next w:val="Normal"/>
    <w:link w:val="SubtitleChar"/>
    <w:uiPriority w:val="1"/>
    <w:qFormat/>
    <w:rsid w:val="27FC8EFB"/>
    <w:pPr>
      <w:spacing w:after="60"/>
      <w:jc w:val="center"/>
      <w:outlineLvl w:val="1"/>
    </w:pPr>
    <w:rPr>
      <w:rFonts w:ascii="Cambria" w:eastAsia="Times New Roman" w:hAnsi="Cambria" w:cs="Times New Roman"/>
      <w:sz w:val="24"/>
      <w:szCs w:val="24"/>
      <w:lang w:eastAsia="en-US"/>
    </w:rPr>
  </w:style>
  <w:style w:type="character" w:customStyle="1" w:styleId="SubtitleChar">
    <w:name w:val="Subtitle Char"/>
    <w:basedOn w:val="DefaultParagraphFont"/>
    <w:link w:val="Subtitle"/>
    <w:uiPriority w:val="1"/>
    <w:rsid w:val="006E2A40"/>
    <w:rPr>
      <w:rFonts w:ascii="Cambria" w:eastAsia="Times New Roman" w:hAnsi="Cambria" w:cs="Times New Roman"/>
      <w:sz w:val="24"/>
      <w:szCs w:val="24"/>
      <w:lang w:val="vi-VN" w:eastAsia="en-US"/>
    </w:rPr>
  </w:style>
  <w:style w:type="paragraph" w:styleId="TOCHeading">
    <w:name w:val="TOC Heading"/>
    <w:basedOn w:val="Heading1"/>
    <w:next w:val="Normal"/>
    <w:uiPriority w:val="39"/>
    <w:unhideWhenUsed/>
    <w:qFormat/>
    <w:rsid w:val="27FC8EFB"/>
    <w:rPr>
      <w:lang w:eastAsia="en-US"/>
    </w:rPr>
  </w:style>
  <w:style w:type="paragraph" w:styleId="TOC2">
    <w:name w:val="toc 2"/>
    <w:basedOn w:val="Normal"/>
    <w:next w:val="Normal"/>
    <w:uiPriority w:val="39"/>
    <w:unhideWhenUsed/>
    <w:rsid w:val="27FC8EFB"/>
    <w:pPr>
      <w:spacing w:after="100"/>
      <w:ind w:left="220"/>
    </w:pPr>
    <w:rPr>
      <w:rFonts w:cs="Times New Roman"/>
      <w:lang w:eastAsia="en-US"/>
    </w:rPr>
  </w:style>
  <w:style w:type="paragraph" w:styleId="TOC1">
    <w:name w:val="toc 1"/>
    <w:basedOn w:val="Normal"/>
    <w:next w:val="Normal"/>
    <w:uiPriority w:val="39"/>
    <w:unhideWhenUsed/>
    <w:rsid w:val="27FC8EFB"/>
    <w:pPr>
      <w:spacing w:after="100"/>
    </w:pPr>
    <w:rPr>
      <w:rFonts w:cs="Times New Roman"/>
      <w:lang w:eastAsia="en-US"/>
    </w:rPr>
  </w:style>
  <w:style w:type="paragraph" w:styleId="TOC3">
    <w:name w:val="toc 3"/>
    <w:basedOn w:val="Normal"/>
    <w:next w:val="Normal"/>
    <w:uiPriority w:val="39"/>
    <w:unhideWhenUsed/>
    <w:rsid w:val="27FC8EFB"/>
    <w:pPr>
      <w:spacing w:after="100"/>
      <w:ind w:left="440"/>
    </w:pPr>
    <w:rPr>
      <w:rFonts w:cs="Times New Roman"/>
      <w:lang w:eastAsia="en-US"/>
    </w:rPr>
  </w:style>
  <w:style w:type="paragraph" w:styleId="TOC4">
    <w:name w:val="toc 4"/>
    <w:basedOn w:val="Normal"/>
    <w:next w:val="Normal"/>
    <w:uiPriority w:val="39"/>
    <w:unhideWhenUsed/>
    <w:rsid w:val="27FC8EFB"/>
    <w:pPr>
      <w:spacing w:after="100"/>
      <w:ind w:left="660"/>
    </w:pPr>
  </w:style>
  <w:style w:type="character" w:styleId="UnresolvedMention">
    <w:name w:val="Unresolved Mention"/>
    <w:basedOn w:val="DefaultParagraphFont"/>
    <w:uiPriority w:val="99"/>
    <w:semiHidden/>
    <w:unhideWhenUsed/>
    <w:rsid w:val="009A0846"/>
    <w:rPr>
      <w:color w:val="605E5C"/>
      <w:shd w:val="clear" w:color="auto" w:fill="E1DFDD"/>
    </w:rPr>
  </w:style>
  <w:style w:type="paragraph" w:styleId="Caption">
    <w:name w:val="caption"/>
    <w:basedOn w:val="Normal"/>
    <w:next w:val="Normal"/>
    <w:uiPriority w:val="35"/>
    <w:unhideWhenUsed/>
    <w:qFormat/>
    <w:rsid w:val="27FC8EFB"/>
    <w:pPr>
      <w:spacing w:after="200"/>
    </w:pPr>
    <w:rPr>
      <w:i/>
      <w:iCs/>
      <w:color w:val="44546A" w:themeColor="text2"/>
      <w:sz w:val="18"/>
      <w:szCs w:val="18"/>
    </w:rPr>
  </w:style>
  <w:style w:type="paragraph" w:styleId="TableofFigures">
    <w:name w:val="table of figures"/>
    <w:basedOn w:val="Normal"/>
    <w:next w:val="Normal"/>
    <w:uiPriority w:val="99"/>
    <w:unhideWhenUsed/>
    <w:rsid w:val="000E3370"/>
    <w:pPr>
      <w:spacing w:after="0"/>
    </w:pPr>
  </w:style>
  <w:style w:type="character" w:customStyle="1" w:styleId="Heading6Char">
    <w:name w:val="Heading 6 Char"/>
    <w:basedOn w:val="DefaultParagraphFont"/>
    <w:link w:val="Heading6"/>
    <w:uiPriority w:val="9"/>
    <w:rsid w:val="00C66B5F"/>
    <w:rPr>
      <w:rFonts w:asciiTheme="majorHAnsi" w:eastAsiaTheme="majorEastAsia" w:hAnsiTheme="majorHAnsi" w:cstheme="majorBidi"/>
      <w:color w:val="1F3763"/>
      <w:lang w:val="vi-VN"/>
    </w:rPr>
  </w:style>
  <w:style w:type="character" w:customStyle="1" w:styleId="Heading7Char">
    <w:name w:val="Heading 7 Char"/>
    <w:basedOn w:val="DefaultParagraphFont"/>
    <w:link w:val="Heading7"/>
    <w:uiPriority w:val="9"/>
    <w:rsid w:val="00C66B5F"/>
    <w:rPr>
      <w:rFonts w:asciiTheme="majorHAnsi" w:eastAsiaTheme="majorEastAsia" w:hAnsiTheme="majorHAnsi" w:cstheme="majorBidi"/>
      <w:i/>
      <w:iCs/>
      <w:color w:val="1F3763"/>
      <w:lang w:val="vi-VN"/>
    </w:rPr>
  </w:style>
  <w:style w:type="character" w:customStyle="1" w:styleId="Heading8Char">
    <w:name w:val="Heading 8 Char"/>
    <w:basedOn w:val="DefaultParagraphFont"/>
    <w:link w:val="Heading8"/>
    <w:uiPriority w:val="9"/>
    <w:rsid w:val="00C66B5F"/>
    <w:rPr>
      <w:rFonts w:asciiTheme="majorHAnsi" w:eastAsiaTheme="majorEastAsia" w:hAnsiTheme="majorHAnsi" w:cstheme="majorBidi"/>
      <w:color w:val="272727"/>
      <w:sz w:val="21"/>
      <w:szCs w:val="21"/>
      <w:lang w:val="vi-VN"/>
    </w:rPr>
  </w:style>
  <w:style w:type="character" w:customStyle="1" w:styleId="Heading9Char">
    <w:name w:val="Heading 9 Char"/>
    <w:basedOn w:val="DefaultParagraphFont"/>
    <w:link w:val="Heading9"/>
    <w:uiPriority w:val="9"/>
    <w:rsid w:val="00C66B5F"/>
    <w:rPr>
      <w:rFonts w:asciiTheme="majorHAnsi" w:eastAsiaTheme="majorEastAsia" w:hAnsiTheme="majorHAnsi" w:cstheme="majorBidi"/>
      <w:i/>
      <w:iCs/>
      <w:color w:val="272727"/>
      <w:sz w:val="21"/>
      <w:szCs w:val="21"/>
      <w:lang w:val="vi-VN"/>
    </w:rPr>
  </w:style>
  <w:style w:type="paragraph" w:styleId="Title">
    <w:name w:val="Title"/>
    <w:basedOn w:val="Normal"/>
    <w:next w:val="Normal"/>
    <w:link w:val="TitleChar"/>
    <w:uiPriority w:val="10"/>
    <w:qFormat/>
    <w:rsid w:val="00C66B5F"/>
    <w:pPr>
      <w:spacing w:after="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C66B5F"/>
    <w:rPr>
      <w:rFonts w:asciiTheme="majorHAnsi" w:eastAsiaTheme="majorEastAsia" w:hAnsiTheme="majorHAnsi" w:cstheme="majorBidi"/>
      <w:sz w:val="56"/>
      <w:szCs w:val="56"/>
      <w:lang w:val="vi-VN"/>
    </w:rPr>
  </w:style>
  <w:style w:type="paragraph" w:styleId="Quote">
    <w:name w:val="Quote"/>
    <w:basedOn w:val="Normal"/>
    <w:next w:val="Normal"/>
    <w:link w:val="QuoteChar"/>
    <w:uiPriority w:val="29"/>
    <w:qFormat/>
    <w:rsid w:val="00C66B5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66B5F"/>
    <w:rPr>
      <w:i/>
      <w:iCs/>
      <w:color w:val="404040" w:themeColor="text1" w:themeTint="BF"/>
      <w:lang w:val="vi-VN"/>
    </w:rPr>
  </w:style>
  <w:style w:type="paragraph" w:styleId="IntenseQuote">
    <w:name w:val="Intense Quote"/>
    <w:basedOn w:val="Normal"/>
    <w:next w:val="Normal"/>
    <w:link w:val="IntenseQuoteChar"/>
    <w:uiPriority w:val="30"/>
    <w:qFormat/>
    <w:rsid w:val="00C66B5F"/>
    <w:pP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66B5F"/>
    <w:rPr>
      <w:i/>
      <w:iCs/>
      <w:color w:val="4472C4" w:themeColor="accent1"/>
      <w:lang w:val="vi-VN"/>
    </w:rPr>
  </w:style>
  <w:style w:type="paragraph" w:styleId="TOC5">
    <w:name w:val="toc 5"/>
    <w:basedOn w:val="Normal"/>
    <w:next w:val="Normal"/>
    <w:uiPriority w:val="39"/>
    <w:unhideWhenUsed/>
    <w:rsid w:val="00C66B5F"/>
    <w:pPr>
      <w:spacing w:after="100"/>
      <w:ind w:left="880"/>
    </w:pPr>
  </w:style>
  <w:style w:type="paragraph" w:styleId="TOC6">
    <w:name w:val="toc 6"/>
    <w:basedOn w:val="Normal"/>
    <w:next w:val="Normal"/>
    <w:uiPriority w:val="39"/>
    <w:unhideWhenUsed/>
    <w:rsid w:val="00C66B5F"/>
    <w:pPr>
      <w:spacing w:after="100"/>
      <w:ind w:left="1100"/>
    </w:pPr>
  </w:style>
  <w:style w:type="paragraph" w:styleId="TOC7">
    <w:name w:val="toc 7"/>
    <w:basedOn w:val="Normal"/>
    <w:next w:val="Normal"/>
    <w:uiPriority w:val="39"/>
    <w:unhideWhenUsed/>
    <w:rsid w:val="00C66B5F"/>
    <w:pPr>
      <w:spacing w:after="100"/>
      <w:ind w:left="1320"/>
    </w:pPr>
  </w:style>
  <w:style w:type="paragraph" w:styleId="TOC8">
    <w:name w:val="toc 8"/>
    <w:basedOn w:val="Normal"/>
    <w:next w:val="Normal"/>
    <w:uiPriority w:val="39"/>
    <w:unhideWhenUsed/>
    <w:rsid w:val="00C66B5F"/>
    <w:pPr>
      <w:spacing w:after="100"/>
      <w:ind w:left="1540"/>
    </w:pPr>
  </w:style>
  <w:style w:type="paragraph" w:styleId="TOC9">
    <w:name w:val="toc 9"/>
    <w:basedOn w:val="Normal"/>
    <w:next w:val="Normal"/>
    <w:uiPriority w:val="39"/>
    <w:unhideWhenUsed/>
    <w:rsid w:val="00C66B5F"/>
    <w:pPr>
      <w:spacing w:after="100"/>
      <w:ind w:left="1760"/>
    </w:pPr>
  </w:style>
  <w:style w:type="paragraph" w:styleId="EndnoteText">
    <w:name w:val="endnote text"/>
    <w:basedOn w:val="Normal"/>
    <w:link w:val="EndnoteTextChar"/>
    <w:uiPriority w:val="99"/>
    <w:semiHidden/>
    <w:unhideWhenUsed/>
    <w:rsid w:val="00C66B5F"/>
    <w:pPr>
      <w:spacing w:after="0"/>
    </w:pPr>
    <w:rPr>
      <w:sz w:val="20"/>
      <w:szCs w:val="20"/>
    </w:rPr>
  </w:style>
  <w:style w:type="character" w:customStyle="1" w:styleId="EndnoteTextChar">
    <w:name w:val="Endnote Text Char"/>
    <w:basedOn w:val="DefaultParagraphFont"/>
    <w:link w:val="EndnoteText"/>
    <w:uiPriority w:val="99"/>
    <w:semiHidden/>
    <w:rsid w:val="00C66B5F"/>
    <w:rPr>
      <w:sz w:val="20"/>
      <w:szCs w:val="20"/>
      <w:lang w:val="vi-VN"/>
    </w:rPr>
  </w:style>
  <w:style w:type="paragraph" w:styleId="FootnoteText">
    <w:name w:val="footnote text"/>
    <w:basedOn w:val="Normal"/>
    <w:link w:val="FootnoteTextChar"/>
    <w:uiPriority w:val="99"/>
    <w:semiHidden/>
    <w:unhideWhenUsed/>
    <w:rsid w:val="00C66B5F"/>
    <w:pPr>
      <w:spacing w:after="0"/>
    </w:pPr>
    <w:rPr>
      <w:sz w:val="20"/>
      <w:szCs w:val="20"/>
    </w:rPr>
  </w:style>
  <w:style w:type="character" w:customStyle="1" w:styleId="FootnoteTextChar">
    <w:name w:val="Footnote Text Char"/>
    <w:basedOn w:val="DefaultParagraphFont"/>
    <w:link w:val="FootnoteText"/>
    <w:uiPriority w:val="99"/>
    <w:semiHidden/>
    <w:rsid w:val="00C66B5F"/>
    <w:rPr>
      <w:sz w:val="20"/>
      <w:szCs w:val="20"/>
      <w:lang w:val="vi-VN"/>
    </w:rPr>
  </w:style>
  <w:style w:type="paragraph" w:styleId="Revision">
    <w:name w:val="Revision"/>
    <w:hidden/>
    <w:uiPriority w:val="99"/>
    <w:semiHidden/>
    <w:rsid w:val="0062169B"/>
    <w:pPr>
      <w:spacing w:after="0" w:line="240" w:lineRule="auto"/>
    </w:pPr>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465803">
      <w:bodyDiv w:val="1"/>
      <w:marLeft w:val="0"/>
      <w:marRight w:val="0"/>
      <w:marTop w:val="0"/>
      <w:marBottom w:val="0"/>
      <w:divBdr>
        <w:top w:val="none" w:sz="0" w:space="0" w:color="auto"/>
        <w:left w:val="none" w:sz="0" w:space="0" w:color="auto"/>
        <w:bottom w:val="none" w:sz="0" w:space="0" w:color="auto"/>
        <w:right w:val="none" w:sz="0" w:space="0" w:color="auto"/>
      </w:divBdr>
      <w:divsChild>
        <w:div w:id="1684942588">
          <w:marLeft w:val="0"/>
          <w:marRight w:val="0"/>
          <w:marTop w:val="0"/>
          <w:marBottom w:val="0"/>
          <w:divBdr>
            <w:top w:val="none" w:sz="0" w:space="0" w:color="auto"/>
            <w:left w:val="none" w:sz="0" w:space="0" w:color="auto"/>
            <w:bottom w:val="none" w:sz="0" w:space="0" w:color="auto"/>
            <w:right w:val="none" w:sz="0" w:space="0" w:color="auto"/>
          </w:divBdr>
          <w:divsChild>
            <w:div w:id="4700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60057">
      <w:bodyDiv w:val="1"/>
      <w:marLeft w:val="0"/>
      <w:marRight w:val="0"/>
      <w:marTop w:val="0"/>
      <w:marBottom w:val="0"/>
      <w:divBdr>
        <w:top w:val="none" w:sz="0" w:space="0" w:color="auto"/>
        <w:left w:val="none" w:sz="0" w:space="0" w:color="auto"/>
        <w:bottom w:val="none" w:sz="0" w:space="0" w:color="auto"/>
        <w:right w:val="none" w:sz="0" w:space="0" w:color="auto"/>
      </w:divBdr>
      <w:divsChild>
        <w:div w:id="1973124799">
          <w:marLeft w:val="0"/>
          <w:marRight w:val="0"/>
          <w:marTop w:val="0"/>
          <w:marBottom w:val="0"/>
          <w:divBdr>
            <w:top w:val="none" w:sz="0" w:space="0" w:color="auto"/>
            <w:left w:val="none" w:sz="0" w:space="0" w:color="auto"/>
            <w:bottom w:val="none" w:sz="0" w:space="0" w:color="auto"/>
            <w:right w:val="none" w:sz="0" w:space="0" w:color="auto"/>
          </w:divBdr>
          <w:divsChild>
            <w:div w:id="20667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52934">
      <w:bodyDiv w:val="1"/>
      <w:marLeft w:val="0"/>
      <w:marRight w:val="0"/>
      <w:marTop w:val="0"/>
      <w:marBottom w:val="0"/>
      <w:divBdr>
        <w:top w:val="none" w:sz="0" w:space="0" w:color="auto"/>
        <w:left w:val="none" w:sz="0" w:space="0" w:color="auto"/>
        <w:bottom w:val="none" w:sz="0" w:space="0" w:color="auto"/>
        <w:right w:val="none" w:sz="0" w:space="0" w:color="auto"/>
      </w:divBdr>
    </w:div>
    <w:div w:id="1281910777">
      <w:bodyDiv w:val="1"/>
      <w:marLeft w:val="0"/>
      <w:marRight w:val="0"/>
      <w:marTop w:val="0"/>
      <w:marBottom w:val="0"/>
      <w:divBdr>
        <w:top w:val="none" w:sz="0" w:space="0" w:color="auto"/>
        <w:left w:val="none" w:sz="0" w:space="0" w:color="auto"/>
        <w:bottom w:val="none" w:sz="0" w:space="0" w:color="auto"/>
        <w:right w:val="none" w:sz="0" w:space="0" w:color="auto"/>
      </w:divBdr>
    </w:div>
    <w:div w:id="1719939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microsoft.com/office/2016/09/relationships/commentsIds" Target="commentsIds.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5936743-626B-4113-9D40-F06FF926383F}">
  <we:reference id="wa200000113" version="1.0.0.0" store="en-US" storeType="OMEX"/>
  <we:alternateReferences>
    <we:reference id="wa200000113"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1E83CC-D3FB-4914-B0FA-2E2BE2FC7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52</Pages>
  <Words>4917</Words>
  <Characters>28027</Characters>
  <Application>Microsoft Office Word</Application>
  <DocSecurity>0</DocSecurity>
  <Lines>233</Lines>
  <Paragraphs>65</Paragraphs>
  <ScaleCrop>false</ScaleCrop>
  <Company/>
  <LinksUpToDate>false</LinksUpToDate>
  <CharactersWithSpaces>32879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Keios Starqua</dc:creator>
  <cp:keywords/>
  <dc:description/>
  <cp:lastModifiedBy>Tạ Quang,Khôi</cp:lastModifiedBy>
  <cp:revision>1545</cp:revision>
  <dcterms:created xsi:type="dcterms:W3CDTF">2021-10-19T15:44:00Z</dcterms:created>
  <dcterms:modified xsi:type="dcterms:W3CDTF">2022-05-24T09:51:00Z</dcterms:modified>
</cp:coreProperties>
</file>