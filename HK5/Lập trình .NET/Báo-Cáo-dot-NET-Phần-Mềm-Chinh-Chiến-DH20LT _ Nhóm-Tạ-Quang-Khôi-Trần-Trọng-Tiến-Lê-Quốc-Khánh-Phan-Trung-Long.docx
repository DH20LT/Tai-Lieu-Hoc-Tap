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F497B" w14:textId="167CF33E" w:rsidR="11C7ED5C" w:rsidRDefault="11C7ED5C" w:rsidP="11C7ED5C">
      <w:pPr>
        <w:tabs>
          <w:tab w:val="left" w:pos="3120"/>
        </w:tabs>
        <w:jc w:val="center"/>
        <w:rPr>
          <w:rFonts w:ascii="Times New Roman" w:hAnsi="Times New Roman" w:cs="Times New Roman"/>
          <w:sz w:val="28"/>
          <w:szCs w:val="28"/>
        </w:rPr>
      </w:pPr>
    </w:p>
    <w:p w14:paraId="7538ADDA" w14:textId="77777777" w:rsidR="009D252B" w:rsidRPr="00924588" w:rsidRDefault="009D252B" w:rsidP="009D252B">
      <w:pPr>
        <w:jc w:val="center"/>
        <w:rPr>
          <w:rFonts w:ascii="Times New Roman" w:hAnsi="Times New Roman" w:cs="Times New Roman"/>
          <w:b/>
          <w:bCs/>
          <w:sz w:val="28"/>
          <w:szCs w:val="28"/>
        </w:rPr>
      </w:pPr>
      <w:r w:rsidRPr="00924588">
        <w:rPr>
          <w:rFonts w:ascii="Times New Roman" w:hAnsi="Times New Roman" w:cs="Times New Roman"/>
          <w:b/>
          <w:bCs/>
          <w:noProof/>
          <w:sz w:val="28"/>
          <w:szCs w:val="28"/>
        </w:rPr>
        <w:drawing>
          <wp:anchor distT="0" distB="0" distL="114300" distR="114300" simplePos="0" relativeHeight="251658240" behindDoc="1" locked="0" layoutInCell="1" allowOverlap="1" wp14:anchorId="6AFB767A" wp14:editId="4BFD1FDB">
            <wp:simplePos x="0" y="0"/>
            <wp:positionH relativeFrom="margin">
              <wp:posOffset>104020</wp:posOffset>
            </wp:positionH>
            <wp:positionV relativeFrom="paragraph">
              <wp:posOffset>-537210</wp:posOffset>
            </wp:positionV>
            <wp:extent cx="5825234" cy="8972550"/>
            <wp:effectExtent l="19050" t="19050" r="23495" b="19050"/>
            <wp:wrapNone/>
            <wp:docPr id="32" name="Picture 3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hung do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5234" cy="89725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924588">
        <w:rPr>
          <w:rFonts w:ascii="Times New Roman" w:hAnsi="Times New Roman" w:cs="Times New Roman"/>
          <w:b/>
          <w:bCs/>
          <w:sz w:val="28"/>
          <w:szCs w:val="28"/>
        </w:rPr>
        <w:t xml:space="preserve">TRƯỜNG ĐẠI HỌC </w:t>
      </w:r>
      <w:r w:rsidRPr="00924588">
        <w:rPr>
          <w:rFonts w:ascii="Times New Roman" w:hAnsi="Times New Roman" w:cs="Times New Roman"/>
          <w:b/>
          <w:sz w:val="28"/>
          <w:szCs w:val="28"/>
        </w:rPr>
        <w:t>BÀ RỊA – VŨNG TÀU</w:t>
      </w:r>
    </w:p>
    <w:p w14:paraId="1A72787D" w14:textId="77777777" w:rsidR="009D252B" w:rsidRPr="006E2A40" w:rsidRDefault="009D252B" w:rsidP="009D252B">
      <w:pPr>
        <w:tabs>
          <w:tab w:val="left" w:pos="2490"/>
        </w:tabs>
        <w:spacing w:line="360" w:lineRule="auto"/>
        <w:ind w:leftChars="200" w:left="440" w:rightChars="200" w:right="440"/>
        <w:jc w:val="center"/>
        <w:rPr>
          <w:rFonts w:ascii="Times New Roman" w:hAnsi="Times New Roman" w:cs="Times New Roman"/>
          <w:b/>
          <w:sz w:val="28"/>
          <w:szCs w:val="28"/>
        </w:rPr>
      </w:pPr>
      <w:r w:rsidRPr="006E2A40">
        <w:rPr>
          <w:rFonts w:ascii="Times New Roman" w:hAnsi="Times New Roman" w:cs="Times New Roman"/>
          <w:b/>
          <w:sz w:val="28"/>
          <w:szCs w:val="28"/>
        </w:rPr>
        <w:t xml:space="preserve">KHOA CÔNG NGHỆ </w:t>
      </w:r>
      <w:r w:rsidRPr="4F3F1EAE">
        <w:rPr>
          <w:rFonts w:ascii="Times New Roman" w:hAnsi="Times New Roman" w:cs="Times New Roman"/>
          <w:b/>
          <w:bCs/>
          <w:sz w:val="28"/>
          <w:szCs w:val="28"/>
        </w:rPr>
        <w:t>KỸ THUẬT</w:t>
      </w:r>
    </w:p>
    <w:p w14:paraId="3485034A" w14:textId="77777777" w:rsidR="009D252B" w:rsidRPr="006E2A40" w:rsidRDefault="009D252B" w:rsidP="009D252B">
      <w:pPr>
        <w:tabs>
          <w:tab w:val="center" w:pos="3420"/>
        </w:tabs>
        <w:spacing w:line="360" w:lineRule="auto"/>
        <w:ind w:leftChars="200" w:left="440" w:rightChars="200" w:right="440"/>
        <w:jc w:val="center"/>
        <w:rPr>
          <w:rFonts w:ascii="Times New Roman" w:hAnsi="Times New Roman" w:cs="Times New Roman"/>
          <w:sz w:val="28"/>
          <w:szCs w:val="28"/>
          <w:lang w:val="fr-FR"/>
        </w:rPr>
      </w:pPr>
      <w:r w:rsidRPr="27FC8EFB">
        <w:rPr>
          <w:rFonts w:ascii="Times New Roman" w:hAnsi="Times New Roman" w:cs="Times New Roman"/>
          <w:sz w:val="28"/>
          <w:szCs w:val="28"/>
        </w:rPr>
        <w:t>-----</w:t>
      </w:r>
      <w:r w:rsidRPr="00DE60ED">
        <w:rPr>
          <w:rFonts w:ascii="Wingdings" w:eastAsia="Wingdings" w:hAnsi="Wingdings" w:cs="Wingdings"/>
          <w:sz w:val="28"/>
          <w:szCs w:val="28"/>
        </w:rPr>
        <w:t>□□&amp;□□</w:t>
      </w:r>
      <w:r w:rsidRPr="27FC8EFB">
        <w:rPr>
          <w:rFonts w:ascii="Times New Roman" w:hAnsi="Times New Roman" w:cs="Times New Roman"/>
          <w:sz w:val="28"/>
          <w:szCs w:val="28"/>
        </w:rPr>
        <w:t>-----</w:t>
      </w:r>
    </w:p>
    <w:p w14:paraId="6DDC0A58" w14:textId="77777777" w:rsidR="009D252B" w:rsidRPr="00DE60ED" w:rsidRDefault="009D252B" w:rsidP="009D252B">
      <w:pPr>
        <w:spacing w:line="360" w:lineRule="auto"/>
        <w:ind w:leftChars="200" w:left="440" w:rightChars="200" w:right="440"/>
        <w:jc w:val="center"/>
        <w:rPr>
          <w:rFonts w:ascii="Times New Roman" w:hAnsi="Times New Roman" w:cs="Times New Roman"/>
          <w:b/>
          <w:sz w:val="28"/>
          <w:szCs w:val="28"/>
        </w:rPr>
      </w:pPr>
      <w:r>
        <w:rPr>
          <w:noProof/>
        </w:rPr>
        <w:drawing>
          <wp:inline distT="0" distB="0" distL="0" distR="0" wp14:anchorId="48BBE003" wp14:editId="6A8DA98E">
            <wp:extent cx="2221844" cy="2074353"/>
            <wp:effectExtent l="0" t="0" r="7620" b="2540"/>
            <wp:docPr id="33" name="Picture 3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12">
                      <a:extLst>
                        <a:ext uri="{28A0092B-C50C-407E-A947-70E740481C1C}">
                          <a14:useLocalDpi xmlns:a14="http://schemas.microsoft.com/office/drawing/2010/main" val="0"/>
                        </a:ext>
                      </a:extLst>
                    </a:blip>
                    <a:stretch>
                      <a:fillRect/>
                    </a:stretch>
                  </pic:blipFill>
                  <pic:spPr>
                    <a:xfrm>
                      <a:off x="0" y="0"/>
                      <a:ext cx="2221844" cy="2074353"/>
                    </a:xfrm>
                    <a:prstGeom prst="rect">
                      <a:avLst/>
                    </a:prstGeom>
                  </pic:spPr>
                </pic:pic>
              </a:graphicData>
            </a:graphic>
          </wp:inline>
        </w:drawing>
      </w:r>
    </w:p>
    <w:p w14:paraId="2D85B15B" w14:textId="77777777" w:rsidR="009D252B" w:rsidRPr="00DE60ED" w:rsidRDefault="009D252B" w:rsidP="009D252B">
      <w:pPr>
        <w:spacing w:line="360" w:lineRule="auto"/>
        <w:ind w:rightChars="60" w:right="132" w:firstLine="480"/>
        <w:jc w:val="center"/>
        <w:rPr>
          <w:rFonts w:ascii="Times New Roman" w:hAnsi="Times New Roman" w:cs="Times New Roman"/>
          <w:b/>
          <w:sz w:val="28"/>
          <w:szCs w:val="28"/>
        </w:rPr>
      </w:pPr>
      <w:r>
        <w:rPr>
          <w:rFonts w:ascii="Times New Roman" w:hAnsi="Times New Roman" w:cs="Times New Roman"/>
          <w:b/>
          <w:sz w:val="28"/>
          <w:szCs w:val="28"/>
        </w:rPr>
        <w:t>PHẦN MỀM QUẢN LÝ NHIỀU QUÁN CHINH CHIẾN</w:t>
      </w:r>
    </w:p>
    <w:p w14:paraId="7CF1AC5F" w14:textId="77777777" w:rsidR="009D252B" w:rsidRPr="005C569B" w:rsidRDefault="009D252B" w:rsidP="009D252B">
      <w:pPr>
        <w:tabs>
          <w:tab w:val="left" w:pos="3120"/>
        </w:tabs>
        <w:spacing w:after="120" w:line="360" w:lineRule="auto"/>
        <w:ind w:firstLine="981"/>
        <w:rPr>
          <w:rFonts w:ascii="Times New Roman" w:hAnsi="Times New Roman" w:cs="Times New Roman"/>
          <w:sz w:val="28"/>
          <w:szCs w:val="28"/>
        </w:rPr>
      </w:pPr>
      <w:r w:rsidRPr="27FC8EFB">
        <w:rPr>
          <w:rFonts w:ascii="Times New Roman" w:hAnsi="Times New Roman" w:cs="Times New Roman"/>
          <w:sz w:val="28"/>
          <w:szCs w:val="28"/>
        </w:rPr>
        <w:t>Trình độ đào tạo</w:t>
      </w:r>
      <w:r>
        <w:tab/>
      </w:r>
      <w:r w:rsidRPr="27FC8EFB">
        <w:rPr>
          <w:rFonts w:ascii="Times New Roman" w:hAnsi="Times New Roman" w:cs="Times New Roman"/>
          <w:sz w:val="28"/>
          <w:szCs w:val="28"/>
        </w:rPr>
        <w:t>: Đại học</w:t>
      </w:r>
    </w:p>
    <w:p w14:paraId="5E6EC12E" w14:textId="77777777" w:rsidR="009D252B" w:rsidRPr="00F851EB" w:rsidRDefault="009D252B" w:rsidP="009D252B">
      <w:pPr>
        <w:tabs>
          <w:tab w:val="left" w:pos="3120"/>
        </w:tabs>
        <w:spacing w:after="120" w:line="360" w:lineRule="auto"/>
        <w:ind w:firstLine="981"/>
        <w:rPr>
          <w:rFonts w:ascii="Times New Roman" w:hAnsi="Times New Roman" w:cs="Times New Roman"/>
          <w:sz w:val="28"/>
          <w:szCs w:val="28"/>
        </w:rPr>
      </w:pPr>
      <w:r w:rsidRPr="27FC8EFB">
        <w:rPr>
          <w:rFonts w:ascii="Times New Roman" w:hAnsi="Times New Roman" w:cs="Times New Roman"/>
          <w:sz w:val="28"/>
          <w:szCs w:val="28"/>
        </w:rPr>
        <w:t>Ngành</w:t>
      </w:r>
      <w:r>
        <w:tab/>
      </w:r>
      <w:r w:rsidRPr="27FC8EFB">
        <w:rPr>
          <w:rFonts w:ascii="Times New Roman" w:hAnsi="Times New Roman" w:cs="Times New Roman"/>
          <w:sz w:val="28"/>
          <w:szCs w:val="28"/>
        </w:rPr>
        <w:t>: Công nghệ thông tin</w:t>
      </w:r>
    </w:p>
    <w:p w14:paraId="59F5E78A" w14:textId="77777777" w:rsidR="009D252B" w:rsidRDefault="009D252B" w:rsidP="009D252B">
      <w:pPr>
        <w:tabs>
          <w:tab w:val="left" w:pos="3120"/>
        </w:tabs>
        <w:spacing w:after="120" w:line="360" w:lineRule="auto"/>
        <w:ind w:firstLine="981"/>
        <w:rPr>
          <w:rFonts w:ascii="Times New Roman" w:hAnsi="Times New Roman" w:cs="Times New Roman"/>
          <w:sz w:val="28"/>
          <w:szCs w:val="28"/>
        </w:rPr>
      </w:pPr>
      <w:r w:rsidRPr="27FC8EFB">
        <w:rPr>
          <w:rFonts w:ascii="Times New Roman" w:hAnsi="Times New Roman" w:cs="Times New Roman"/>
          <w:sz w:val="28"/>
          <w:szCs w:val="28"/>
        </w:rPr>
        <w:t>Chuyên ngành</w:t>
      </w:r>
      <w:r>
        <w:tab/>
      </w:r>
      <w:r w:rsidRPr="27FC8EFB">
        <w:rPr>
          <w:rFonts w:ascii="Times New Roman" w:hAnsi="Times New Roman" w:cs="Times New Roman"/>
          <w:sz w:val="28"/>
          <w:szCs w:val="28"/>
        </w:rPr>
        <w:t>: Lập trình ứng dụng di động và game</w:t>
      </w:r>
    </w:p>
    <w:p w14:paraId="49C06D34" w14:textId="77777777" w:rsidR="009D252B" w:rsidRPr="006E2A40" w:rsidRDefault="009D252B" w:rsidP="009D252B">
      <w:pPr>
        <w:tabs>
          <w:tab w:val="left" w:pos="3120"/>
        </w:tabs>
        <w:spacing w:after="120" w:line="360" w:lineRule="auto"/>
        <w:ind w:firstLine="981"/>
        <w:rPr>
          <w:rFonts w:ascii="Times New Roman" w:hAnsi="Times New Roman" w:cs="Times New Roman"/>
          <w:sz w:val="28"/>
          <w:szCs w:val="28"/>
        </w:rPr>
      </w:pPr>
      <w:r w:rsidRPr="006E2A40">
        <w:rPr>
          <w:rFonts w:ascii="Times New Roman" w:hAnsi="Times New Roman" w:cs="Times New Roman"/>
          <w:sz w:val="28"/>
          <w:szCs w:val="28"/>
        </w:rPr>
        <w:t>Môn học:</w:t>
      </w:r>
      <w:r w:rsidRPr="006E2A40">
        <w:rPr>
          <w:rFonts w:ascii="Times New Roman" w:hAnsi="Times New Roman" w:cs="Times New Roman"/>
          <w:sz w:val="28"/>
          <w:szCs w:val="28"/>
        </w:rPr>
        <w:tab/>
        <w:t xml:space="preserve">: </w:t>
      </w:r>
      <w:r w:rsidRPr="00411A04">
        <w:rPr>
          <w:rFonts w:ascii="Times New Roman" w:hAnsi="Times New Roman" w:cs="Times New Roman"/>
          <w:sz w:val="28"/>
          <w:szCs w:val="28"/>
        </w:rPr>
        <w:t>Lập trình .NET</w:t>
      </w:r>
    </w:p>
    <w:p w14:paraId="762A3615" w14:textId="77777777" w:rsidR="009D252B" w:rsidRPr="009818DB" w:rsidRDefault="009D252B" w:rsidP="009D252B">
      <w:pPr>
        <w:tabs>
          <w:tab w:val="left" w:pos="3120"/>
        </w:tabs>
        <w:spacing w:after="120" w:line="360" w:lineRule="auto"/>
        <w:ind w:firstLine="981"/>
        <w:rPr>
          <w:rFonts w:ascii="Times New Roman" w:hAnsi="Times New Roman" w:cs="Times New Roman"/>
          <w:sz w:val="28"/>
          <w:szCs w:val="28"/>
        </w:rPr>
      </w:pPr>
      <w:r w:rsidRPr="27FC8EFB">
        <w:rPr>
          <w:rFonts w:ascii="Times New Roman" w:hAnsi="Times New Roman" w:cs="Times New Roman"/>
          <w:sz w:val="28"/>
          <w:szCs w:val="28"/>
        </w:rPr>
        <w:t>Nhóm</w:t>
      </w:r>
      <w:r>
        <w:tab/>
      </w:r>
      <w:r w:rsidRPr="27FC8EFB">
        <w:rPr>
          <w:rFonts w:ascii="Times New Roman" w:hAnsi="Times New Roman" w:cs="Times New Roman"/>
          <w:sz w:val="28"/>
          <w:szCs w:val="28"/>
        </w:rPr>
        <w:t>: 1</w:t>
      </w:r>
    </w:p>
    <w:p w14:paraId="4C69CDCC" w14:textId="77777777" w:rsidR="009D252B" w:rsidRPr="001F7512" w:rsidRDefault="009D252B" w:rsidP="009D252B">
      <w:pPr>
        <w:tabs>
          <w:tab w:val="left" w:pos="3120"/>
        </w:tabs>
        <w:spacing w:after="120" w:line="360" w:lineRule="auto"/>
        <w:ind w:firstLine="981"/>
        <w:rPr>
          <w:rFonts w:ascii="Times New Roman" w:hAnsi="Times New Roman" w:cs="Times New Roman"/>
          <w:sz w:val="28"/>
          <w:szCs w:val="28"/>
        </w:rPr>
      </w:pPr>
      <w:r w:rsidRPr="27FC8EFB">
        <w:rPr>
          <w:rFonts w:ascii="Times New Roman" w:hAnsi="Times New Roman" w:cs="Times New Roman"/>
          <w:sz w:val="28"/>
          <w:szCs w:val="28"/>
        </w:rPr>
        <w:t>Thành viên</w:t>
      </w:r>
      <w:r>
        <w:tab/>
      </w:r>
      <w:r w:rsidRPr="27FC8EFB">
        <w:rPr>
          <w:rFonts w:ascii="Times New Roman" w:hAnsi="Times New Roman" w:cs="Times New Roman"/>
          <w:sz w:val="28"/>
          <w:szCs w:val="28"/>
        </w:rPr>
        <w:t>: TẠ QUANG KHÔI 20035435 DH20LT</w:t>
      </w:r>
    </w:p>
    <w:p w14:paraId="1208E2DB" w14:textId="77777777" w:rsidR="009D252B" w:rsidRPr="001E4142" w:rsidRDefault="009D252B" w:rsidP="009D252B">
      <w:pPr>
        <w:tabs>
          <w:tab w:val="left" w:pos="3120"/>
        </w:tabs>
        <w:spacing w:after="120" w:line="360" w:lineRule="auto"/>
        <w:ind w:left="3126" w:hanging="2145"/>
        <w:rPr>
          <w:rFonts w:ascii="Times New Roman" w:hAnsi="Times New Roman" w:cs="Times New Roman"/>
          <w:sz w:val="28"/>
          <w:szCs w:val="28"/>
        </w:rPr>
      </w:pPr>
      <w:r w:rsidRPr="005C569B">
        <w:rPr>
          <w:rFonts w:ascii="Times New Roman" w:hAnsi="Times New Roman" w:cs="Times New Roman"/>
          <w:sz w:val="28"/>
          <w:szCs w:val="28"/>
        </w:rPr>
        <w:tab/>
      </w:r>
      <w:r w:rsidRPr="006E2A40">
        <w:rPr>
          <w:rFonts w:ascii="Times New Roman" w:hAnsi="Times New Roman" w:cs="Times New Roman"/>
          <w:sz w:val="28"/>
          <w:szCs w:val="28"/>
        </w:rPr>
        <w:t>:</w:t>
      </w:r>
      <w:r w:rsidRPr="00DE60ED">
        <w:rPr>
          <w:rFonts w:ascii="Times New Roman" w:hAnsi="Times New Roman" w:cs="Times New Roman"/>
          <w:sz w:val="28"/>
          <w:szCs w:val="28"/>
        </w:rPr>
        <w:t xml:space="preserve"> </w:t>
      </w:r>
      <w:r w:rsidRPr="00177DF9">
        <w:rPr>
          <w:rFonts w:ascii="Times New Roman" w:hAnsi="Times New Roman" w:cs="Times New Roman"/>
          <w:sz w:val="28"/>
          <w:szCs w:val="28"/>
        </w:rPr>
        <w:t>TRẦN TRỌNG TIẾN</w:t>
      </w:r>
      <w:r w:rsidRPr="008301D3">
        <w:rPr>
          <w:rFonts w:ascii="Times New Roman" w:hAnsi="Times New Roman" w:cs="Times New Roman"/>
          <w:sz w:val="28"/>
          <w:szCs w:val="28"/>
        </w:rPr>
        <w:t xml:space="preserve"> 20034908</w:t>
      </w:r>
      <w:r w:rsidRPr="001E4142">
        <w:rPr>
          <w:rFonts w:ascii="Times New Roman" w:hAnsi="Times New Roman" w:cs="Times New Roman"/>
          <w:sz w:val="28"/>
          <w:szCs w:val="28"/>
        </w:rPr>
        <w:t xml:space="preserve"> </w:t>
      </w:r>
      <w:r w:rsidRPr="001F7512">
        <w:rPr>
          <w:rFonts w:ascii="Times New Roman" w:hAnsi="Times New Roman" w:cs="Times New Roman"/>
          <w:sz w:val="28"/>
          <w:szCs w:val="28"/>
        </w:rPr>
        <w:t>DH20LT</w:t>
      </w:r>
    </w:p>
    <w:p w14:paraId="79F39391" w14:textId="77777777" w:rsidR="009D252B" w:rsidRPr="005E4ABF" w:rsidRDefault="009D252B" w:rsidP="009D252B">
      <w:pPr>
        <w:tabs>
          <w:tab w:val="left" w:pos="3120"/>
        </w:tabs>
        <w:spacing w:after="120" w:line="360" w:lineRule="auto"/>
        <w:ind w:left="3126" w:hanging="2145"/>
        <w:rPr>
          <w:rFonts w:ascii="Times New Roman" w:hAnsi="Times New Roman" w:cs="Times New Roman"/>
          <w:sz w:val="28"/>
          <w:szCs w:val="28"/>
        </w:rPr>
      </w:pPr>
      <w:r w:rsidRPr="005C569B">
        <w:rPr>
          <w:rFonts w:ascii="Times New Roman" w:hAnsi="Times New Roman" w:cs="Times New Roman"/>
          <w:sz w:val="28"/>
          <w:szCs w:val="28"/>
        </w:rPr>
        <w:tab/>
      </w:r>
      <w:r w:rsidRPr="006E2A40">
        <w:rPr>
          <w:rFonts w:ascii="Times New Roman" w:hAnsi="Times New Roman" w:cs="Times New Roman"/>
          <w:sz w:val="28"/>
          <w:szCs w:val="28"/>
        </w:rPr>
        <w:t>:</w:t>
      </w:r>
      <w:r w:rsidRPr="00DE60ED">
        <w:rPr>
          <w:rFonts w:ascii="Times New Roman" w:hAnsi="Times New Roman" w:cs="Times New Roman"/>
          <w:sz w:val="28"/>
          <w:szCs w:val="28"/>
        </w:rPr>
        <w:t xml:space="preserve"> </w:t>
      </w:r>
      <w:r w:rsidRPr="00177DF9">
        <w:rPr>
          <w:rFonts w:ascii="Times New Roman" w:hAnsi="Times New Roman" w:cs="Times New Roman"/>
          <w:sz w:val="28"/>
          <w:szCs w:val="28"/>
        </w:rPr>
        <w:t>LÊ QUỐC KHÁNH</w:t>
      </w:r>
      <w:r w:rsidRPr="008301D3">
        <w:rPr>
          <w:rFonts w:ascii="Times New Roman" w:hAnsi="Times New Roman" w:cs="Times New Roman"/>
          <w:sz w:val="28"/>
          <w:szCs w:val="28"/>
        </w:rPr>
        <w:t xml:space="preserve"> 19034508</w:t>
      </w:r>
      <w:r w:rsidRPr="005E4ABF">
        <w:rPr>
          <w:rFonts w:ascii="Times New Roman" w:hAnsi="Times New Roman" w:cs="Times New Roman"/>
          <w:sz w:val="28"/>
          <w:szCs w:val="28"/>
        </w:rPr>
        <w:t xml:space="preserve"> DH20LT</w:t>
      </w:r>
    </w:p>
    <w:p w14:paraId="107121BB" w14:textId="77777777" w:rsidR="009D252B" w:rsidRPr="00BC1937" w:rsidRDefault="009D252B" w:rsidP="009D252B">
      <w:pPr>
        <w:tabs>
          <w:tab w:val="left" w:pos="3120"/>
        </w:tabs>
        <w:spacing w:after="120" w:line="360" w:lineRule="auto"/>
        <w:ind w:left="3126" w:hanging="2145"/>
        <w:rPr>
          <w:rFonts w:ascii="Times New Roman" w:hAnsi="Times New Roman" w:cs="Times New Roman"/>
          <w:sz w:val="28"/>
          <w:szCs w:val="28"/>
        </w:rPr>
      </w:pPr>
      <w:r>
        <w:rPr>
          <w:rFonts w:ascii="Times New Roman" w:hAnsi="Times New Roman" w:cs="Times New Roman"/>
          <w:sz w:val="28"/>
          <w:szCs w:val="28"/>
        </w:rPr>
        <w:tab/>
      </w:r>
      <w:r w:rsidRPr="006E2A40">
        <w:rPr>
          <w:rFonts w:ascii="Times New Roman" w:hAnsi="Times New Roman" w:cs="Times New Roman"/>
          <w:sz w:val="28"/>
          <w:szCs w:val="28"/>
        </w:rPr>
        <w:t xml:space="preserve">: </w:t>
      </w:r>
      <w:r>
        <w:rPr>
          <w:rFonts w:ascii="Times New Roman" w:hAnsi="Times New Roman" w:cs="Times New Roman"/>
          <w:sz w:val="28"/>
          <w:szCs w:val="28"/>
        </w:rPr>
        <w:t>PHAN TRUNG LONG</w:t>
      </w:r>
      <w:r w:rsidRPr="008301D3">
        <w:rPr>
          <w:rFonts w:ascii="Times New Roman" w:hAnsi="Times New Roman" w:cs="Times New Roman"/>
          <w:sz w:val="28"/>
          <w:szCs w:val="28"/>
        </w:rPr>
        <w:t xml:space="preserve"> 200</w:t>
      </w:r>
      <w:r>
        <w:rPr>
          <w:rFonts w:ascii="Times New Roman" w:hAnsi="Times New Roman" w:cs="Times New Roman"/>
          <w:sz w:val="28"/>
          <w:szCs w:val="28"/>
        </w:rPr>
        <w:t>_____</w:t>
      </w:r>
      <w:r w:rsidRPr="005E4ABF">
        <w:rPr>
          <w:rFonts w:ascii="Times New Roman" w:hAnsi="Times New Roman" w:cs="Times New Roman"/>
          <w:sz w:val="28"/>
          <w:szCs w:val="28"/>
        </w:rPr>
        <w:t xml:space="preserve"> </w:t>
      </w:r>
      <w:r w:rsidRPr="00BC1937">
        <w:rPr>
          <w:rFonts w:ascii="Times New Roman" w:hAnsi="Times New Roman" w:cs="Times New Roman"/>
          <w:sz w:val="28"/>
          <w:szCs w:val="28"/>
        </w:rPr>
        <w:t>DH20LT</w:t>
      </w:r>
    </w:p>
    <w:p w14:paraId="5F27C6BE" w14:textId="77777777" w:rsidR="009D252B" w:rsidRPr="006E2A40" w:rsidRDefault="009D252B" w:rsidP="009D252B">
      <w:pPr>
        <w:tabs>
          <w:tab w:val="left" w:pos="3120"/>
        </w:tabs>
        <w:spacing w:after="120" w:line="360" w:lineRule="auto"/>
        <w:ind w:firstLine="981"/>
        <w:rPr>
          <w:rFonts w:ascii="Times New Roman" w:hAnsi="Times New Roman" w:cs="Times New Roman"/>
          <w:sz w:val="28"/>
          <w:szCs w:val="28"/>
        </w:rPr>
      </w:pPr>
      <w:r w:rsidRPr="27FC8EFB">
        <w:rPr>
          <w:rFonts w:ascii="Times New Roman" w:hAnsi="Times New Roman" w:cs="Times New Roman"/>
          <w:sz w:val="28"/>
          <w:szCs w:val="28"/>
        </w:rPr>
        <w:t>GVHD</w:t>
      </w:r>
      <w:r>
        <w:tab/>
      </w:r>
      <w:r w:rsidRPr="27FC8EFB">
        <w:rPr>
          <w:rFonts w:ascii="Times New Roman" w:hAnsi="Times New Roman" w:cs="Times New Roman"/>
          <w:b/>
          <w:sz w:val="28"/>
          <w:szCs w:val="28"/>
        </w:rPr>
        <w:t>: Thầy NGUYỄN TẤN PHƯƠNG</w:t>
      </w:r>
    </w:p>
    <w:p w14:paraId="39D3AA7F" w14:textId="537B7197" w:rsidR="006E2A40" w:rsidRPr="00944696" w:rsidRDefault="009D252B" w:rsidP="00944696">
      <w:pPr>
        <w:tabs>
          <w:tab w:val="left" w:pos="3120"/>
          <w:tab w:val="center" w:pos="4680"/>
        </w:tabs>
        <w:spacing w:after="120" w:line="360" w:lineRule="auto"/>
        <w:jc w:val="center"/>
        <w:rPr>
          <w:rStyle w:val="Strong"/>
          <w:rFonts w:ascii="Times New Roman" w:hAnsi="Times New Roman" w:cs="Times New Roman"/>
          <w:b w:val="0"/>
          <w:bCs w:val="0"/>
          <w:sz w:val="24"/>
          <w:szCs w:val="24"/>
        </w:rPr>
      </w:pPr>
      <w:r w:rsidRPr="27FC8EFB">
        <w:rPr>
          <w:rFonts w:ascii="Times New Roman" w:hAnsi="Times New Roman" w:cs="Times New Roman"/>
          <w:sz w:val="28"/>
          <w:szCs w:val="28"/>
        </w:rPr>
        <w:t xml:space="preserve">BÀ RỊA - VŨNG TÀU, NĂM </w:t>
      </w:r>
      <w:r w:rsidRPr="008B7C69">
        <w:rPr>
          <w:rFonts w:ascii="Times New Roman" w:hAnsi="Times New Roman" w:cs="Times New Roman"/>
          <w:bCs/>
          <w:sz w:val="28"/>
          <w:szCs w:val="28"/>
        </w:rPr>
        <w:t>202</w:t>
      </w:r>
      <w:r w:rsidRPr="00411A04">
        <w:rPr>
          <w:rFonts w:ascii="Times New Roman" w:hAnsi="Times New Roman" w:cs="Times New Roman"/>
          <w:bCs/>
          <w:sz w:val="28"/>
          <w:szCs w:val="28"/>
        </w:rPr>
        <w:t>2</w:t>
      </w:r>
      <w:r w:rsidR="006E2A40" w:rsidRPr="27FC8EFB">
        <w:rPr>
          <w:rStyle w:val="Strong"/>
          <w:rFonts w:ascii="Times New Roman" w:hAnsi="Times New Roman" w:cs="Times New Roman"/>
        </w:rPr>
        <w:br w:type="page"/>
      </w:r>
    </w:p>
    <w:p w14:paraId="7B2ED008" w14:textId="6397ACCF" w:rsidR="00070FFE" w:rsidRPr="006E2A40" w:rsidRDefault="00070FFE" w:rsidP="00070FFE">
      <w:pPr>
        <w:pStyle w:val="ListParagraph"/>
        <w:rPr>
          <w:b/>
          <w:sz w:val="28"/>
          <w:szCs w:val="28"/>
        </w:rPr>
      </w:pPr>
    </w:p>
    <w:bookmarkStart w:id="0" w:name="_Toc105096001" w:displacedByCustomXml="next"/>
    <w:sdt>
      <w:sdtPr>
        <w:rPr>
          <w:rFonts w:asciiTheme="minorHAnsi" w:eastAsiaTheme="minorEastAsia" w:hAnsiTheme="minorHAnsi" w:cstheme="minorBidi"/>
          <w:color w:val="auto"/>
          <w:sz w:val="22"/>
          <w:szCs w:val="22"/>
        </w:rPr>
        <w:id w:val="566221967"/>
        <w:docPartObj>
          <w:docPartGallery w:val="Table of Contents"/>
          <w:docPartUnique/>
        </w:docPartObj>
      </w:sdtPr>
      <w:sdtEndPr>
        <w:rPr>
          <w:b/>
          <w:bCs/>
          <w:noProof/>
        </w:rPr>
      </w:sdtEndPr>
      <w:sdtContent>
        <w:p w14:paraId="01BA349D" w14:textId="237008CF" w:rsidR="00F16B3E" w:rsidRPr="006A1855" w:rsidRDefault="00C668AF" w:rsidP="001423EE">
          <w:pPr>
            <w:pStyle w:val="Heading1"/>
            <w:numPr>
              <w:ilvl w:val="0"/>
              <w:numId w:val="0"/>
            </w:numPr>
            <w:rPr>
              <w:b/>
              <w:bCs/>
            </w:rPr>
          </w:pPr>
          <w:r w:rsidRPr="006A1855">
            <w:rPr>
              <w:b/>
              <w:bCs/>
            </w:rPr>
            <w:t>M</w:t>
          </w:r>
          <w:r w:rsidR="00C24A04" w:rsidRPr="006A1855">
            <w:rPr>
              <w:b/>
              <w:bCs/>
            </w:rPr>
            <w:t>ụ</w:t>
          </w:r>
          <w:r w:rsidRPr="006A1855">
            <w:rPr>
              <w:b/>
              <w:bCs/>
            </w:rPr>
            <w:t>c L</w:t>
          </w:r>
          <w:r w:rsidR="00C24A04" w:rsidRPr="006A1855">
            <w:rPr>
              <w:b/>
              <w:bCs/>
            </w:rPr>
            <w:t>ụ</w:t>
          </w:r>
          <w:r w:rsidRPr="006A1855">
            <w:rPr>
              <w:b/>
              <w:bCs/>
            </w:rPr>
            <w:t>c</w:t>
          </w:r>
          <w:bookmarkEnd w:id="0"/>
        </w:p>
        <w:p w14:paraId="407B2A4C" w14:textId="4F83562E" w:rsidR="006A1855" w:rsidRDefault="00C50860">
          <w:pPr>
            <w:pStyle w:val="TOC1"/>
            <w:tabs>
              <w:tab w:val="right" w:leader="dot" w:pos="9350"/>
            </w:tabs>
            <w:rPr>
              <w:rFonts w:cstheme="minorBidi"/>
              <w:noProof/>
              <w:lang w:val="en-ID" w:eastAsia="en-ID"/>
            </w:rPr>
          </w:pPr>
          <w:r>
            <w:fldChar w:fldCharType="begin"/>
          </w:r>
          <w:r>
            <w:instrText xml:space="preserve"> TOC \o "1-4" \h \z \u </w:instrText>
          </w:r>
          <w:r>
            <w:fldChar w:fldCharType="separate"/>
          </w:r>
          <w:hyperlink w:anchor="_Toc105096001" w:history="1">
            <w:r w:rsidR="006A1855" w:rsidRPr="00F90D96">
              <w:rPr>
                <w:rStyle w:val="Hyperlink"/>
                <w:b/>
                <w:bCs/>
                <w:noProof/>
              </w:rPr>
              <w:t>Mục Lục</w:t>
            </w:r>
            <w:r w:rsidR="006A1855">
              <w:rPr>
                <w:noProof/>
                <w:webHidden/>
              </w:rPr>
              <w:tab/>
            </w:r>
            <w:r w:rsidR="006A1855">
              <w:rPr>
                <w:noProof/>
                <w:webHidden/>
              </w:rPr>
              <w:fldChar w:fldCharType="begin"/>
            </w:r>
            <w:r w:rsidR="006A1855">
              <w:rPr>
                <w:noProof/>
                <w:webHidden/>
              </w:rPr>
              <w:instrText xml:space="preserve"> PAGEREF _Toc105096001 \h </w:instrText>
            </w:r>
            <w:r w:rsidR="006A1855">
              <w:rPr>
                <w:noProof/>
                <w:webHidden/>
              </w:rPr>
            </w:r>
            <w:r w:rsidR="006A1855">
              <w:rPr>
                <w:noProof/>
                <w:webHidden/>
              </w:rPr>
              <w:fldChar w:fldCharType="separate"/>
            </w:r>
            <w:r w:rsidR="006A1855">
              <w:rPr>
                <w:noProof/>
                <w:webHidden/>
              </w:rPr>
              <w:t>2</w:t>
            </w:r>
            <w:r w:rsidR="006A1855">
              <w:rPr>
                <w:noProof/>
                <w:webHidden/>
              </w:rPr>
              <w:fldChar w:fldCharType="end"/>
            </w:r>
          </w:hyperlink>
        </w:p>
        <w:p w14:paraId="50127C27" w14:textId="0829A777" w:rsidR="006A1855" w:rsidRDefault="00CD0C63">
          <w:pPr>
            <w:pStyle w:val="TOC1"/>
            <w:tabs>
              <w:tab w:val="right" w:leader="dot" w:pos="9350"/>
            </w:tabs>
            <w:rPr>
              <w:rFonts w:cstheme="minorBidi"/>
              <w:noProof/>
              <w:lang w:val="en-ID" w:eastAsia="en-ID"/>
            </w:rPr>
          </w:pPr>
          <w:hyperlink w:anchor="_Toc105096002" w:history="1">
            <w:r w:rsidR="006A1855" w:rsidRPr="00F90D96">
              <w:rPr>
                <w:rStyle w:val="Hyperlink"/>
                <w:b/>
                <w:bCs/>
                <w:noProof/>
              </w:rPr>
              <w:t>Danh Mục Hình Ảnh</w:t>
            </w:r>
            <w:r w:rsidR="006A1855">
              <w:rPr>
                <w:noProof/>
                <w:webHidden/>
              </w:rPr>
              <w:tab/>
            </w:r>
            <w:r w:rsidR="006A1855">
              <w:rPr>
                <w:noProof/>
                <w:webHidden/>
              </w:rPr>
              <w:fldChar w:fldCharType="begin"/>
            </w:r>
            <w:r w:rsidR="006A1855">
              <w:rPr>
                <w:noProof/>
                <w:webHidden/>
              </w:rPr>
              <w:instrText xml:space="preserve"> PAGEREF _Toc105096002 \h </w:instrText>
            </w:r>
            <w:r w:rsidR="006A1855">
              <w:rPr>
                <w:noProof/>
                <w:webHidden/>
              </w:rPr>
            </w:r>
            <w:r w:rsidR="006A1855">
              <w:rPr>
                <w:noProof/>
                <w:webHidden/>
              </w:rPr>
              <w:fldChar w:fldCharType="separate"/>
            </w:r>
            <w:r w:rsidR="006A1855">
              <w:rPr>
                <w:noProof/>
                <w:webHidden/>
              </w:rPr>
              <w:t>5</w:t>
            </w:r>
            <w:r w:rsidR="006A1855">
              <w:rPr>
                <w:noProof/>
                <w:webHidden/>
              </w:rPr>
              <w:fldChar w:fldCharType="end"/>
            </w:r>
          </w:hyperlink>
        </w:p>
        <w:p w14:paraId="7031B623" w14:textId="18045F4B" w:rsidR="006A1855" w:rsidRDefault="00CD0C63">
          <w:pPr>
            <w:pStyle w:val="TOC1"/>
            <w:tabs>
              <w:tab w:val="right" w:leader="dot" w:pos="9350"/>
            </w:tabs>
            <w:rPr>
              <w:rFonts w:cstheme="minorBidi"/>
              <w:noProof/>
              <w:lang w:val="en-ID" w:eastAsia="en-ID"/>
            </w:rPr>
          </w:pPr>
          <w:hyperlink w:anchor="_Toc105096003" w:history="1">
            <w:r w:rsidR="006A1855" w:rsidRPr="00F90D96">
              <w:rPr>
                <w:rStyle w:val="Hyperlink"/>
                <w:b/>
                <w:bCs/>
                <w:noProof/>
                <w:lang w:val="en-US"/>
              </w:rPr>
              <w:t>Danh Mục</w:t>
            </w:r>
            <w:r w:rsidR="006A1855" w:rsidRPr="00F90D96">
              <w:rPr>
                <w:rStyle w:val="Hyperlink"/>
                <w:b/>
                <w:bCs/>
                <w:noProof/>
              </w:rPr>
              <w:t xml:space="preserve"> Bảng</w:t>
            </w:r>
            <w:r w:rsidR="006A1855">
              <w:rPr>
                <w:noProof/>
                <w:webHidden/>
              </w:rPr>
              <w:tab/>
            </w:r>
            <w:r w:rsidR="006A1855">
              <w:rPr>
                <w:noProof/>
                <w:webHidden/>
              </w:rPr>
              <w:fldChar w:fldCharType="begin"/>
            </w:r>
            <w:r w:rsidR="006A1855">
              <w:rPr>
                <w:noProof/>
                <w:webHidden/>
              </w:rPr>
              <w:instrText xml:space="preserve"> PAGEREF _Toc105096003 \h </w:instrText>
            </w:r>
            <w:r w:rsidR="006A1855">
              <w:rPr>
                <w:noProof/>
                <w:webHidden/>
              </w:rPr>
            </w:r>
            <w:r w:rsidR="006A1855">
              <w:rPr>
                <w:noProof/>
                <w:webHidden/>
              </w:rPr>
              <w:fldChar w:fldCharType="separate"/>
            </w:r>
            <w:r w:rsidR="006A1855">
              <w:rPr>
                <w:noProof/>
                <w:webHidden/>
              </w:rPr>
              <w:t>7</w:t>
            </w:r>
            <w:r w:rsidR="006A1855">
              <w:rPr>
                <w:noProof/>
                <w:webHidden/>
              </w:rPr>
              <w:fldChar w:fldCharType="end"/>
            </w:r>
          </w:hyperlink>
        </w:p>
        <w:p w14:paraId="3E2551FA" w14:textId="648413C4" w:rsidR="006A1855" w:rsidRDefault="00CD0C63">
          <w:pPr>
            <w:pStyle w:val="TOC1"/>
            <w:tabs>
              <w:tab w:val="left" w:pos="440"/>
              <w:tab w:val="right" w:leader="dot" w:pos="9350"/>
            </w:tabs>
            <w:rPr>
              <w:rFonts w:cstheme="minorBidi"/>
              <w:noProof/>
              <w:lang w:val="en-ID" w:eastAsia="en-ID"/>
            </w:rPr>
          </w:pPr>
          <w:hyperlink w:anchor="_Toc105096004" w:history="1">
            <w:r w:rsidR="006A1855" w:rsidRPr="00F90D96">
              <w:rPr>
                <w:rStyle w:val="Hyperlink"/>
                <w:rFonts w:ascii="Calibri Light" w:hAnsi="Calibri Light"/>
                <w:b/>
                <w:bCs/>
                <w:noProof/>
                <w:lang w:val="en-US"/>
              </w:rPr>
              <w:t>A.</w:t>
            </w:r>
            <w:r w:rsidR="006A1855">
              <w:rPr>
                <w:rFonts w:cstheme="minorBidi"/>
                <w:noProof/>
                <w:lang w:val="en-ID" w:eastAsia="en-ID"/>
              </w:rPr>
              <w:tab/>
            </w:r>
            <w:r w:rsidR="006A1855" w:rsidRPr="00F90D96">
              <w:rPr>
                <w:rStyle w:val="Hyperlink"/>
                <w:b/>
                <w:bCs/>
                <w:noProof/>
                <w:lang w:val="en-US"/>
              </w:rPr>
              <w:t>Tổng quan đề tài</w:t>
            </w:r>
            <w:r w:rsidR="006A1855">
              <w:rPr>
                <w:noProof/>
                <w:webHidden/>
              </w:rPr>
              <w:tab/>
            </w:r>
            <w:r w:rsidR="006A1855">
              <w:rPr>
                <w:noProof/>
                <w:webHidden/>
              </w:rPr>
              <w:fldChar w:fldCharType="begin"/>
            </w:r>
            <w:r w:rsidR="006A1855">
              <w:rPr>
                <w:noProof/>
                <w:webHidden/>
              </w:rPr>
              <w:instrText xml:space="preserve"> PAGEREF _Toc105096004 \h </w:instrText>
            </w:r>
            <w:r w:rsidR="006A1855">
              <w:rPr>
                <w:noProof/>
                <w:webHidden/>
              </w:rPr>
            </w:r>
            <w:r w:rsidR="006A1855">
              <w:rPr>
                <w:noProof/>
                <w:webHidden/>
              </w:rPr>
              <w:fldChar w:fldCharType="separate"/>
            </w:r>
            <w:r w:rsidR="006A1855">
              <w:rPr>
                <w:noProof/>
                <w:webHidden/>
              </w:rPr>
              <w:t>8</w:t>
            </w:r>
            <w:r w:rsidR="006A1855">
              <w:rPr>
                <w:noProof/>
                <w:webHidden/>
              </w:rPr>
              <w:fldChar w:fldCharType="end"/>
            </w:r>
          </w:hyperlink>
        </w:p>
        <w:p w14:paraId="38C6C800" w14:textId="35A8A995" w:rsidR="006A1855" w:rsidRDefault="00CD0C63">
          <w:pPr>
            <w:pStyle w:val="TOC2"/>
            <w:tabs>
              <w:tab w:val="left" w:pos="660"/>
              <w:tab w:val="right" w:leader="dot" w:pos="9350"/>
            </w:tabs>
            <w:rPr>
              <w:rFonts w:cstheme="minorBidi"/>
              <w:noProof/>
              <w:lang w:val="en-ID" w:eastAsia="en-ID"/>
            </w:rPr>
          </w:pPr>
          <w:hyperlink w:anchor="_Toc105096005" w:history="1">
            <w:r w:rsidR="006A1855" w:rsidRPr="00F90D96">
              <w:rPr>
                <w:rStyle w:val="Hyperlink"/>
                <w:rFonts w:ascii="Calibri Light" w:hAnsi="Calibri Light"/>
                <w:b/>
                <w:bCs/>
                <w:noProof/>
                <w:lang w:val="en-US"/>
              </w:rPr>
              <w:t>I.</w:t>
            </w:r>
            <w:r w:rsidR="006A1855">
              <w:rPr>
                <w:rFonts w:cstheme="minorBidi"/>
                <w:noProof/>
                <w:lang w:val="en-ID" w:eastAsia="en-ID"/>
              </w:rPr>
              <w:tab/>
            </w:r>
            <w:r w:rsidR="006A1855" w:rsidRPr="00F90D96">
              <w:rPr>
                <w:rStyle w:val="Hyperlink"/>
                <w:b/>
                <w:bCs/>
                <w:noProof/>
                <w:lang w:val="en-US"/>
              </w:rPr>
              <w:t>Lý do chọn đề tài</w:t>
            </w:r>
            <w:r w:rsidR="006A1855">
              <w:rPr>
                <w:noProof/>
                <w:webHidden/>
              </w:rPr>
              <w:tab/>
            </w:r>
            <w:r w:rsidR="006A1855">
              <w:rPr>
                <w:noProof/>
                <w:webHidden/>
              </w:rPr>
              <w:fldChar w:fldCharType="begin"/>
            </w:r>
            <w:r w:rsidR="006A1855">
              <w:rPr>
                <w:noProof/>
                <w:webHidden/>
              </w:rPr>
              <w:instrText xml:space="preserve"> PAGEREF _Toc105096005 \h </w:instrText>
            </w:r>
            <w:r w:rsidR="006A1855">
              <w:rPr>
                <w:noProof/>
                <w:webHidden/>
              </w:rPr>
            </w:r>
            <w:r w:rsidR="006A1855">
              <w:rPr>
                <w:noProof/>
                <w:webHidden/>
              </w:rPr>
              <w:fldChar w:fldCharType="separate"/>
            </w:r>
            <w:r w:rsidR="006A1855">
              <w:rPr>
                <w:noProof/>
                <w:webHidden/>
              </w:rPr>
              <w:t>8</w:t>
            </w:r>
            <w:r w:rsidR="006A1855">
              <w:rPr>
                <w:noProof/>
                <w:webHidden/>
              </w:rPr>
              <w:fldChar w:fldCharType="end"/>
            </w:r>
          </w:hyperlink>
        </w:p>
        <w:p w14:paraId="3CF37C38" w14:textId="7786DB21" w:rsidR="006A1855" w:rsidRDefault="00CD0C63">
          <w:pPr>
            <w:pStyle w:val="TOC2"/>
            <w:tabs>
              <w:tab w:val="left" w:pos="660"/>
              <w:tab w:val="right" w:leader="dot" w:pos="9350"/>
            </w:tabs>
            <w:rPr>
              <w:rFonts w:cstheme="minorBidi"/>
              <w:noProof/>
              <w:lang w:val="en-ID" w:eastAsia="en-ID"/>
            </w:rPr>
          </w:pPr>
          <w:hyperlink w:anchor="_Toc105096006" w:history="1">
            <w:r w:rsidR="006A1855" w:rsidRPr="00F90D96">
              <w:rPr>
                <w:rStyle w:val="Hyperlink"/>
                <w:rFonts w:ascii="Calibri Light" w:hAnsi="Calibri Light"/>
                <w:b/>
                <w:bCs/>
                <w:noProof/>
                <w:lang w:val="en-US"/>
              </w:rPr>
              <w:t>II.</w:t>
            </w:r>
            <w:r w:rsidR="006A1855">
              <w:rPr>
                <w:rFonts w:cstheme="minorBidi"/>
                <w:noProof/>
                <w:lang w:val="en-ID" w:eastAsia="en-ID"/>
              </w:rPr>
              <w:tab/>
            </w:r>
            <w:r w:rsidR="006A1855" w:rsidRPr="00F90D96">
              <w:rPr>
                <w:rStyle w:val="Hyperlink"/>
                <w:b/>
                <w:bCs/>
                <w:noProof/>
                <w:lang w:val="en-US"/>
              </w:rPr>
              <w:t>Khảo sát sơ bộ</w:t>
            </w:r>
            <w:r w:rsidR="006A1855">
              <w:rPr>
                <w:noProof/>
                <w:webHidden/>
              </w:rPr>
              <w:tab/>
            </w:r>
            <w:r w:rsidR="006A1855">
              <w:rPr>
                <w:noProof/>
                <w:webHidden/>
              </w:rPr>
              <w:fldChar w:fldCharType="begin"/>
            </w:r>
            <w:r w:rsidR="006A1855">
              <w:rPr>
                <w:noProof/>
                <w:webHidden/>
              </w:rPr>
              <w:instrText xml:space="preserve"> PAGEREF _Toc105096006 \h </w:instrText>
            </w:r>
            <w:r w:rsidR="006A1855">
              <w:rPr>
                <w:noProof/>
                <w:webHidden/>
              </w:rPr>
            </w:r>
            <w:r w:rsidR="006A1855">
              <w:rPr>
                <w:noProof/>
                <w:webHidden/>
              </w:rPr>
              <w:fldChar w:fldCharType="separate"/>
            </w:r>
            <w:r w:rsidR="006A1855">
              <w:rPr>
                <w:noProof/>
                <w:webHidden/>
              </w:rPr>
              <w:t>8</w:t>
            </w:r>
            <w:r w:rsidR="006A1855">
              <w:rPr>
                <w:noProof/>
                <w:webHidden/>
              </w:rPr>
              <w:fldChar w:fldCharType="end"/>
            </w:r>
          </w:hyperlink>
        </w:p>
        <w:p w14:paraId="63F1507A" w14:textId="7705CEE7" w:rsidR="006A1855" w:rsidRDefault="00CD0C63">
          <w:pPr>
            <w:pStyle w:val="TOC3"/>
            <w:tabs>
              <w:tab w:val="left" w:pos="880"/>
              <w:tab w:val="right" w:leader="dot" w:pos="9350"/>
            </w:tabs>
            <w:rPr>
              <w:rFonts w:cstheme="minorBidi"/>
              <w:noProof/>
              <w:lang w:val="en-ID" w:eastAsia="en-ID"/>
            </w:rPr>
          </w:pPr>
          <w:hyperlink w:anchor="_Toc105096007" w:history="1">
            <w:r w:rsidR="006A1855" w:rsidRPr="00F90D96">
              <w:rPr>
                <w:rStyle w:val="Hyperlink"/>
                <w:rFonts w:ascii="Calibri Light" w:hAnsi="Calibri Light"/>
                <w:b/>
                <w:bCs/>
                <w:noProof/>
              </w:rPr>
              <w:t>1.</w:t>
            </w:r>
            <w:r w:rsidR="006A1855">
              <w:rPr>
                <w:rFonts w:cstheme="minorBidi"/>
                <w:noProof/>
                <w:lang w:val="en-ID" w:eastAsia="en-ID"/>
              </w:rPr>
              <w:tab/>
            </w:r>
            <w:r w:rsidR="006A1855" w:rsidRPr="00F90D96">
              <w:rPr>
                <w:rStyle w:val="Hyperlink"/>
                <w:b/>
                <w:bCs/>
                <w:noProof/>
              </w:rPr>
              <w:t>Chủ quán</w:t>
            </w:r>
            <w:r w:rsidR="006A1855">
              <w:rPr>
                <w:noProof/>
                <w:webHidden/>
              </w:rPr>
              <w:tab/>
            </w:r>
            <w:r w:rsidR="006A1855">
              <w:rPr>
                <w:noProof/>
                <w:webHidden/>
              </w:rPr>
              <w:fldChar w:fldCharType="begin"/>
            </w:r>
            <w:r w:rsidR="006A1855">
              <w:rPr>
                <w:noProof/>
                <w:webHidden/>
              </w:rPr>
              <w:instrText xml:space="preserve"> PAGEREF _Toc105096007 \h </w:instrText>
            </w:r>
            <w:r w:rsidR="006A1855">
              <w:rPr>
                <w:noProof/>
                <w:webHidden/>
              </w:rPr>
            </w:r>
            <w:r w:rsidR="006A1855">
              <w:rPr>
                <w:noProof/>
                <w:webHidden/>
              </w:rPr>
              <w:fldChar w:fldCharType="separate"/>
            </w:r>
            <w:r w:rsidR="006A1855">
              <w:rPr>
                <w:noProof/>
                <w:webHidden/>
              </w:rPr>
              <w:t>8</w:t>
            </w:r>
            <w:r w:rsidR="006A1855">
              <w:rPr>
                <w:noProof/>
                <w:webHidden/>
              </w:rPr>
              <w:fldChar w:fldCharType="end"/>
            </w:r>
          </w:hyperlink>
        </w:p>
        <w:p w14:paraId="3BA933E2" w14:textId="2F697758" w:rsidR="006A1855" w:rsidRDefault="00CD0C63">
          <w:pPr>
            <w:pStyle w:val="TOC3"/>
            <w:tabs>
              <w:tab w:val="left" w:pos="880"/>
              <w:tab w:val="right" w:leader="dot" w:pos="9350"/>
            </w:tabs>
            <w:rPr>
              <w:rFonts w:cstheme="minorBidi"/>
              <w:noProof/>
              <w:lang w:val="en-ID" w:eastAsia="en-ID"/>
            </w:rPr>
          </w:pPr>
          <w:hyperlink w:anchor="_Toc105096008" w:history="1">
            <w:r w:rsidR="006A1855" w:rsidRPr="00F90D96">
              <w:rPr>
                <w:rStyle w:val="Hyperlink"/>
                <w:rFonts w:ascii="Calibri Light" w:hAnsi="Calibri Light"/>
                <w:b/>
                <w:bCs/>
                <w:noProof/>
              </w:rPr>
              <w:t>2.</w:t>
            </w:r>
            <w:r w:rsidR="006A1855">
              <w:rPr>
                <w:rFonts w:cstheme="minorBidi"/>
                <w:noProof/>
                <w:lang w:val="en-ID" w:eastAsia="en-ID"/>
              </w:rPr>
              <w:tab/>
            </w:r>
            <w:r w:rsidR="006A1855" w:rsidRPr="00F90D96">
              <w:rPr>
                <w:rStyle w:val="Hyperlink"/>
                <w:b/>
                <w:bCs/>
                <w:noProof/>
              </w:rPr>
              <w:t>Quản lý</w:t>
            </w:r>
            <w:r w:rsidR="006A1855">
              <w:rPr>
                <w:noProof/>
                <w:webHidden/>
              </w:rPr>
              <w:tab/>
            </w:r>
            <w:r w:rsidR="006A1855">
              <w:rPr>
                <w:noProof/>
                <w:webHidden/>
              </w:rPr>
              <w:fldChar w:fldCharType="begin"/>
            </w:r>
            <w:r w:rsidR="006A1855">
              <w:rPr>
                <w:noProof/>
                <w:webHidden/>
              </w:rPr>
              <w:instrText xml:space="preserve"> PAGEREF _Toc105096008 \h </w:instrText>
            </w:r>
            <w:r w:rsidR="006A1855">
              <w:rPr>
                <w:noProof/>
                <w:webHidden/>
              </w:rPr>
            </w:r>
            <w:r w:rsidR="006A1855">
              <w:rPr>
                <w:noProof/>
                <w:webHidden/>
              </w:rPr>
              <w:fldChar w:fldCharType="separate"/>
            </w:r>
            <w:r w:rsidR="006A1855">
              <w:rPr>
                <w:noProof/>
                <w:webHidden/>
              </w:rPr>
              <w:t>8</w:t>
            </w:r>
            <w:r w:rsidR="006A1855">
              <w:rPr>
                <w:noProof/>
                <w:webHidden/>
              </w:rPr>
              <w:fldChar w:fldCharType="end"/>
            </w:r>
          </w:hyperlink>
        </w:p>
        <w:p w14:paraId="65383D97" w14:textId="371687A0" w:rsidR="006A1855" w:rsidRDefault="00CD0C63">
          <w:pPr>
            <w:pStyle w:val="TOC3"/>
            <w:tabs>
              <w:tab w:val="left" w:pos="880"/>
              <w:tab w:val="right" w:leader="dot" w:pos="9350"/>
            </w:tabs>
            <w:rPr>
              <w:rFonts w:cstheme="minorBidi"/>
              <w:noProof/>
              <w:lang w:val="en-ID" w:eastAsia="en-ID"/>
            </w:rPr>
          </w:pPr>
          <w:hyperlink w:anchor="_Toc105096009" w:history="1">
            <w:r w:rsidR="006A1855" w:rsidRPr="00F90D96">
              <w:rPr>
                <w:rStyle w:val="Hyperlink"/>
                <w:rFonts w:ascii="Calibri Light" w:hAnsi="Calibri Light"/>
                <w:b/>
                <w:bCs/>
                <w:noProof/>
              </w:rPr>
              <w:t>3.</w:t>
            </w:r>
            <w:r w:rsidR="006A1855">
              <w:rPr>
                <w:rFonts w:cstheme="minorBidi"/>
                <w:noProof/>
                <w:lang w:val="en-ID" w:eastAsia="en-ID"/>
              </w:rPr>
              <w:tab/>
            </w:r>
            <w:r w:rsidR="006A1855" w:rsidRPr="00F90D96">
              <w:rPr>
                <w:rStyle w:val="Hyperlink"/>
                <w:b/>
                <w:bCs/>
                <w:noProof/>
              </w:rPr>
              <w:t xml:space="preserve">Nhân viên </w:t>
            </w:r>
            <w:r w:rsidR="006A1855" w:rsidRPr="00F90D96">
              <w:rPr>
                <w:rStyle w:val="Hyperlink"/>
                <w:b/>
                <w:bCs/>
                <w:noProof/>
                <w:lang w:val="en-US"/>
              </w:rPr>
              <w:t>pha chế</w:t>
            </w:r>
            <w:r w:rsidR="006A1855">
              <w:rPr>
                <w:noProof/>
                <w:webHidden/>
              </w:rPr>
              <w:tab/>
            </w:r>
            <w:r w:rsidR="006A1855">
              <w:rPr>
                <w:noProof/>
                <w:webHidden/>
              </w:rPr>
              <w:fldChar w:fldCharType="begin"/>
            </w:r>
            <w:r w:rsidR="006A1855">
              <w:rPr>
                <w:noProof/>
                <w:webHidden/>
              </w:rPr>
              <w:instrText xml:space="preserve"> PAGEREF _Toc105096009 \h </w:instrText>
            </w:r>
            <w:r w:rsidR="006A1855">
              <w:rPr>
                <w:noProof/>
                <w:webHidden/>
              </w:rPr>
            </w:r>
            <w:r w:rsidR="006A1855">
              <w:rPr>
                <w:noProof/>
                <w:webHidden/>
              </w:rPr>
              <w:fldChar w:fldCharType="separate"/>
            </w:r>
            <w:r w:rsidR="006A1855">
              <w:rPr>
                <w:noProof/>
                <w:webHidden/>
              </w:rPr>
              <w:t>8</w:t>
            </w:r>
            <w:r w:rsidR="006A1855">
              <w:rPr>
                <w:noProof/>
                <w:webHidden/>
              </w:rPr>
              <w:fldChar w:fldCharType="end"/>
            </w:r>
          </w:hyperlink>
        </w:p>
        <w:p w14:paraId="399FB78D" w14:textId="2E884961" w:rsidR="006A1855" w:rsidRDefault="00CD0C63">
          <w:pPr>
            <w:pStyle w:val="TOC3"/>
            <w:tabs>
              <w:tab w:val="left" w:pos="880"/>
              <w:tab w:val="right" w:leader="dot" w:pos="9350"/>
            </w:tabs>
            <w:rPr>
              <w:rFonts w:cstheme="minorBidi"/>
              <w:noProof/>
              <w:lang w:val="en-ID" w:eastAsia="en-ID"/>
            </w:rPr>
          </w:pPr>
          <w:hyperlink w:anchor="_Toc105096010" w:history="1">
            <w:r w:rsidR="006A1855" w:rsidRPr="00F90D96">
              <w:rPr>
                <w:rStyle w:val="Hyperlink"/>
                <w:rFonts w:ascii="Calibri Light" w:hAnsi="Calibri Light"/>
                <w:b/>
                <w:bCs/>
                <w:noProof/>
              </w:rPr>
              <w:t>4.</w:t>
            </w:r>
            <w:r w:rsidR="006A1855">
              <w:rPr>
                <w:rFonts w:cstheme="minorBidi"/>
                <w:noProof/>
                <w:lang w:val="en-ID" w:eastAsia="en-ID"/>
              </w:rPr>
              <w:tab/>
            </w:r>
            <w:r w:rsidR="006A1855" w:rsidRPr="00F90D96">
              <w:rPr>
                <w:rStyle w:val="Hyperlink"/>
                <w:b/>
                <w:bCs/>
                <w:noProof/>
              </w:rPr>
              <w:t xml:space="preserve">Nhân viên </w:t>
            </w:r>
            <w:r w:rsidR="006A1855" w:rsidRPr="00F90D96">
              <w:rPr>
                <w:rStyle w:val="Hyperlink"/>
                <w:b/>
                <w:bCs/>
                <w:noProof/>
                <w:lang w:val="en-US"/>
              </w:rPr>
              <w:t>thu ngân</w:t>
            </w:r>
            <w:r w:rsidR="006A1855">
              <w:rPr>
                <w:noProof/>
                <w:webHidden/>
              </w:rPr>
              <w:tab/>
            </w:r>
            <w:r w:rsidR="006A1855">
              <w:rPr>
                <w:noProof/>
                <w:webHidden/>
              </w:rPr>
              <w:fldChar w:fldCharType="begin"/>
            </w:r>
            <w:r w:rsidR="006A1855">
              <w:rPr>
                <w:noProof/>
                <w:webHidden/>
              </w:rPr>
              <w:instrText xml:space="preserve"> PAGEREF _Toc105096010 \h </w:instrText>
            </w:r>
            <w:r w:rsidR="006A1855">
              <w:rPr>
                <w:noProof/>
                <w:webHidden/>
              </w:rPr>
            </w:r>
            <w:r w:rsidR="006A1855">
              <w:rPr>
                <w:noProof/>
                <w:webHidden/>
              </w:rPr>
              <w:fldChar w:fldCharType="separate"/>
            </w:r>
            <w:r w:rsidR="006A1855">
              <w:rPr>
                <w:noProof/>
                <w:webHidden/>
              </w:rPr>
              <w:t>9</w:t>
            </w:r>
            <w:r w:rsidR="006A1855">
              <w:rPr>
                <w:noProof/>
                <w:webHidden/>
              </w:rPr>
              <w:fldChar w:fldCharType="end"/>
            </w:r>
          </w:hyperlink>
        </w:p>
        <w:p w14:paraId="3F517311" w14:textId="043917D5" w:rsidR="006A1855" w:rsidRDefault="00CD0C63">
          <w:pPr>
            <w:pStyle w:val="TOC2"/>
            <w:tabs>
              <w:tab w:val="left" w:pos="660"/>
              <w:tab w:val="right" w:leader="dot" w:pos="9350"/>
            </w:tabs>
            <w:rPr>
              <w:rFonts w:cstheme="minorBidi"/>
              <w:noProof/>
              <w:lang w:val="en-ID" w:eastAsia="en-ID"/>
            </w:rPr>
          </w:pPr>
          <w:hyperlink w:anchor="_Toc105096011" w:history="1">
            <w:r w:rsidR="006A1855" w:rsidRPr="00F90D96">
              <w:rPr>
                <w:rStyle w:val="Hyperlink"/>
                <w:rFonts w:ascii="Calibri Light" w:hAnsi="Calibri Light"/>
                <w:b/>
                <w:bCs/>
                <w:noProof/>
                <w:lang w:val="en-US"/>
              </w:rPr>
              <w:t>III.</w:t>
            </w:r>
            <w:r w:rsidR="006A1855">
              <w:rPr>
                <w:rFonts w:cstheme="minorBidi"/>
                <w:noProof/>
                <w:lang w:val="en-ID" w:eastAsia="en-ID"/>
              </w:rPr>
              <w:tab/>
            </w:r>
            <w:r w:rsidR="006A1855" w:rsidRPr="00F90D96">
              <w:rPr>
                <w:rStyle w:val="Hyperlink"/>
                <w:b/>
                <w:bCs/>
                <w:noProof/>
                <w:lang w:val="en-US"/>
              </w:rPr>
              <w:t>Khảo sát hệ thống</w:t>
            </w:r>
            <w:r w:rsidR="006A1855">
              <w:rPr>
                <w:noProof/>
                <w:webHidden/>
              </w:rPr>
              <w:tab/>
            </w:r>
            <w:r w:rsidR="006A1855">
              <w:rPr>
                <w:noProof/>
                <w:webHidden/>
              </w:rPr>
              <w:fldChar w:fldCharType="begin"/>
            </w:r>
            <w:r w:rsidR="006A1855">
              <w:rPr>
                <w:noProof/>
                <w:webHidden/>
              </w:rPr>
              <w:instrText xml:space="preserve"> PAGEREF _Toc105096011 \h </w:instrText>
            </w:r>
            <w:r w:rsidR="006A1855">
              <w:rPr>
                <w:noProof/>
                <w:webHidden/>
              </w:rPr>
            </w:r>
            <w:r w:rsidR="006A1855">
              <w:rPr>
                <w:noProof/>
                <w:webHidden/>
              </w:rPr>
              <w:fldChar w:fldCharType="separate"/>
            </w:r>
            <w:r w:rsidR="006A1855">
              <w:rPr>
                <w:noProof/>
                <w:webHidden/>
              </w:rPr>
              <w:t>9</w:t>
            </w:r>
            <w:r w:rsidR="006A1855">
              <w:rPr>
                <w:noProof/>
                <w:webHidden/>
              </w:rPr>
              <w:fldChar w:fldCharType="end"/>
            </w:r>
          </w:hyperlink>
        </w:p>
        <w:p w14:paraId="32B81AA9" w14:textId="0B68D0B1" w:rsidR="006A1855" w:rsidRDefault="00CD0C63">
          <w:pPr>
            <w:pStyle w:val="TOC3"/>
            <w:tabs>
              <w:tab w:val="left" w:pos="880"/>
              <w:tab w:val="right" w:leader="dot" w:pos="9350"/>
            </w:tabs>
            <w:rPr>
              <w:rFonts w:cstheme="minorBidi"/>
              <w:noProof/>
              <w:lang w:val="en-ID" w:eastAsia="en-ID"/>
            </w:rPr>
          </w:pPr>
          <w:hyperlink w:anchor="_Toc105096012" w:history="1">
            <w:r w:rsidR="006A1855" w:rsidRPr="00F90D96">
              <w:rPr>
                <w:rStyle w:val="Hyperlink"/>
                <w:rFonts w:ascii="Calibri Light" w:hAnsi="Calibri Light"/>
                <w:b/>
                <w:bCs/>
                <w:noProof/>
                <w:lang w:val="en-US"/>
              </w:rPr>
              <w:t>1.</w:t>
            </w:r>
            <w:r w:rsidR="006A1855">
              <w:rPr>
                <w:rFonts w:cstheme="minorBidi"/>
                <w:noProof/>
                <w:lang w:val="en-ID" w:eastAsia="en-ID"/>
              </w:rPr>
              <w:tab/>
            </w:r>
            <w:r w:rsidR="006A1855" w:rsidRPr="00F90D96">
              <w:rPr>
                <w:rStyle w:val="Hyperlink"/>
                <w:b/>
                <w:bCs/>
                <w:noProof/>
                <w:lang w:val="en-US"/>
              </w:rPr>
              <w:t>Chủ quán</w:t>
            </w:r>
            <w:r w:rsidR="006A1855">
              <w:rPr>
                <w:noProof/>
                <w:webHidden/>
              </w:rPr>
              <w:tab/>
            </w:r>
            <w:r w:rsidR="006A1855">
              <w:rPr>
                <w:noProof/>
                <w:webHidden/>
              </w:rPr>
              <w:fldChar w:fldCharType="begin"/>
            </w:r>
            <w:r w:rsidR="006A1855">
              <w:rPr>
                <w:noProof/>
                <w:webHidden/>
              </w:rPr>
              <w:instrText xml:space="preserve"> PAGEREF _Toc105096012 \h </w:instrText>
            </w:r>
            <w:r w:rsidR="006A1855">
              <w:rPr>
                <w:noProof/>
                <w:webHidden/>
              </w:rPr>
            </w:r>
            <w:r w:rsidR="006A1855">
              <w:rPr>
                <w:noProof/>
                <w:webHidden/>
              </w:rPr>
              <w:fldChar w:fldCharType="separate"/>
            </w:r>
            <w:r w:rsidR="006A1855">
              <w:rPr>
                <w:noProof/>
                <w:webHidden/>
              </w:rPr>
              <w:t>9</w:t>
            </w:r>
            <w:r w:rsidR="006A1855">
              <w:rPr>
                <w:noProof/>
                <w:webHidden/>
              </w:rPr>
              <w:fldChar w:fldCharType="end"/>
            </w:r>
          </w:hyperlink>
        </w:p>
        <w:p w14:paraId="5BE383CF" w14:textId="0089B577" w:rsidR="006A1855" w:rsidRDefault="00CD0C63">
          <w:pPr>
            <w:pStyle w:val="TOC3"/>
            <w:tabs>
              <w:tab w:val="left" w:pos="880"/>
              <w:tab w:val="right" w:leader="dot" w:pos="9350"/>
            </w:tabs>
            <w:rPr>
              <w:rFonts w:cstheme="minorBidi"/>
              <w:noProof/>
              <w:lang w:val="en-ID" w:eastAsia="en-ID"/>
            </w:rPr>
          </w:pPr>
          <w:hyperlink w:anchor="_Toc105096013" w:history="1">
            <w:r w:rsidR="006A1855" w:rsidRPr="00F90D96">
              <w:rPr>
                <w:rStyle w:val="Hyperlink"/>
                <w:rFonts w:ascii="Calibri Light" w:hAnsi="Calibri Light"/>
                <w:b/>
                <w:bCs/>
                <w:noProof/>
                <w:lang w:val="en-US"/>
              </w:rPr>
              <w:t>2.</w:t>
            </w:r>
            <w:r w:rsidR="006A1855">
              <w:rPr>
                <w:rFonts w:cstheme="minorBidi"/>
                <w:noProof/>
                <w:lang w:val="en-ID" w:eastAsia="en-ID"/>
              </w:rPr>
              <w:tab/>
            </w:r>
            <w:r w:rsidR="006A1855" w:rsidRPr="00F90D96">
              <w:rPr>
                <w:rStyle w:val="Hyperlink"/>
                <w:b/>
                <w:bCs/>
                <w:noProof/>
                <w:lang w:val="en-US"/>
              </w:rPr>
              <w:t>Quản lý</w:t>
            </w:r>
            <w:r w:rsidR="006A1855">
              <w:rPr>
                <w:noProof/>
                <w:webHidden/>
              </w:rPr>
              <w:tab/>
            </w:r>
            <w:r w:rsidR="006A1855">
              <w:rPr>
                <w:noProof/>
                <w:webHidden/>
              </w:rPr>
              <w:fldChar w:fldCharType="begin"/>
            </w:r>
            <w:r w:rsidR="006A1855">
              <w:rPr>
                <w:noProof/>
                <w:webHidden/>
              </w:rPr>
              <w:instrText xml:space="preserve"> PAGEREF _Toc105096013 \h </w:instrText>
            </w:r>
            <w:r w:rsidR="006A1855">
              <w:rPr>
                <w:noProof/>
                <w:webHidden/>
              </w:rPr>
            </w:r>
            <w:r w:rsidR="006A1855">
              <w:rPr>
                <w:noProof/>
                <w:webHidden/>
              </w:rPr>
              <w:fldChar w:fldCharType="separate"/>
            </w:r>
            <w:r w:rsidR="006A1855">
              <w:rPr>
                <w:noProof/>
                <w:webHidden/>
              </w:rPr>
              <w:t>9</w:t>
            </w:r>
            <w:r w:rsidR="006A1855">
              <w:rPr>
                <w:noProof/>
                <w:webHidden/>
              </w:rPr>
              <w:fldChar w:fldCharType="end"/>
            </w:r>
          </w:hyperlink>
        </w:p>
        <w:p w14:paraId="424481CD" w14:textId="5DFD2254" w:rsidR="006A1855" w:rsidRDefault="00CD0C63">
          <w:pPr>
            <w:pStyle w:val="TOC3"/>
            <w:tabs>
              <w:tab w:val="left" w:pos="880"/>
              <w:tab w:val="right" w:leader="dot" w:pos="9350"/>
            </w:tabs>
            <w:rPr>
              <w:rFonts w:cstheme="minorBidi"/>
              <w:noProof/>
              <w:lang w:val="en-ID" w:eastAsia="en-ID"/>
            </w:rPr>
          </w:pPr>
          <w:hyperlink w:anchor="_Toc105096014" w:history="1">
            <w:r w:rsidR="006A1855" w:rsidRPr="00F90D96">
              <w:rPr>
                <w:rStyle w:val="Hyperlink"/>
                <w:rFonts w:ascii="Calibri Light" w:hAnsi="Calibri Light"/>
                <w:b/>
                <w:bCs/>
                <w:noProof/>
                <w:lang w:val="en-US"/>
              </w:rPr>
              <w:t>3.</w:t>
            </w:r>
            <w:r w:rsidR="006A1855">
              <w:rPr>
                <w:rFonts w:cstheme="minorBidi"/>
                <w:noProof/>
                <w:lang w:val="en-ID" w:eastAsia="en-ID"/>
              </w:rPr>
              <w:tab/>
            </w:r>
            <w:r w:rsidR="006A1855" w:rsidRPr="00F90D96">
              <w:rPr>
                <w:rStyle w:val="Hyperlink"/>
                <w:b/>
                <w:bCs/>
                <w:noProof/>
                <w:lang w:val="en-US"/>
              </w:rPr>
              <w:t>Nhân viên pha chế</w:t>
            </w:r>
            <w:r w:rsidR="006A1855">
              <w:rPr>
                <w:noProof/>
                <w:webHidden/>
              </w:rPr>
              <w:tab/>
            </w:r>
            <w:r w:rsidR="006A1855">
              <w:rPr>
                <w:noProof/>
                <w:webHidden/>
              </w:rPr>
              <w:fldChar w:fldCharType="begin"/>
            </w:r>
            <w:r w:rsidR="006A1855">
              <w:rPr>
                <w:noProof/>
                <w:webHidden/>
              </w:rPr>
              <w:instrText xml:space="preserve"> PAGEREF _Toc105096014 \h </w:instrText>
            </w:r>
            <w:r w:rsidR="006A1855">
              <w:rPr>
                <w:noProof/>
                <w:webHidden/>
              </w:rPr>
            </w:r>
            <w:r w:rsidR="006A1855">
              <w:rPr>
                <w:noProof/>
                <w:webHidden/>
              </w:rPr>
              <w:fldChar w:fldCharType="separate"/>
            </w:r>
            <w:r w:rsidR="006A1855">
              <w:rPr>
                <w:noProof/>
                <w:webHidden/>
              </w:rPr>
              <w:t>9</w:t>
            </w:r>
            <w:r w:rsidR="006A1855">
              <w:rPr>
                <w:noProof/>
                <w:webHidden/>
              </w:rPr>
              <w:fldChar w:fldCharType="end"/>
            </w:r>
          </w:hyperlink>
        </w:p>
        <w:p w14:paraId="59347B00" w14:textId="6DD3FF95" w:rsidR="006A1855" w:rsidRDefault="00CD0C63">
          <w:pPr>
            <w:pStyle w:val="TOC3"/>
            <w:tabs>
              <w:tab w:val="left" w:pos="880"/>
              <w:tab w:val="right" w:leader="dot" w:pos="9350"/>
            </w:tabs>
            <w:rPr>
              <w:rFonts w:cstheme="minorBidi"/>
              <w:noProof/>
              <w:lang w:val="en-ID" w:eastAsia="en-ID"/>
            </w:rPr>
          </w:pPr>
          <w:hyperlink w:anchor="_Toc105096015" w:history="1">
            <w:r w:rsidR="006A1855" w:rsidRPr="00F90D96">
              <w:rPr>
                <w:rStyle w:val="Hyperlink"/>
                <w:rFonts w:ascii="Calibri Light" w:hAnsi="Calibri Light"/>
                <w:b/>
                <w:bCs/>
                <w:noProof/>
                <w:lang w:val="en-US"/>
              </w:rPr>
              <w:t>4.</w:t>
            </w:r>
            <w:r w:rsidR="006A1855">
              <w:rPr>
                <w:rFonts w:cstheme="minorBidi"/>
                <w:noProof/>
                <w:lang w:val="en-ID" w:eastAsia="en-ID"/>
              </w:rPr>
              <w:tab/>
            </w:r>
            <w:r w:rsidR="006A1855" w:rsidRPr="00F90D96">
              <w:rPr>
                <w:rStyle w:val="Hyperlink"/>
                <w:b/>
                <w:bCs/>
                <w:noProof/>
                <w:lang w:val="en-US"/>
              </w:rPr>
              <w:t>Nhân viên thu ngân</w:t>
            </w:r>
            <w:r w:rsidR="006A1855">
              <w:rPr>
                <w:noProof/>
                <w:webHidden/>
              </w:rPr>
              <w:tab/>
            </w:r>
            <w:r w:rsidR="006A1855">
              <w:rPr>
                <w:noProof/>
                <w:webHidden/>
              </w:rPr>
              <w:fldChar w:fldCharType="begin"/>
            </w:r>
            <w:r w:rsidR="006A1855">
              <w:rPr>
                <w:noProof/>
                <w:webHidden/>
              </w:rPr>
              <w:instrText xml:space="preserve"> PAGEREF _Toc105096015 \h </w:instrText>
            </w:r>
            <w:r w:rsidR="006A1855">
              <w:rPr>
                <w:noProof/>
                <w:webHidden/>
              </w:rPr>
            </w:r>
            <w:r w:rsidR="006A1855">
              <w:rPr>
                <w:noProof/>
                <w:webHidden/>
              </w:rPr>
              <w:fldChar w:fldCharType="separate"/>
            </w:r>
            <w:r w:rsidR="006A1855">
              <w:rPr>
                <w:noProof/>
                <w:webHidden/>
              </w:rPr>
              <w:t>10</w:t>
            </w:r>
            <w:r w:rsidR="006A1855">
              <w:rPr>
                <w:noProof/>
                <w:webHidden/>
              </w:rPr>
              <w:fldChar w:fldCharType="end"/>
            </w:r>
          </w:hyperlink>
        </w:p>
        <w:p w14:paraId="4D5F8D8F" w14:textId="761B595C" w:rsidR="006A1855" w:rsidRDefault="00CD0C63">
          <w:pPr>
            <w:pStyle w:val="TOC1"/>
            <w:tabs>
              <w:tab w:val="left" w:pos="440"/>
              <w:tab w:val="right" w:leader="dot" w:pos="9350"/>
            </w:tabs>
            <w:rPr>
              <w:rFonts w:cstheme="minorBidi"/>
              <w:noProof/>
              <w:lang w:val="en-ID" w:eastAsia="en-ID"/>
            </w:rPr>
          </w:pPr>
          <w:hyperlink w:anchor="_Toc105096016" w:history="1">
            <w:r w:rsidR="006A1855" w:rsidRPr="00F90D96">
              <w:rPr>
                <w:rStyle w:val="Hyperlink"/>
                <w:rFonts w:ascii="Calibri Light" w:hAnsi="Calibri Light"/>
                <w:b/>
                <w:bCs/>
                <w:noProof/>
                <w:lang w:val="en-US"/>
              </w:rPr>
              <w:t>B.</w:t>
            </w:r>
            <w:r w:rsidR="006A1855">
              <w:rPr>
                <w:rFonts w:cstheme="minorBidi"/>
                <w:noProof/>
                <w:lang w:val="en-ID" w:eastAsia="en-ID"/>
              </w:rPr>
              <w:tab/>
            </w:r>
            <w:r w:rsidR="006A1855" w:rsidRPr="00F90D96">
              <w:rPr>
                <w:rStyle w:val="Hyperlink"/>
                <w:b/>
                <w:bCs/>
                <w:noProof/>
                <w:lang w:val="en-US"/>
              </w:rPr>
              <w:t>Phân tích hệ thống</w:t>
            </w:r>
            <w:r w:rsidR="006A1855">
              <w:rPr>
                <w:noProof/>
                <w:webHidden/>
              </w:rPr>
              <w:tab/>
            </w:r>
            <w:r w:rsidR="006A1855">
              <w:rPr>
                <w:noProof/>
                <w:webHidden/>
              </w:rPr>
              <w:fldChar w:fldCharType="begin"/>
            </w:r>
            <w:r w:rsidR="006A1855">
              <w:rPr>
                <w:noProof/>
                <w:webHidden/>
              </w:rPr>
              <w:instrText xml:space="preserve"> PAGEREF _Toc105096016 \h </w:instrText>
            </w:r>
            <w:r w:rsidR="006A1855">
              <w:rPr>
                <w:noProof/>
                <w:webHidden/>
              </w:rPr>
            </w:r>
            <w:r w:rsidR="006A1855">
              <w:rPr>
                <w:noProof/>
                <w:webHidden/>
              </w:rPr>
              <w:fldChar w:fldCharType="separate"/>
            </w:r>
            <w:r w:rsidR="006A1855">
              <w:rPr>
                <w:noProof/>
                <w:webHidden/>
              </w:rPr>
              <w:t>10</w:t>
            </w:r>
            <w:r w:rsidR="006A1855">
              <w:rPr>
                <w:noProof/>
                <w:webHidden/>
              </w:rPr>
              <w:fldChar w:fldCharType="end"/>
            </w:r>
          </w:hyperlink>
        </w:p>
        <w:p w14:paraId="65C689A1" w14:textId="4A85DAB5" w:rsidR="006A1855" w:rsidRDefault="00CD0C63">
          <w:pPr>
            <w:pStyle w:val="TOC2"/>
            <w:tabs>
              <w:tab w:val="left" w:pos="660"/>
              <w:tab w:val="right" w:leader="dot" w:pos="9350"/>
            </w:tabs>
            <w:rPr>
              <w:rFonts w:cstheme="minorBidi"/>
              <w:noProof/>
              <w:lang w:val="en-ID" w:eastAsia="en-ID"/>
            </w:rPr>
          </w:pPr>
          <w:hyperlink w:anchor="_Toc105096017" w:history="1">
            <w:r w:rsidR="006A1855" w:rsidRPr="00F90D96">
              <w:rPr>
                <w:rStyle w:val="Hyperlink"/>
                <w:rFonts w:ascii="Calibri Light" w:hAnsi="Calibri Light"/>
                <w:b/>
                <w:noProof/>
              </w:rPr>
              <w:t>I.</w:t>
            </w:r>
            <w:r w:rsidR="006A1855">
              <w:rPr>
                <w:rFonts w:cstheme="minorBidi"/>
                <w:noProof/>
                <w:lang w:val="en-ID" w:eastAsia="en-ID"/>
              </w:rPr>
              <w:tab/>
            </w:r>
            <w:r w:rsidR="006A1855" w:rsidRPr="00F90D96">
              <w:rPr>
                <w:rStyle w:val="Hyperlink"/>
                <w:b/>
                <w:bCs/>
                <w:noProof/>
              </w:rPr>
              <w:t>Sơ đồ tổ chức</w:t>
            </w:r>
            <w:r w:rsidR="006A1855">
              <w:rPr>
                <w:noProof/>
                <w:webHidden/>
              </w:rPr>
              <w:tab/>
            </w:r>
            <w:r w:rsidR="006A1855">
              <w:rPr>
                <w:noProof/>
                <w:webHidden/>
              </w:rPr>
              <w:fldChar w:fldCharType="begin"/>
            </w:r>
            <w:r w:rsidR="006A1855">
              <w:rPr>
                <w:noProof/>
                <w:webHidden/>
              </w:rPr>
              <w:instrText xml:space="preserve"> PAGEREF _Toc105096017 \h </w:instrText>
            </w:r>
            <w:r w:rsidR="006A1855">
              <w:rPr>
                <w:noProof/>
                <w:webHidden/>
              </w:rPr>
            </w:r>
            <w:r w:rsidR="006A1855">
              <w:rPr>
                <w:noProof/>
                <w:webHidden/>
              </w:rPr>
              <w:fldChar w:fldCharType="separate"/>
            </w:r>
            <w:r w:rsidR="006A1855">
              <w:rPr>
                <w:noProof/>
                <w:webHidden/>
              </w:rPr>
              <w:t>10</w:t>
            </w:r>
            <w:r w:rsidR="006A1855">
              <w:rPr>
                <w:noProof/>
                <w:webHidden/>
              </w:rPr>
              <w:fldChar w:fldCharType="end"/>
            </w:r>
          </w:hyperlink>
        </w:p>
        <w:p w14:paraId="0C9AC7CC" w14:textId="25DBB58A" w:rsidR="006A1855" w:rsidRDefault="00CD0C63">
          <w:pPr>
            <w:pStyle w:val="TOC2"/>
            <w:tabs>
              <w:tab w:val="left" w:pos="660"/>
              <w:tab w:val="right" w:leader="dot" w:pos="9350"/>
            </w:tabs>
            <w:rPr>
              <w:rFonts w:cstheme="minorBidi"/>
              <w:noProof/>
              <w:lang w:val="en-ID" w:eastAsia="en-ID"/>
            </w:rPr>
          </w:pPr>
          <w:hyperlink w:anchor="_Toc105096018" w:history="1">
            <w:r w:rsidR="006A1855" w:rsidRPr="00F90D96">
              <w:rPr>
                <w:rStyle w:val="Hyperlink"/>
                <w:rFonts w:ascii="Calibri Light" w:hAnsi="Calibri Light"/>
                <w:b/>
                <w:bCs/>
                <w:noProof/>
              </w:rPr>
              <w:t>II.</w:t>
            </w:r>
            <w:r w:rsidR="006A1855">
              <w:rPr>
                <w:rFonts w:cstheme="minorBidi"/>
                <w:noProof/>
                <w:lang w:val="en-ID" w:eastAsia="en-ID"/>
              </w:rPr>
              <w:tab/>
            </w:r>
            <w:r w:rsidR="006A1855" w:rsidRPr="00F90D96">
              <w:rPr>
                <w:rStyle w:val="Hyperlink"/>
                <w:b/>
                <w:bCs/>
                <w:noProof/>
              </w:rPr>
              <w:t>Sơ đồ Use Case</w:t>
            </w:r>
            <w:r w:rsidR="006A1855">
              <w:rPr>
                <w:noProof/>
                <w:webHidden/>
              </w:rPr>
              <w:tab/>
            </w:r>
            <w:r w:rsidR="006A1855">
              <w:rPr>
                <w:noProof/>
                <w:webHidden/>
              </w:rPr>
              <w:fldChar w:fldCharType="begin"/>
            </w:r>
            <w:r w:rsidR="006A1855">
              <w:rPr>
                <w:noProof/>
                <w:webHidden/>
              </w:rPr>
              <w:instrText xml:space="preserve"> PAGEREF _Toc105096018 \h </w:instrText>
            </w:r>
            <w:r w:rsidR="006A1855">
              <w:rPr>
                <w:noProof/>
                <w:webHidden/>
              </w:rPr>
            </w:r>
            <w:r w:rsidR="006A1855">
              <w:rPr>
                <w:noProof/>
                <w:webHidden/>
              </w:rPr>
              <w:fldChar w:fldCharType="separate"/>
            </w:r>
            <w:r w:rsidR="006A1855">
              <w:rPr>
                <w:noProof/>
                <w:webHidden/>
              </w:rPr>
              <w:t>11</w:t>
            </w:r>
            <w:r w:rsidR="006A1855">
              <w:rPr>
                <w:noProof/>
                <w:webHidden/>
              </w:rPr>
              <w:fldChar w:fldCharType="end"/>
            </w:r>
          </w:hyperlink>
        </w:p>
        <w:p w14:paraId="28EF9C93" w14:textId="542D829B" w:rsidR="006A1855" w:rsidRDefault="00CD0C63">
          <w:pPr>
            <w:pStyle w:val="TOC3"/>
            <w:tabs>
              <w:tab w:val="left" w:pos="880"/>
              <w:tab w:val="right" w:leader="dot" w:pos="9350"/>
            </w:tabs>
            <w:rPr>
              <w:rFonts w:cstheme="minorBidi"/>
              <w:noProof/>
              <w:lang w:val="en-ID" w:eastAsia="en-ID"/>
            </w:rPr>
          </w:pPr>
          <w:hyperlink w:anchor="_Toc105096019" w:history="1">
            <w:r w:rsidR="006A1855" w:rsidRPr="00F90D96">
              <w:rPr>
                <w:rStyle w:val="Hyperlink"/>
                <w:rFonts w:ascii="Calibri Light" w:hAnsi="Calibri Light"/>
                <w:b/>
                <w:bCs/>
                <w:noProof/>
                <w:lang w:val="en-US"/>
              </w:rPr>
              <w:t>1.</w:t>
            </w:r>
            <w:r w:rsidR="006A1855">
              <w:rPr>
                <w:rFonts w:cstheme="minorBidi"/>
                <w:noProof/>
                <w:lang w:val="en-ID" w:eastAsia="en-ID"/>
              </w:rPr>
              <w:tab/>
            </w:r>
            <w:r w:rsidR="006A1855" w:rsidRPr="00F90D96">
              <w:rPr>
                <w:rStyle w:val="Hyperlink"/>
                <w:b/>
                <w:bCs/>
                <w:noProof/>
                <w:lang w:val="en-US"/>
              </w:rPr>
              <w:t>Chủ quán</w:t>
            </w:r>
            <w:r w:rsidR="006A1855">
              <w:rPr>
                <w:noProof/>
                <w:webHidden/>
              </w:rPr>
              <w:tab/>
            </w:r>
            <w:r w:rsidR="006A1855">
              <w:rPr>
                <w:noProof/>
                <w:webHidden/>
              </w:rPr>
              <w:fldChar w:fldCharType="begin"/>
            </w:r>
            <w:r w:rsidR="006A1855">
              <w:rPr>
                <w:noProof/>
                <w:webHidden/>
              </w:rPr>
              <w:instrText xml:space="preserve"> PAGEREF _Toc105096019 \h </w:instrText>
            </w:r>
            <w:r w:rsidR="006A1855">
              <w:rPr>
                <w:noProof/>
                <w:webHidden/>
              </w:rPr>
            </w:r>
            <w:r w:rsidR="006A1855">
              <w:rPr>
                <w:noProof/>
                <w:webHidden/>
              </w:rPr>
              <w:fldChar w:fldCharType="separate"/>
            </w:r>
            <w:r w:rsidR="006A1855">
              <w:rPr>
                <w:noProof/>
                <w:webHidden/>
              </w:rPr>
              <w:t>12</w:t>
            </w:r>
            <w:r w:rsidR="006A1855">
              <w:rPr>
                <w:noProof/>
                <w:webHidden/>
              </w:rPr>
              <w:fldChar w:fldCharType="end"/>
            </w:r>
          </w:hyperlink>
        </w:p>
        <w:p w14:paraId="0B56877A" w14:textId="2E1E88B1" w:rsidR="006A1855" w:rsidRDefault="00CD0C63">
          <w:pPr>
            <w:pStyle w:val="TOC3"/>
            <w:tabs>
              <w:tab w:val="left" w:pos="880"/>
              <w:tab w:val="right" w:leader="dot" w:pos="9350"/>
            </w:tabs>
            <w:rPr>
              <w:rFonts w:cstheme="minorBidi"/>
              <w:noProof/>
              <w:lang w:val="en-ID" w:eastAsia="en-ID"/>
            </w:rPr>
          </w:pPr>
          <w:hyperlink w:anchor="_Toc105096020" w:history="1">
            <w:r w:rsidR="006A1855" w:rsidRPr="00F90D96">
              <w:rPr>
                <w:rStyle w:val="Hyperlink"/>
                <w:rFonts w:ascii="Calibri Light" w:hAnsi="Calibri Light"/>
                <w:b/>
                <w:bCs/>
                <w:noProof/>
                <w:lang w:val="en-US"/>
              </w:rPr>
              <w:t>2.</w:t>
            </w:r>
            <w:r w:rsidR="006A1855">
              <w:rPr>
                <w:rFonts w:cstheme="minorBidi"/>
                <w:noProof/>
                <w:lang w:val="en-ID" w:eastAsia="en-ID"/>
              </w:rPr>
              <w:tab/>
            </w:r>
            <w:r w:rsidR="006A1855" w:rsidRPr="00F90D96">
              <w:rPr>
                <w:rStyle w:val="Hyperlink"/>
                <w:b/>
                <w:bCs/>
                <w:noProof/>
                <w:lang w:val="en-US"/>
              </w:rPr>
              <w:t>Quản lý</w:t>
            </w:r>
            <w:r w:rsidR="006A1855">
              <w:rPr>
                <w:noProof/>
                <w:webHidden/>
              </w:rPr>
              <w:tab/>
            </w:r>
            <w:r w:rsidR="006A1855">
              <w:rPr>
                <w:noProof/>
                <w:webHidden/>
              </w:rPr>
              <w:fldChar w:fldCharType="begin"/>
            </w:r>
            <w:r w:rsidR="006A1855">
              <w:rPr>
                <w:noProof/>
                <w:webHidden/>
              </w:rPr>
              <w:instrText xml:space="preserve"> PAGEREF _Toc105096020 \h </w:instrText>
            </w:r>
            <w:r w:rsidR="006A1855">
              <w:rPr>
                <w:noProof/>
                <w:webHidden/>
              </w:rPr>
            </w:r>
            <w:r w:rsidR="006A1855">
              <w:rPr>
                <w:noProof/>
                <w:webHidden/>
              </w:rPr>
              <w:fldChar w:fldCharType="separate"/>
            </w:r>
            <w:r w:rsidR="006A1855">
              <w:rPr>
                <w:noProof/>
                <w:webHidden/>
              </w:rPr>
              <w:t>15</w:t>
            </w:r>
            <w:r w:rsidR="006A1855">
              <w:rPr>
                <w:noProof/>
                <w:webHidden/>
              </w:rPr>
              <w:fldChar w:fldCharType="end"/>
            </w:r>
          </w:hyperlink>
        </w:p>
        <w:p w14:paraId="1197FF28" w14:textId="1984F588" w:rsidR="006A1855" w:rsidRDefault="00CD0C63">
          <w:pPr>
            <w:pStyle w:val="TOC3"/>
            <w:tabs>
              <w:tab w:val="left" w:pos="880"/>
              <w:tab w:val="right" w:leader="dot" w:pos="9350"/>
            </w:tabs>
            <w:rPr>
              <w:rFonts w:cstheme="minorBidi"/>
              <w:noProof/>
              <w:lang w:val="en-ID" w:eastAsia="en-ID"/>
            </w:rPr>
          </w:pPr>
          <w:hyperlink w:anchor="_Toc105096021" w:history="1">
            <w:r w:rsidR="006A1855" w:rsidRPr="00F90D96">
              <w:rPr>
                <w:rStyle w:val="Hyperlink"/>
                <w:rFonts w:ascii="Calibri Light" w:hAnsi="Calibri Light"/>
                <w:b/>
                <w:bCs/>
                <w:noProof/>
                <w:lang w:val="en-US"/>
              </w:rPr>
              <w:t>3.</w:t>
            </w:r>
            <w:r w:rsidR="006A1855">
              <w:rPr>
                <w:rFonts w:cstheme="minorBidi"/>
                <w:noProof/>
                <w:lang w:val="en-ID" w:eastAsia="en-ID"/>
              </w:rPr>
              <w:tab/>
            </w:r>
            <w:r w:rsidR="006A1855" w:rsidRPr="00F90D96">
              <w:rPr>
                <w:rStyle w:val="Hyperlink"/>
                <w:b/>
                <w:bCs/>
                <w:noProof/>
                <w:lang w:val="en-US"/>
              </w:rPr>
              <w:t>Nhân viên pha chế</w:t>
            </w:r>
            <w:r w:rsidR="006A1855">
              <w:rPr>
                <w:noProof/>
                <w:webHidden/>
              </w:rPr>
              <w:tab/>
            </w:r>
            <w:r w:rsidR="006A1855">
              <w:rPr>
                <w:noProof/>
                <w:webHidden/>
              </w:rPr>
              <w:fldChar w:fldCharType="begin"/>
            </w:r>
            <w:r w:rsidR="006A1855">
              <w:rPr>
                <w:noProof/>
                <w:webHidden/>
              </w:rPr>
              <w:instrText xml:space="preserve"> PAGEREF _Toc105096021 \h </w:instrText>
            </w:r>
            <w:r w:rsidR="006A1855">
              <w:rPr>
                <w:noProof/>
                <w:webHidden/>
              </w:rPr>
            </w:r>
            <w:r w:rsidR="006A1855">
              <w:rPr>
                <w:noProof/>
                <w:webHidden/>
              </w:rPr>
              <w:fldChar w:fldCharType="separate"/>
            </w:r>
            <w:r w:rsidR="006A1855">
              <w:rPr>
                <w:noProof/>
                <w:webHidden/>
              </w:rPr>
              <w:t>18</w:t>
            </w:r>
            <w:r w:rsidR="006A1855">
              <w:rPr>
                <w:noProof/>
                <w:webHidden/>
              </w:rPr>
              <w:fldChar w:fldCharType="end"/>
            </w:r>
          </w:hyperlink>
        </w:p>
        <w:p w14:paraId="0F245EFA" w14:textId="67F95F40" w:rsidR="006A1855" w:rsidRDefault="00CD0C63">
          <w:pPr>
            <w:pStyle w:val="TOC3"/>
            <w:tabs>
              <w:tab w:val="left" w:pos="880"/>
              <w:tab w:val="right" w:leader="dot" w:pos="9350"/>
            </w:tabs>
            <w:rPr>
              <w:rFonts w:cstheme="minorBidi"/>
              <w:noProof/>
              <w:lang w:val="en-ID" w:eastAsia="en-ID"/>
            </w:rPr>
          </w:pPr>
          <w:hyperlink w:anchor="_Toc105096022" w:history="1">
            <w:r w:rsidR="006A1855" w:rsidRPr="00F90D96">
              <w:rPr>
                <w:rStyle w:val="Hyperlink"/>
                <w:rFonts w:ascii="Calibri Light" w:hAnsi="Calibri Light"/>
                <w:b/>
                <w:bCs/>
                <w:noProof/>
                <w:lang w:val="en-US"/>
              </w:rPr>
              <w:t>4.</w:t>
            </w:r>
            <w:r w:rsidR="006A1855">
              <w:rPr>
                <w:rFonts w:cstheme="minorBidi"/>
                <w:noProof/>
                <w:lang w:val="en-ID" w:eastAsia="en-ID"/>
              </w:rPr>
              <w:tab/>
            </w:r>
            <w:r w:rsidR="006A1855" w:rsidRPr="00F90D96">
              <w:rPr>
                <w:rStyle w:val="Hyperlink"/>
                <w:b/>
                <w:bCs/>
                <w:noProof/>
                <w:lang w:val="en-US"/>
              </w:rPr>
              <w:t>Nhân viên thu ngân</w:t>
            </w:r>
            <w:r w:rsidR="006A1855">
              <w:rPr>
                <w:noProof/>
                <w:webHidden/>
              </w:rPr>
              <w:tab/>
            </w:r>
            <w:r w:rsidR="006A1855">
              <w:rPr>
                <w:noProof/>
                <w:webHidden/>
              </w:rPr>
              <w:fldChar w:fldCharType="begin"/>
            </w:r>
            <w:r w:rsidR="006A1855">
              <w:rPr>
                <w:noProof/>
                <w:webHidden/>
              </w:rPr>
              <w:instrText xml:space="preserve"> PAGEREF _Toc105096022 \h </w:instrText>
            </w:r>
            <w:r w:rsidR="006A1855">
              <w:rPr>
                <w:noProof/>
                <w:webHidden/>
              </w:rPr>
            </w:r>
            <w:r w:rsidR="006A1855">
              <w:rPr>
                <w:noProof/>
                <w:webHidden/>
              </w:rPr>
              <w:fldChar w:fldCharType="separate"/>
            </w:r>
            <w:r w:rsidR="006A1855">
              <w:rPr>
                <w:noProof/>
                <w:webHidden/>
              </w:rPr>
              <w:t>21</w:t>
            </w:r>
            <w:r w:rsidR="006A1855">
              <w:rPr>
                <w:noProof/>
                <w:webHidden/>
              </w:rPr>
              <w:fldChar w:fldCharType="end"/>
            </w:r>
          </w:hyperlink>
        </w:p>
        <w:p w14:paraId="015C4E34" w14:textId="781AD04C" w:rsidR="006A1855" w:rsidRDefault="00CD0C63">
          <w:pPr>
            <w:pStyle w:val="TOC2"/>
            <w:tabs>
              <w:tab w:val="left" w:pos="660"/>
              <w:tab w:val="right" w:leader="dot" w:pos="9350"/>
            </w:tabs>
            <w:rPr>
              <w:rFonts w:cstheme="minorBidi"/>
              <w:noProof/>
              <w:lang w:val="en-ID" w:eastAsia="en-ID"/>
            </w:rPr>
          </w:pPr>
          <w:hyperlink w:anchor="_Toc105096023" w:history="1">
            <w:r w:rsidR="006A1855" w:rsidRPr="00F90D96">
              <w:rPr>
                <w:rStyle w:val="Hyperlink"/>
                <w:rFonts w:ascii="Calibri Light" w:hAnsi="Calibri Light"/>
                <w:b/>
                <w:bCs/>
                <w:noProof/>
              </w:rPr>
              <w:t>III.</w:t>
            </w:r>
            <w:r w:rsidR="006A1855">
              <w:rPr>
                <w:rFonts w:cstheme="minorBidi"/>
                <w:noProof/>
                <w:lang w:val="en-ID" w:eastAsia="en-ID"/>
              </w:rPr>
              <w:tab/>
            </w:r>
            <w:r w:rsidR="006A1855" w:rsidRPr="00F90D96">
              <w:rPr>
                <w:rStyle w:val="Hyperlink"/>
                <w:b/>
                <w:bCs/>
                <w:noProof/>
              </w:rPr>
              <w:t>Bảng Đặc Tả Use Case</w:t>
            </w:r>
            <w:r w:rsidR="006A1855">
              <w:rPr>
                <w:noProof/>
                <w:webHidden/>
              </w:rPr>
              <w:tab/>
            </w:r>
            <w:r w:rsidR="006A1855">
              <w:rPr>
                <w:noProof/>
                <w:webHidden/>
              </w:rPr>
              <w:fldChar w:fldCharType="begin"/>
            </w:r>
            <w:r w:rsidR="006A1855">
              <w:rPr>
                <w:noProof/>
                <w:webHidden/>
              </w:rPr>
              <w:instrText xml:space="preserve"> PAGEREF _Toc105096023 \h </w:instrText>
            </w:r>
            <w:r w:rsidR="006A1855">
              <w:rPr>
                <w:noProof/>
                <w:webHidden/>
              </w:rPr>
            </w:r>
            <w:r w:rsidR="006A1855">
              <w:rPr>
                <w:noProof/>
                <w:webHidden/>
              </w:rPr>
              <w:fldChar w:fldCharType="separate"/>
            </w:r>
            <w:r w:rsidR="006A1855">
              <w:rPr>
                <w:noProof/>
                <w:webHidden/>
              </w:rPr>
              <w:t>23</w:t>
            </w:r>
            <w:r w:rsidR="006A1855">
              <w:rPr>
                <w:noProof/>
                <w:webHidden/>
              </w:rPr>
              <w:fldChar w:fldCharType="end"/>
            </w:r>
          </w:hyperlink>
        </w:p>
        <w:p w14:paraId="4D30C8E7" w14:textId="34822E2F" w:rsidR="006A1855" w:rsidRDefault="00CD0C63">
          <w:pPr>
            <w:pStyle w:val="TOC2"/>
            <w:tabs>
              <w:tab w:val="left" w:pos="880"/>
              <w:tab w:val="right" w:leader="dot" w:pos="9350"/>
            </w:tabs>
            <w:rPr>
              <w:rFonts w:cstheme="minorBidi"/>
              <w:noProof/>
              <w:lang w:val="en-ID" w:eastAsia="en-ID"/>
            </w:rPr>
          </w:pPr>
          <w:hyperlink w:anchor="_Toc105096024" w:history="1">
            <w:r w:rsidR="006A1855" w:rsidRPr="00F90D96">
              <w:rPr>
                <w:rStyle w:val="Hyperlink"/>
                <w:rFonts w:ascii="Calibri Light" w:hAnsi="Calibri Light"/>
                <w:b/>
                <w:bCs/>
                <w:noProof/>
              </w:rPr>
              <w:t>IV.</w:t>
            </w:r>
            <w:r w:rsidR="006A1855">
              <w:rPr>
                <w:rFonts w:cstheme="minorBidi"/>
                <w:noProof/>
                <w:lang w:val="en-ID" w:eastAsia="en-ID"/>
              </w:rPr>
              <w:tab/>
            </w:r>
            <w:r w:rsidR="006A1855" w:rsidRPr="00F90D96">
              <w:rPr>
                <w:rStyle w:val="Hyperlink"/>
                <w:b/>
                <w:bCs/>
                <w:noProof/>
              </w:rPr>
              <w:t>Sơ đồ Class</w:t>
            </w:r>
            <w:r w:rsidR="006A1855">
              <w:rPr>
                <w:noProof/>
                <w:webHidden/>
              </w:rPr>
              <w:tab/>
            </w:r>
            <w:r w:rsidR="006A1855">
              <w:rPr>
                <w:noProof/>
                <w:webHidden/>
              </w:rPr>
              <w:fldChar w:fldCharType="begin"/>
            </w:r>
            <w:r w:rsidR="006A1855">
              <w:rPr>
                <w:noProof/>
                <w:webHidden/>
              </w:rPr>
              <w:instrText xml:space="preserve"> PAGEREF _Toc105096024 \h </w:instrText>
            </w:r>
            <w:r w:rsidR="006A1855">
              <w:rPr>
                <w:noProof/>
                <w:webHidden/>
              </w:rPr>
            </w:r>
            <w:r w:rsidR="006A1855">
              <w:rPr>
                <w:noProof/>
                <w:webHidden/>
              </w:rPr>
              <w:fldChar w:fldCharType="separate"/>
            </w:r>
            <w:r w:rsidR="006A1855">
              <w:rPr>
                <w:noProof/>
                <w:webHidden/>
              </w:rPr>
              <w:t>32</w:t>
            </w:r>
            <w:r w:rsidR="006A1855">
              <w:rPr>
                <w:noProof/>
                <w:webHidden/>
              </w:rPr>
              <w:fldChar w:fldCharType="end"/>
            </w:r>
          </w:hyperlink>
        </w:p>
        <w:p w14:paraId="63981F9B" w14:textId="73F4F7D5" w:rsidR="006A1855" w:rsidRDefault="00CD0C63">
          <w:pPr>
            <w:pStyle w:val="TOC3"/>
            <w:tabs>
              <w:tab w:val="left" w:pos="880"/>
              <w:tab w:val="right" w:leader="dot" w:pos="9350"/>
            </w:tabs>
            <w:rPr>
              <w:rFonts w:cstheme="minorBidi"/>
              <w:noProof/>
              <w:lang w:val="en-ID" w:eastAsia="en-ID"/>
            </w:rPr>
          </w:pPr>
          <w:hyperlink w:anchor="_Toc105096025" w:history="1">
            <w:r w:rsidR="006A1855" w:rsidRPr="00F90D96">
              <w:rPr>
                <w:rStyle w:val="Hyperlink"/>
                <w:rFonts w:ascii="Calibri Light" w:hAnsi="Calibri Light"/>
                <w:b/>
                <w:bCs/>
                <w:noProof/>
              </w:rPr>
              <w:t>1.</w:t>
            </w:r>
            <w:r w:rsidR="006A1855">
              <w:rPr>
                <w:rFonts w:cstheme="minorBidi"/>
                <w:noProof/>
                <w:lang w:val="en-ID" w:eastAsia="en-ID"/>
              </w:rPr>
              <w:tab/>
            </w:r>
            <w:r w:rsidR="006A1855" w:rsidRPr="00F90D96">
              <w:rPr>
                <w:rStyle w:val="Hyperlink"/>
                <w:b/>
                <w:bCs/>
                <w:noProof/>
              </w:rPr>
              <w:t>Xác định các lớp ứng viên</w:t>
            </w:r>
            <w:r w:rsidR="006A1855">
              <w:rPr>
                <w:noProof/>
                <w:webHidden/>
              </w:rPr>
              <w:tab/>
            </w:r>
            <w:r w:rsidR="006A1855">
              <w:rPr>
                <w:noProof/>
                <w:webHidden/>
              </w:rPr>
              <w:fldChar w:fldCharType="begin"/>
            </w:r>
            <w:r w:rsidR="006A1855">
              <w:rPr>
                <w:noProof/>
                <w:webHidden/>
              </w:rPr>
              <w:instrText xml:space="preserve"> PAGEREF _Toc105096025 \h </w:instrText>
            </w:r>
            <w:r w:rsidR="006A1855">
              <w:rPr>
                <w:noProof/>
                <w:webHidden/>
              </w:rPr>
            </w:r>
            <w:r w:rsidR="006A1855">
              <w:rPr>
                <w:noProof/>
                <w:webHidden/>
              </w:rPr>
              <w:fldChar w:fldCharType="separate"/>
            </w:r>
            <w:r w:rsidR="006A1855">
              <w:rPr>
                <w:noProof/>
                <w:webHidden/>
              </w:rPr>
              <w:t>32</w:t>
            </w:r>
            <w:r w:rsidR="006A1855">
              <w:rPr>
                <w:noProof/>
                <w:webHidden/>
              </w:rPr>
              <w:fldChar w:fldCharType="end"/>
            </w:r>
          </w:hyperlink>
        </w:p>
        <w:p w14:paraId="5E0172DF" w14:textId="39BDCD23" w:rsidR="006A1855" w:rsidRDefault="00CD0C63">
          <w:pPr>
            <w:pStyle w:val="TOC3"/>
            <w:tabs>
              <w:tab w:val="left" w:pos="880"/>
              <w:tab w:val="right" w:leader="dot" w:pos="9350"/>
            </w:tabs>
            <w:rPr>
              <w:rFonts w:cstheme="minorBidi"/>
              <w:noProof/>
              <w:lang w:val="en-ID" w:eastAsia="en-ID"/>
            </w:rPr>
          </w:pPr>
          <w:hyperlink w:anchor="_Toc105096026" w:history="1">
            <w:r w:rsidR="006A1855" w:rsidRPr="00F90D96">
              <w:rPr>
                <w:rStyle w:val="Hyperlink"/>
                <w:rFonts w:ascii="Calibri Light" w:hAnsi="Calibri Light"/>
                <w:b/>
                <w:bCs/>
                <w:noProof/>
              </w:rPr>
              <w:t>2.</w:t>
            </w:r>
            <w:r w:rsidR="006A1855">
              <w:rPr>
                <w:rFonts w:cstheme="minorBidi"/>
                <w:noProof/>
                <w:lang w:val="en-ID" w:eastAsia="en-ID"/>
              </w:rPr>
              <w:tab/>
            </w:r>
            <w:r w:rsidR="006A1855" w:rsidRPr="00F90D96">
              <w:rPr>
                <w:rStyle w:val="Hyperlink"/>
                <w:b/>
                <w:bCs/>
                <w:noProof/>
              </w:rPr>
              <w:t>Lớp được chọn lọc</w:t>
            </w:r>
            <w:r w:rsidR="006A1855">
              <w:rPr>
                <w:noProof/>
                <w:webHidden/>
              </w:rPr>
              <w:tab/>
            </w:r>
            <w:r w:rsidR="006A1855">
              <w:rPr>
                <w:noProof/>
                <w:webHidden/>
              </w:rPr>
              <w:fldChar w:fldCharType="begin"/>
            </w:r>
            <w:r w:rsidR="006A1855">
              <w:rPr>
                <w:noProof/>
                <w:webHidden/>
              </w:rPr>
              <w:instrText xml:space="preserve"> PAGEREF _Toc105096026 \h </w:instrText>
            </w:r>
            <w:r w:rsidR="006A1855">
              <w:rPr>
                <w:noProof/>
                <w:webHidden/>
              </w:rPr>
            </w:r>
            <w:r w:rsidR="006A1855">
              <w:rPr>
                <w:noProof/>
                <w:webHidden/>
              </w:rPr>
              <w:fldChar w:fldCharType="separate"/>
            </w:r>
            <w:r w:rsidR="006A1855">
              <w:rPr>
                <w:noProof/>
                <w:webHidden/>
              </w:rPr>
              <w:t>32</w:t>
            </w:r>
            <w:r w:rsidR="006A1855">
              <w:rPr>
                <w:noProof/>
                <w:webHidden/>
              </w:rPr>
              <w:fldChar w:fldCharType="end"/>
            </w:r>
          </w:hyperlink>
        </w:p>
        <w:p w14:paraId="78A0AE9F" w14:textId="329613C9" w:rsidR="006A1855" w:rsidRDefault="00CD0C63">
          <w:pPr>
            <w:pStyle w:val="TOC3"/>
            <w:tabs>
              <w:tab w:val="left" w:pos="880"/>
              <w:tab w:val="right" w:leader="dot" w:pos="9350"/>
            </w:tabs>
            <w:rPr>
              <w:rFonts w:cstheme="minorBidi"/>
              <w:noProof/>
              <w:lang w:val="en-ID" w:eastAsia="en-ID"/>
            </w:rPr>
          </w:pPr>
          <w:hyperlink w:anchor="_Toc105096027" w:history="1">
            <w:r w:rsidR="006A1855" w:rsidRPr="00F90D96">
              <w:rPr>
                <w:rStyle w:val="Hyperlink"/>
                <w:rFonts w:ascii="Calibri Light" w:hAnsi="Calibri Light"/>
                <w:b/>
                <w:bCs/>
                <w:noProof/>
              </w:rPr>
              <w:t>3.</w:t>
            </w:r>
            <w:r w:rsidR="006A1855">
              <w:rPr>
                <w:rFonts w:cstheme="minorBidi"/>
                <w:noProof/>
                <w:lang w:val="en-ID" w:eastAsia="en-ID"/>
              </w:rPr>
              <w:tab/>
            </w:r>
            <w:r w:rsidR="006A1855" w:rsidRPr="00F90D96">
              <w:rPr>
                <w:rStyle w:val="Hyperlink"/>
                <w:b/>
                <w:bCs/>
                <w:noProof/>
              </w:rPr>
              <w:t>Xác định mối quan hệ</w:t>
            </w:r>
            <w:r w:rsidR="006A1855">
              <w:rPr>
                <w:noProof/>
                <w:webHidden/>
              </w:rPr>
              <w:tab/>
            </w:r>
            <w:r w:rsidR="006A1855">
              <w:rPr>
                <w:noProof/>
                <w:webHidden/>
              </w:rPr>
              <w:fldChar w:fldCharType="begin"/>
            </w:r>
            <w:r w:rsidR="006A1855">
              <w:rPr>
                <w:noProof/>
                <w:webHidden/>
              </w:rPr>
              <w:instrText xml:space="preserve"> PAGEREF _Toc105096027 \h </w:instrText>
            </w:r>
            <w:r w:rsidR="006A1855">
              <w:rPr>
                <w:noProof/>
                <w:webHidden/>
              </w:rPr>
            </w:r>
            <w:r w:rsidR="006A1855">
              <w:rPr>
                <w:noProof/>
                <w:webHidden/>
              </w:rPr>
              <w:fldChar w:fldCharType="separate"/>
            </w:r>
            <w:r w:rsidR="006A1855">
              <w:rPr>
                <w:noProof/>
                <w:webHidden/>
              </w:rPr>
              <w:t>33</w:t>
            </w:r>
            <w:r w:rsidR="006A1855">
              <w:rPr>
                <w:noProof/>
                <w:webHidden/>
              </w:rPr>
              <w:fldChar w:fldCharType="end"/>
            </w:r>
          </w:hyperlink>
        </w:p>
        <w:p w14:paraId="47581341" w14:textId="293B1B2B" w:rsidR="006A1855" w:rsidRDefault="00CD0C63">
          <w:pPr>
            <w:pStyle w:val="TOC4"/>
            <w:tabs>
              <w:tab w:val="left" w:pos="1100"/>
              <w:tab w:val="right" w:leader="dot" w:pos="9350"/>
            </w:tabs>
            <w:rPr>
              <w:noProof/>
              <w:lang w:val="en-ID" w:eastAsia="en-ID"/>
            </w:rPr>
          </w:pPr>
          <w:hyperlink w:anchor="_Toc105096028" w:history="1">
            <w:r w:rsidR="006A1855" w:rsidRPr="00F90D96">
              <w:rPr>
                <w:rStyle w:val="Hyperlink"/>
                <w:rFonts w:ascii="Calibri Light" w:hAnsi="Calibri Light"/>
                <w:b/>
                <w:bCs/>
                <w:noProof/>
              </w:rPr>
              <w:t>a</w:t>
            </w:r>
            <w:r w:rsidR="006A1855">
              <w:rPr>
                <w:noProof/>
                <w:lang w:val="en-ID" w:eastAsia="en-ID"/>
              </w:rPr>
              <w:tab/>
            </w:r>
            <w:r w:rsidR="006A1855" w:rsidRPr="00F90D96">
              <w:rPr>
                <w:rStyle w:val="Hyperlink"/>
                <w:b/>
                <w:bCs/>
                <w:noProof/>
              </w:rPr>
              <w:t>Kế Thừa</w:t>
            </w:r>
            <w:r w:rsidR="006A1855">
              <w:rPr>
                <w:noProof/>
                <w:webHidden/>
              </w:rPr>
              <w:tab/>
            </w:r>
            <w:r w:rsidR="006A1855">
              <w:rPr>
                <w:noProof/>
                <w:webHidden/>
              </w:rPr>
              <w:fldChar w:fldCharType="begin"/>
            </w:r>
            <w:r w:rsidR="006A1855">
              <w:rPr>
                <w:noProof/>
                <w:webHidden/>
              </w:rPr>
              <w:instrText xml:space="preserve"> PAGEREF _Toc105096028 \h </w:instrText>
            </w:r>
            <w:r w:rsidR="006A1855">
              <w:rPr>
                <w:noProof/>
                <w:webHidden/>
              </w:rPr>
            </w:r>
            <w:r w:rsidR="006A1855">
              <w:rPr>
                <w:noProof/>
                <w:webHidden/>
              </w:rPr>
              <w:fldChar w:fldCharType="separate"/>
            </w:r>
            <w:r w:rsidR="006A1855">
              <w:rPr>
                <w:noProof/>
                <w:webHidden/>
              </w:rPr>
              <w:t>33</w:t>
            </w:r>
            <w:r w:rsidR="006A1855">
              <w:rPr>
                <w:noProof/>
                <w:webHidden/>
              </w:rPr>
              <w:fldChar w:fldCharType="end"/>
            </w:r>
          </w:hyperlink>
        </w:p>
        <w:p w14:paraId="18E78A72" w14:textId="5C6356A6" w:rsidR="006A1855" w:rsidRDefault="00CD0C63">
          <w:pPr>
            <w:pStyle w:val="TOC3"/>
            <w:tabs>
              <w:tab w:val="left" w:pos="880"/>
              <w:tab w:val="right" w:leader="dot" w:pos="9350"/>
            </w:tabs>
            <w:rPr>
              <w:rFonts w:cstheme="minorBidi"/>
              <w:noProof/>
              <w:lang w:val="en-ID" w:eastAsia="en-ID"/>
            </w:rPr>
          </w:pPr>
          <w:hyperlink w:anchor="_Toc105096029" w:history="1">
            <w:r w:rsidR="006A1855" w:rsidRPr="00F90D96">
              <w:rPr>
                <w:rStyle w:val="Hyperlink"/>
                <w:rFonts w:ascii="Calibri Light" w:hAnsi="Calibri Light"/>
                <w:b/>
                <w:bCs/>
                <w:noProof/>
              </w:rPr>
              <w:t>4.</w:t>
            </w:r>
            <w:r w:rsidR="006A1855">
              <w:rPr>
                <w:rFonts w:cstheme="minorBidi"/>
                <w:noProof/>
                <w:lang w:val="en-ID" w:eastAsia="en-ID"/>
              </w:rPr>
              <w:tab/>
            </w:r>
            <w:r w:rsidR="006A1855" w:rsidRPr="00F90D96">
              <w:rPr>
                <w:rStyle w:val="Hyperlink"/>
                <w:b/>
                <w:bCs/>
                <w:noProof/>
              </w:rPr>
              <w:t>Đặc Tả Chi Tiết Các Lớp</w:t>
            </w:r>
            <w:r w:rsidR="006A1855">
              <w:rPr>
                <w:noProof/>
                <w:webHidden/>
              </w:rPr>
              <w:tab/>
            </w:r>
            <w:r w:rsidR="006A1855">
              <w:rPr>
                <w:noProof/>
                <w:webHidden/>
              </w:rPr>
              <w:fldChar w:fldCharType="begin"/>
            </w:r>
            <w:r w:rsidR="006A1855">
              <w:rPr>
                <w:noProof/>
                <w:webHidden/>
              </w:rPr>
              <w:instrText xml:space="preserve"> PAGEREF _Toc105096029 \h </w:instrText>
            </w:r>
            <w:r w:rsidR="006A1855">
              <w:rPr>
                <w:noProof/>
                <w:webHidden/>
              </w:rPr>
            </w:r>
            <w:r w:rsidR="006A1855">
              <w:rPr>
                <w:noProof/>
                <w:webHidden/>
              </w:rPr>
              <w:fldChar w:fldCharType="separate"/>
            </w:r>
            <w:r w:rsidR="006A1855">
              <w:rPr>
                <w:noProof/>
                <w:webHidden/>
              </w:rPr>
              <w:t>37</w:t>
            </w:r>
            <w:r w:rsidR="006A1855">
              <w:rPr>
                <w:noProof/>
                <w:webHidden/>
              </w:rPr>
              <w:fldChar w:fldCharType="end"/>
            </w:r>
          </w:hyperlink>
        </w:p>
        <w:p w14:paraId="05B6E520" w14:textId="21F17666" w:rsidR="006A1855" w:rsidRDefault="00CD0C63">
          <w:pPr>
            <w:pStyle w:val="TOC4"/>
            <w:tabs>
              <w:tab w:val="left" w:pos="1100"/>
              <w:tab w:val="right" w:leader="dot" w:pos="9350"/>
            </w:tabs>
            <w:rPr>
              <w:noProof/>
              <w:lang w:val="en-ID" w:eastAsia="en-ID"/>
            </w:rPr>
          </w:pPr>
          <w:hyperlink w:anchor="_Toc105096030" w:history="1">
            <w:r w:rsidR="006A1855" w:rsidRPr="00F90D96">
              <w:rPr>
                <w:rStyle w:val="Hyperlink"/>
                <w:rFonts w:ascii="Calibri Light" w:hAnsi="Calibri Light"/>
                <w:b/>
                <w:bCs/>
                <w:noProof/>
              </w:rPr>
              <w:t>a</w:t>
            </w:r>
            <w:r w:rsidR="006A1855">
              <w:rPr>
                <w:noProof/>
                <w:lang w:val="en-ID" w:eastAsia="en-ID"/>
              </w:rPr>
              <w:tab/>
            </w:r>
            <w:r w:rsidR="006A1855" w:rsidRPr="00F90D96">
              <w:rPr>
                <w:rStyle w:val="Hyperlink"/>
                <w:b/>
                <w:bCs/>
                <w:noProof/>
              </w:rPr>
              <w:t>Chủ Quán</w:t>
            </w:r>
            <w:r w:rsidR="006A1855">
              <w:rPr>
                <w:noProof/>
                <w:webHidden/>
              </w:rPr>
              <w:tab/>
            </w:r>
            <w:r w:rsidR="006A1855">
              <w:rPr>
                <w:noProof/>
                <w:webHidden/>
              </w:rPr>
              <w:fldChar w:fldCharType="begin"/>
            </w:r>
            <w:r w:rsidR="006A1855">
              <w:rPr>
                <w:noProof/>
                <w:webHidden/>
              </w:rPr>
              <w:instrText xml:space="preserve"> PAGEREF _Toc105096030 \h </w:instrText>
            </w:r>
            <w:r w:rsidR="006A1855">
              <w:rPr>
                <w:noProof/>
                <w:webHidden/>
              </w:rPr>
            </w:r>
            <w:r w:rsidR="006A1855">
              <w:rPr>
                <w:noProof/>
                <w:webHidden/>
              </w:rPr>
              <w:fldChar w:fldCharType="separate"/>
            </w:r>
            <w:r w:rsidR="006A1855">
              <w:rPr>
                <w:noProof/>
                <w:webHidden/>
              </w:rPr>
              <w:t>37</w:t>
            </w:r>
            <w:r w:rsidR="006A1855">
              <w:rPr>
                <w:noProof/>
                <w:webHidden/>
              </w:rPr>
              <w:fldChar w:fldCharType="end"/>
            </w:r>
          </w:hyperlink>
        </w:p>
        <w:p w14:paraId="5480A875" w14:textId="6267BDBE" w:rsidR="006A1855" w:rsidRDefault="00CD0C63">
          <w:pPr>
            <w:pStyle w:val="TOC4"/>
            <w:tabs>
              <w:tab w:val="left" w:pos="1100"/>
              <w:tab w:val="right" w:leader="dot" w:pos="9350"/>
            </w:tabs>
            <w:rPr>
              <w:noProof/>
              <w:lang w:val="en-ID" w:eastAsia="en-ID"/>
            </w:rPr>
          </w:pPr>
          <w:hyperlink w:anchor="_Toc105096031" w:history="1">
            <w:r w:rsidR="006A1855" w:rsidRPr="00F90D96">
              <w:rPr>
                <w:rStyle w:val="Hyperlink"/>
                <w:rFonts w:ascii="Calibri Light" w:hAnsi="Calibri Light"/>
                <w:b/>
                <w:bCs/>
                <w:noProof/>
              </w:rPr>
              <w:t>b</w:t>
            </w:r>
            <w:r w:rsidR="006A1855">
              <w:rPr>
                <w:noProof/>
                <w:lang w:val="en-ID" w:eastAsia="en-ID"/>
              </w:rPr>
              <w:tab/>
            </w:r>
            <w:r w:rsidR="006A1855" w:rsidRPr="00F90D96">
              <w:rPr>
                <w:rStyle w:val="Hyperlink"/>
                <w:b/>
                <w:bCs/>
                <w:noProof/>
              </w:rPr>
              <w:t>Nhân Viên</w:t>
            </w:r>
            <w:r w:rsidR="006A1855">
              <w:rPr>
                <w:noProof/>
                <w:webHidden/>
              </w:rPr>
              <w:tab/>
            </w:r>
            <w:r w:rsidR="006A1855">
              <w:rPr>
                <w:noProof/>
                <w:webHidden/>
              </w:rPr>
              <w:fldChar w:fldCharType="begin"/>
            </w:r>
            <w:r w:rsidR="006A1855">
              <w:rPr>
                <w:noProof/>
                <w:webHidden/>
              </w:rPr>
              <w:instrText xml:space="preserve"> PAGEREF _Toc105096031 \h </w:instrText>
            </w:r>
            <w:r w:rsidR="006A1855">
              <w:rPr>
                <w:noProof/>
                <w:webHidden/>
              </w:rPr>
            </w:r>
            <w:r w:rsidR="006A1855">
              <w:rPr>
                <w:noProof/>
                <w:webHidden/>
              </w:rPr>
              <w:fldChar w:fldCharType="separate"/>
            </w:r>
            <w:r w:rsidR="006A1855">
              <w:rPr>
                <w:noProof/>
                <w:webHidden/>
              </w:rPr>
              <w:t>38</w:t>
            </w:r>
            <w:r w:rsidR="006A1855">
              <w:rPr>
                <w:noProof/>
                <w:webHidden/>
              </w:rPr>
              <w:fldChar w:fldCharType="end"/>
            </w:r>
          </w:hyperlink>
        </w:p>
        <w:p w14:paraId="66CB744E" w14:textId="0F026124" w:rsidR="006A1855" w:rsidRDefault="00CD0C63">
          <w:pPr>
            <w:pStyle w:val="TOC4"/>
            <w:tabs>
              <w:tab w:val="left" w:pos="1100"/>
              <w:tab w:val="right" w:leader="dot" w:pos="9350"/>
            </w:tabs>
            <w:rPr>
              <w:noProof/>
              <w:lang w:val="en-ID" w:eastAsia="en-ID"/>
            </w:rPr>
          </w:pPr>
          <w:hyperlink w:anchor="_Toc105096032" w:history="1">
            <w:r w:rsidR="006A1855" w:rsidRPr="00F90D96">
              <w:rPr>
                <w:rStyle w:val="Hyperlink"/>
                <w:rFonts w:ascii="Calibri Light" w:hAnsi="Calibri Light"/>
                <w:b/>
                <w:bCs/>
                <w:noProof/>
              </w:rPr>
              <w:t>c</w:t>
            </w:r>
            <w:r w:rsidR="006A1855">
              <w:rPr>
                <w:noProof/>
                <w:lang w:val="en-ID" w:eastAsia="en-ID"/>
              </w:rPr>
              <w:tab/>
            </w:r>
            <w:r w:rsidR="006A1855" w:rsidRPr="00F90D96">
              <w:rPr>
                <w:rStyle w:val="Hyperlink"/>
                <w:b/>
                <w:bCs/>
                <w:noProof/>
              </w:rPr>
              <w:t>Quản Lý</w:t>
            </w:r>
            <w:r w:rsidR="006A1855">
              <w:rPr>
                <w:noProof/>
                <w:webHidden/>
              </w:rPr>
              <w:tab/>
            </w:r>
            <w:r w:rsidR="006A1855">
              <w:rPr>
                <w:noProof/>
                <w:webHidden/>
              </w:rPr>
              <w:fldChar w:fldCharType="begin"/>
            </w:r>
            <w:r w:rsidR="006A1855">
              <w:rPr>
                <w:noProof/>
                <w:webHidden/>
              </w:rPr>
              <w:instrText xml:space="preserve"> PAGEREF _Toc105096032 \h </w:instrText>
            </w:r>
            <w:r w:rsidR="006A1855">
              <w:rPr>
                <w:noProof/>
                <w:webHidden/>
              </w:rPr>
            </w:r>
            <w:r w:rsidR="006A1855">
              <w:rPr>
                <w:noProof/>
                <w:webHidden/>
              </w:rPr>
              <w:fldChar w:fldCharType="separate"/>
            </w:r>
            <w:r w:rsidR="006A1855">
              <w:rPr>
                <w:noProof/>
                <w:webHidden/>
              </w:rPr>
              <w:t>38</w:t>
            </w:r>
            <w:r w:rsidR="006A1855">
              <w:rPr>
                <w:noProof/>
                <w:webHidden/>
              </w:rPr>
              <w:fldChar w:fldCharType="end"/>
            </w:r>
          </w:hyperlink>
        </w:p>
        <w:p w14:paraId="2639D271" w14:textId="389A7640" w:rsidR="006A1855" w:rsidRDefault="00CD0C63">
          <w:pPr>
            <w:pStyle w:val="TOC4"/>
            <w:tabs>
              <w:tab w:val="left" w:pos="1100"/>
              <w:tab w:val="right" w:leader="dot" w:pos="9350"/>
            </w:tabs>
            <w:rPr>
              <w:noProof/>
              <w:lang w:val="en-ID" w:eastAsia="en-ID"/>
            </w:rPr>
          </w:pPr>
          <w:hyperlink w:anchor="_Toc105096033" w:history="1">
            <w:r w:rsidR="006A1855" w:rsidRPr="00F90D96">
              <w:rPr>
                <w:rStyle w:val="Hyperlink"/>
                <w:rFonts w:ascii="Calibri Light" w:hAnsi="Calibri Light"/>
                <w:b/>
                <w:bCs/>
                <w:noProof/>
              </w:rPr>
              <w:t>d</w:t>
            </w:r>
            <w:r w:rsidR="006A1855">
              <w:rPr>
                <w:noProof/>
                <w:lang w:val="en-ID" w:eastAsia="en-ID"/>
              </w:rPr>
              <w:tab/>
            </w:r>
            <w:r w:rsidR="006A1855" w:rsidRPr="00F90D96">
              <w:rPr>
                <w:rStyle w:val="Hyperlink"/>
                <w:b/>
                <w:bCs/>
                <w:noProof/>
              </w:rPr>
              <w:t>Nhân Viên Bán Hàng</w:t>
            </w:r>
            <w:r w:rsidR="006A1855">
              <w:rPr>
                <w:noProof/>
                <w:webHidden/>
              </w:rPr>
              <w:tab/>
            </w:r>
            <w:r w:rsidR="006A1855">
              <w:rPr>
                <w:noProof/>
                <w:webHidden/>
              </w:rPr>
              <w:fldChar w:fldCharType="begin"/>
            </w:r>
            <w:r w:rsidR="006A1855">
              <w:rPr>
                <w:noProof/>
                <w:webHidden/>
              </w:rPr>
              <w:instrText xml:space="preserve"> PAGEREF _Toc105096033 \h </w:instrText>
            </w:r>
            <w:r w:rsidR="006A1855">
              <w:rPr>
                <w:noProof/>
                <w:webHidden/>
              </w:rPr>
            </w:r>
            <w:r w:rsidR="006A1855">
              <w:rPr>
                <w:noProof/>
                <w:webHidden/>
              </w:rPr>
              <w:fldChar w:fldCharType="separate"/>
            </w:r>
            <w:r w:rsidR="006A1855">
              <w:rPr>
                <w:noProof/>
                <w:webHidden/>
              </w:rPr>
              <w:t>39</w:t>
            </w:r>
            <w:r w:rsidR="006A1855">
              <w:rPr>
                <w:noProof/>
                <w:webHidden/>
              </w:rPr>
              <w:fldChar w:fldCharType="end"/>
            </w:r>
          </w:hyperlink>
        </w:p>
        <w:p w14:paraId="134B076E" w14:textId="76A448DF" w:rsidR="006A1855" w:rsidRDefault="00CD0C63">
          <w:pPr>
            <w:pStyle w:val="TOC4"/>
            <w:tabs>
              <w:tab w:val="left" w:pos="1100"/>
              <w:tab w:val="right" w:leader="dot" w:pos="9350"/>
            </w:tabs>
            <w:rPr>
              <w:noProof/>
              <w:lang w:val="en-ID" w:eastAsia="en-ID"/>
            </w:rPr>
          </w:pPr>
          <w:hyperlink w:anchor="_Toc105096034" w:history="1">
            <w:r w:rsidR="006A1855" w:rsidRPr="00F90D96">
              <w:rPr>
                <w:rStyle w:val="Hyperlink"/>
                <w:rFonts w:ascii="Calibri Light" w:hAnsi="Calibri Light"/>
                <w:b/>
                <w:bCs/>
                <w:noProof/>
              </w:rPr>
              <w:t>e</w:t>
            </w:r>
            <w:r w:rsidR="006A1855">
              <w:rPr>
                <w:noProof/>
                <w:lang w:val="en-ID" w:eastAsia="en-ID"/>
              </w:rPr>
              <w:tab/>
            </w:r>
            <w:r w:rsidR="006A1855" w:rsidRPr="00F90D96">
              <w:rPr>
                <w:rStyle w:val="Hyperlink"/>
                <w:b/>
                <w:bCs/>
                <w:noProof/>
              </w:rPr>
              <w:t>Nhân Viên Pha Chế</w:t>
            </w:r>
            <w:r w:rsidR="006A1855">
              <w:rPr>
                <w:noProof/>
                <w:webHidden/>
              </w:rPr>
              <w:tab/>
            </w:r>
            <w:r w:rsidR="006A1855">
              <w:rPr>
                <w:noProof/>
                <w:webHidden/>
              </w:rPr>
              <w:fldChar w:fldCharType="begin"/>
            </w:r>
            <w:r w:rsidR="006A1855">
              <w:rPr>
                <w:noProof/>
                <w:webHidden/>
              </w:rPr>
              <w:instrText xml:space="preserve"> PAGEREF _Toc105096034 \h </w:instrText>
            </w:r>
            <w:r w:rsidR="006A1855">
              <w:rPr>
                <w:noProof/>
                <w:webHidden/>
              </w:rPr>
            </w:r>
            <w:r w:rsidR="006A1855">
              <w:rPr>
                <w:noProof/>
                <w:webHidden/>
              </w:rPr>
              <w:fldChar w:fldCharType="separate"/>
            </w:r>
            <w:r w:rsidR="006A1855">
              <w:rPr>
                <w:noProof/>
                <w:webHidden/>
              </w:rPr>
              <w:t>39</w:t>
            </w:r>
            <w:r w:rsidR="006A1855">
              <w:rPr>
                <w:noProof/>
                <w:webHidden/>
              </w:rPr>
              <w:fldChar w:fldCharType="end"/>
            </w:r>
          </w:hyperlink>
        </w:p>
        <w:p w14:paraId="4068BA4A" w14:textId="301AEC14" w:rsidR="006A1855" w:rsidRDefault="00CD0C63">
          <w:pPr>
            <w:pStyle w:val="TOC4"/>
            <w:tabs>
              <w:tab w:val="left" w:pos="1100"/>
              <w:tab w:val="right" w:leader="dot" w:pos="9350"/>
            </w:tabs>
            <w:rPr>
              <w:noProof/>
              <w:lang w:val="en-ID" w:eastAsia="en-ID"/>
            </w:rPr>
          </w:pPr>
          <w:hyperlink w:anchor="_Toc105096035" w:history="1">
            <w:r w:rsidR="006A1855" w:rsidRPr="00F90D96">
              <w:rPr>
                <w:rStyle w:val="Hyperlink"/>
                <w:rFonts w:ascii="Calibri Light" w:hAnsi="Calibri Light"/>
                <w:b/>
                <w:bCs/>
                <w:noProof/>
              </w:rPr>
              <w:t>f</w:t>
            </w:r>
            <w:r w:rsidR="006A1855">
              <w:rPr>
                <w:noProof/>
                <w:lang w:val="en-ID" w:eastAsia="en-ID"/>
              </w:rPr>
              <w:tab/>
            </w:r>
            <w:r w:rsidR="006A1855" w:rsidRPr="00F90D96">
              <w:rPr>
                <w:rStyle w:val="Hyperlink"/>
                <w:b/>
                <w:bCs/>
                <w:noProof/>
              </w:rPr>
              <w:t>Hóa Đơn</w:t>
            </w:r>
            <w:r w:rsidR="006A1855">
              <w:rPr>
                <w:noProof/>
                <w:webHidden/>
              </w:rPr>
              <w:tab/>
            </w:r>
            <w:r w:rsidR="006A1855">
              <w:rPr>
                <w:noProof/>
                <w:webHidden/>
              </w:rPr>
              <w:fldChar w:fldCharType="begin"/>
            </w:r>
            <w:r w:rsidR="006A1855">
              <w:rPr>
                <w:noProof/>
                <w:webHidden/>
              </w:rPr>
              <w:instrText xml:space="preserve"> PAGEREF _Toc105096035 \h </w:instrText>
            </w:r>
            <w:r w:rsidR="006A1855">
              <w:rPr>
                <w:noProof/>
                <w:webHidden/>
              </w:rPr>
            </w:r>
            <w:r w:rsidR="006A1855">
              <w:rPr>
                <w:noProof/>
                <w:webHidden/>
              </w:rPr>
              <w:fldChar w:fldCharType="separate"/>
            </w:r>
            <w:r w:rsidR="006A1855">
              <w:rPr>
                <w:noProof/>
                <w:webHidden/>
              </w:rPr>
              <w:t>39</w:t>
            </w:r>
            <w:r w:rsidR="006A1855">
              <w:rPr>
                <w:noProof/>
                <w:webHidden/>
              </w:rPr>
              <w:fldChar w:fldCharType="end"/>
            </w:r>
          </w:hyperlink>
        </w:p>
        <w:p w14:paraId="0CBF6C9F" w14:textId="529036C5" w:rsidR="006A1855" w:rsidRDefault="00CD0C63">
          <w:pPr>
            <w:pStyle w:val="TOC4"/>
            <w:tabs>
              <w:tab w:val="left" w:pos="1100"/>
              <w:tab w:val="right" w:leader="dot" w:pos="9350"/>
            </w:tabs>
            <w:rPr>
              <w:noProof/>
              <w:lang w:val="en-ID" w:eastAsia="en-ID"/>
            </w:rPr>
          </w:pPr>
          <w:hyperlink w:anchor="_Toc105096036" w:history="1">
            <w:r w:rsidR="006A1855" w:rsidRPr="00F90D96">
              <w:rPr>
                <w:rStyle w:val="Hyperlink"/>
                <w:rFonts w:ascii="Calibri Light" w:hAnsi="Calibri Light"/>
                <w:b/>
                <w:bCs/>
                <w:noProof/>
              </w:rPr>
              <w:t>g</w:t>
            </w:r>
            <w:r w:rsidR="006A1855">
              <w:rPr>
                <w:noProof/>
                <w:lang w:val="en-ID" w:eastAsia="en-ID"/>
              </w:rPr>
              <w:tab/>
            </w:r>
            <w:r w:rsidR="006A1855" w:rsidRPr="00F90D96">
              <w:rPr>
                <w:rStyle w:val="Hyperlink"/>
                <w:b/>
                <w:bCs/>
                <w:noProof/>
              </w:rPr>
              <w:t>Sản Phẩm</w:t>
            </w:r>
            <w:r w:rsidR="006A1855">
              <w:rPr>
                <w:noProof/>
                <w:webHidden/>
              </w:rPr>
              <w:tab/>
            </w:r>
            <w:r w:rsidR="006A1855">
              <w:rPr>
                <w:noProof/>
                <w:webHidden/>
              </w:rPr>
              <w:fldChar w:fldCharType="begin"/>
            </w:r>
            <w:r w:rsidR="006A1855">
              <w:rPr>
                <w:noProof/>
                <w:webHidden/>
              </w:rPr>
              <w:instrText xml:space="preserve"> PAGEREF _Toc105096036 \h </w:instrText>
            </w:r>
            <w:r w:rsidR="006A1855">
              <w:rPr>
                <w:noProof/>
                <w:webHidden/>
              </w:rPr>
            </w:r>
            <w:r w:rsidR="006A1855">
              <w:rPr>
                <w:noProof/>
                <w:webHidden/>
              </w:rPr>
              <w:fldChar w:fldCharType="separate"/>
            </w:r>
            <w:r w:rsidR="006A1855">
              <w:rPr>
                <w:noProof/>
                <w:webHidden/>
              </w:rPr>
              <w:t>40</w:t>
            </w:r>
            <w:r w:rsidR="006A1855">
              <w:rPr>
                <w:noProof/>
                <w:webHidden/>
              </w:rPr>
              <w:fldChar w:fldCharType="end"/>
            </w:r>
          </w:hyperlink>
        </w:p>
        <w:p w14:paraId="26B6CB08" w14:textId="0A08731C" w:rsidR="006A1855" w:rsidRDefault="00CD0C63">
          <w:pPr>
            <w:pStyle w:val="TOC4"/>
            <w:tabs>
              <w:tab w:val="left" w:pos="1100"/>
              <w:tab w:val="right" w:leader="dot" w:pos="9350"/>
            </w:tabs>
            <w:rPr>
              <w:noProof/>
              <w:lang w:val="en-ID" w:eastAsia="en-ID"/>
            </w:rPr>
          </w:pPr>
          <w:hyperlink w:anchor="_Toc105096037" w:history="1">
            <w:r w:rsidR="006A1855" w:rsidRPr="00F90D96">
              <w:rPr>
                <w:rStyle w:val="Hyperlink"/>
                <w:rFonts w:ascii="Calibri Light" w:hAnsi="Calibri Light"/>
                <w:b/>
                <w:bCs/>
                <w:noProof/>
              </w:rPr>
              <w:t>h</w:t>
            </w:r>
            <w:r w:rsidR="006A1855">
              <w:rPr>
                <w:noProof/>
                <w:lang w:val="en-ID" w:eastAsia="en-ID"/>
              </w:rPr>
              <w:tab/>
            </w:r>
            <w:r w:rsidR="006A1855" w:rsidRPr="00F90D96">
              <w:rPr>
                <w:rStyle w:val="Hyperlink"/>
                <w:b/>
                <w:bCs/>
                <w:noProof/>
              </w:rPr>
              <w:t>Kho Hàng</w:t>
            </w:r>
            <w:r w:rsidR="006A1855">
              <w:rPr>
                <w:noProof/>
                <w:webHidden/>
              </w:rPr>
              <w:tab/>
            </w:r>
            <w:r w:rsidR="006A1855">
              <w:rPr>
                <w:noProof/>
                <w:webHidden/>
              </w:rPr>
              <w:fldChar w:fldCharType="begin"/>
            </w:r>
            <w:r w:rsidR="006A1855">
              <w:rPr>
                <w:noProof/>
                <w:webHidden/>
              </w:rPr>
              <w:instrText xml:space="preserve"> PAGEREF _Toc105096037 \h </w:instrText>
            </w:r>
            <w:r w:rsidR="006A1855">
              <w:rPr>
                <w:noProof/>
                <w:webHidden/>
              </w:rPr>
            </w:r>
            <w:r w:rsidR="006A1855">
              <w:rPr>
                <w:noProof/>
                <w:webHidden/>
              </w:rPr>
              <w:fldChar w:fldCharType="separate"/>
            </w:r>
            <w:r w:rsidR="006A1855">
              <w:rPr>
                <w:noProof/>
                <w:webHidden/>
              </w:rPr>
              <w:t>40</w:t>
            </w:r>
            <w:r w:rsidR="006A1855">
              <w:rPr>
                <w:noProof/>
                <w:webHidden/>
              </w:rPr>
              <w:fldChar w:fldCharType="end"/>
            </w:r>
          </w:hyperlink>
        </w:p>
        <w:p w14:paraId="4D97BF62" w14:textId="123D1D7C" w:rsidR="006A1855" w:rsidRDefault="00CD0C63">
          <w:pPr>
            <w:pStyle w:val="TOC4"/>
            <w:tabs>
              <w:tab w:val="left" w:pos="1100"/>
              <w:tab w:val="right" w:leader="dot" w:pos="9350"/>
            </w:tabs>
            <w:rPr>
              <w:noProof/>
              <w:lang w:val="en-ID" w:eastAsia="en-ID"/>
            </w:rPr>
          </w:pPr>
          <w:hyperlink w:anchor="_Toc105096038" w:history="1">
            <w:r w:rsidR="006A1855" w:rsidRPr="00F90D96">
              <w:rPr>
                <w:rStyle w:val="Hyperlink"/>
                <w:rFonts w:ascii="Calibri Light" w:hAnsi="Calibri Light"/>
                <w:b/>
                <w:bCs/>
                <w:noProof/>
              </w:rPr>
              <w:t>i</w:t>
            </w:r>
            <w:r w:rsidR="006A1855">
              <w:rPr>
                <w:noProof/>
                <w:lang w:val="en-ID" w:eastAsia="en-ID"/>
              </w:rPr>
              <w:tab/>
            </w:r>
            <w:r w:rsidR="006A1855" w:rsidRPr="00F90D96">
              <w:rPr>
                <w:rStyle w:val="Hyperlink"/>
                <w:b/>
                <w:bCs/>
                <w:noProof/>
              </w:rPr>
              <w:t>Vật Liệu</w:t>
            </w:r>
            <w:r w:rsidR="006A1855">
              <w:rPr>
                <w:noProof/>
                <w:webHidden/>
              </w:rPr>
              <w:tab/>
            </w:r>
            <w:r w:rsidR="006A1855">
              <w:rPr>
                <w:noProof/>
                <w:webHidden/>
              </w:rPr>
              <w:fldChar w:fldCharType="begin"/>
            </w:r>
            <w:r w:rsidR="006A1855">
              <w:rPr>
                <w:noProof/>
                <w:webHidden/>
              </w:rPr>
              <w:instrText xml:space="preserve"> PAGEREF _Toc105096038 \h </w:instrText>
            </w:r>
            <w:r w:rsidR="006A1855">
              <w:rPr>
                <w:noProof/>
                <w:webHidden/>
              </w:rPr>
            </w:r>
            <w:r w:rsidR="006A1855">
              <w:rPr>
                <w:noProof/>
                <w:webHidden/>
              </w:rPr>
              <w:fldChar w:fldCharType="separate"/>
            </w:r>
            <w:r w:rsidR="006A1855">
              <w:rPr>
                <w:noProof/>
                <w:webHidden/>
              </w:rPr>
              <w:t>40</w:t>
            </w:r>
            <w:r w:rsidR="006A1855">
              <w:rPr>
                <w:noProof/>
                <w:webHidden/>
              </w:rPr>
              <w:fldChar w:fldCharType="end"/>
            </w:r>
          </w:hyperlink>
        </w:p>
        <w:p w14:paraId="5195E566" w14:textId="5983A58F" w:rsidR="006A1855" w:rsidRDefault="00CD0C63">
          <w:pPr>
            <w:pStyle w:val="TOC4"/>
            <w:tabs>
              <w:tab w:val="left" w:pos="1100"/>
              <w:tab w:val="right" w:leader="dot" w:pos="9350"/>
            </w:tabs>
            <w:rPr>
              <w:noProof/>
              <w:lang w:val="en-ID" w:eastAsia="en-ID"/>
            </w:rPr>
          </w:pPr>
          <w:hyperlink w:anchor="_Toc105096039" w:history="1">
            <w:r w:rsidR="006A1855" w:rsidRPr="00F90D96">
              <w:rPr>
                <w:rStyle w:val="Hyperlink"/>
                <w:rFonts w:ascii="Calibri Light" w:hAnsi="Calibri Light"/>
                <w:b/>
                <w:bCs/>
                <w:noProof/>
              </w:rPr>
              <w:t>j</w:t>
            </w:r>
            <w:r w:rsidR="006A1855">
              <w:rPr>
                <w:noProof/>
                <w:lang w:val="en-ID" w:eastAsia="en-ID"/>
              </w:rPr>
              <w:tab/>
            </w:r>
            <w:r w:rsidR="006A1855" w:rsidRPr="00F90D96">
              <w:rPr>
                <w:rStyle w:val="Hyperlink"/>
                <w:b/>
                <w:bCs/>
                <w:noProof/>
              </w:rPr>
              <w:t>Lịch Làm</w:t>
            </w:r>
            <w:r w:rsidR="006A1855">
              <w:rPr>
                <w:noProof/>
                <w:webHidden/>
              </w:rPr>
              <w:tab/>
            </w:r>
            <w:r w:rsidR="006A1855">
              <w:rPr>
                <w:noProof/>
                <w:webHidden/>
              </w:rPr>
              <w:fldChar w:fldCharType="begin"/>
            </w:r>
            <w:r w:rsidR="006A1855">
              <w:rPr>
                <w:noProof/>
                <w:webHidden/>
              </w:rPr>
              <w:instrText xml:space="preserve"> PAGEREF _Toc105096039 \h </w:instrText>
            </w:r>
            <w:r w:rsidR="006A1855">
              <w:rPr>
                <w:noProof/>
                <w:webHidden/>
              </w:rPr>
            </w:r>
            <w:r w:rsidR="006A1855">
              <w:rPr>
                <w:noProof/>
                <w:webHidden/>
              </w:rPr>
              <w:fldChar w:fldCharType="separate"/>
            </w:r>
            <w:r w:rsidR="006A1855">
              <w:rPr>
                <w:noProof/>
                <w:webHidden/>
              </w:rPr>
              <w:t>41</w:t>
            </w:r>
            <w:r w:rsidR="006A1855">
              <w:rPr>
                <w:noProof/>
                <w:webHidden/>
              </w:rPr>
              <w:fldChar w:fldCharType="end"/>
            </w:r>
          </w:hyperlink>
        </w:p>
        <w:p w14:paraId="7E8E48E0" w14:textId="691AACCF" w:rsidR="006A1855" w:rsidRDefault="00CD0C63">
          <w:pPr>
            <w:pStyle w:val="TOC4"/>
            <w:tabs>
              <w:tab w:val="left" w:pos="1100"/>
              <w:tab w:val="right" w:leader="dot" w:pos="9350"/>
            </w:tabs>
            <w:rPr>
              <w:noProof/>
              <w:lang w:val="en-ID" w:eastAsia="en-ID"/>
            </w:rPr>
          </w:pPr>
          <w:hyperlink w:anchor="_Toc105096040" w:history="1">
            <w:r w:rsidR="006A1855" w:rsidRPr="00F90D96">
              <w:rPr>
                <w:rStyle w:val="Hyperlink"/>
                <w:rFonts w:ascii="Calibri Light" w:hAnsi="Calibri Light"/>
                <w:b/>
                <w:bCs/>
                <w:noProof/>
              </w:rPr>
              <w:t>k</w:t>
            </w:r>
            <w:r w:rsidR="006A1855">
              <w:rPr>
                <w:noProof/>
                <w:lang w:val="en-ID" w:eastAsia="en-ID"/>
              </w:rPr>
              <w:tab/>
            </w:r>
            <w:r w:rsidR="006A1855" w:rsidRPr="00F90D96">
              <w:rPr>
                <w:rStyle w:val="Hyperlink"/>
                <w:b/>
                <w:bCs/>
                <w:noProof/>
              </w:rPr>
              <w:t>Công Làm</w:t>
            </w:r>
            <w:r w:rsidR="006A1855">
              <w:rPr>
                <w:noProof/>
                <w:webHidden/>
              </w:rPr>
              <w:tab/>
            </w:r>
            <w:r w:rsidR="006A1855">
              <w:rPr>
                <w:noProof/>
                <w:webHidden/>
              </w:rPr>
              <w:fldChar w:fldCharType="begin"/>
            </w:r>
            <w:r w:rsidR="006A1855">
              <w:rPr>
                <w:noProof/>
                <w:webHidden/>
              </w:rPr>
              <w:instrText xml:space="preserve"> PAGEREF _Toc105096040 \h </w:instrText>
            </w:r>
            <w:r w:rsidR="006A1855">
              <w:rPr>
                <w:noProof/>
                <w:webHidden/>
              </w:rPr>
            </w:r>
            <w:r w:rsidR="006A1855">
              <w:rPr>
                <w:noProof/>
                <w:webHidden/>
              </w:rPr>
              <w:fldChar w:fldCharType="separate"/>
            </w:r>
            <w:r w:rsidR="006A1855">
              <w:rPr>
                <w:noProof/>
                <w:webHidden/>
              </w:rPr>
              <w:t>41</w:t>
            </w:r>
            <w:r w:rsidR="006A1855">
              <w:rPr>
                <w:noProof/>
                <w:webHidden/>
              </w:rPr>
              <w:fldChar w:fldCharType="end"/>
            </w:r>
          </w:hyperlink>
        </w:p>
        <w:p w14:paraId="338EBCE0" w14:textId="463CB536" w:rsidR="006A1855" w:rsidRDefault="00CD0C63">
          <w:pPr>
            <w:pStyle w:val="TOC3"/>
            <w:tabs>
              <w:tab w:val="left" w:pos="880"/>
              <w:tab w:val="right" w:leader="dot" w:pos="9350"/>
            </w:tabs>
            <w:rPr>
              <w:rFonts w:cstheme="minorBidi"/>
              <w:noProof/>
              <w:lang w:val="en-ID" w:eastAsia="en-ID"/>
            </w:rPr>
          </w:pPr>
          <w:hyperlink w:anchor="_Toc105096041" w:history="1">
            <w:r w:rsidR="006A1855" w:rsidRPr="00F90D96">
              <w:rPr>
                <w:rStyle w:val="Hyperlink"/>
                <w:rFonts w:ascii="Calibri Light" w:hAnsi="Calibri Light"/>
                <w:b/>
                <w:bCs/>
                <w:noProof/>
              </w:rPr>
              <w:t>5.</w:t>
            </w:r>
            <w:r w:rsidR="006A1855">
              <w:rPr>
                <w:rFonts w:cstheme="minorBidi"/>
                <w:noProof/>
                <w:lang w:val="en-ID" w:eastAsia="en-ID"/>
              </w:rPr>
              <w:tab/>
            </w:r>
            <w:r w:rsidR="006A1855" w:rsidRPr="00F90D96">
              <w:rPr>
                <w:rStyle w:val="Hyperlink"/>
                <w:b/>
                <w:bCs/>
                <w:noProof/>
              </w:rPr>
              <w:t>Biểu đồ Lớp</w:t>
            </w:r>
            <w:r w:rsidR="006A1855">
              <w:rPr>
                <w:noProof/>
                <w:webHidden/>
              </w:rPr>
              <w:tab/>
            </w:r>
            <w:r w:rsidR="006A1855">
              <w:rPr>
                <w:noProof/>
                <w:webHidden/>
              </w:rPr>
              <w:fldChar w:fldCharType="begin"/>
            </w:r>
            <w:r w:rsidR="006A1855">
              <w:rPr>
                <w:noProof/>
                <w:webHidden/>
              </w:rPr>
              <w:instrText xml:space="preserve"> PAGEREF _Toc105096041 \h </w:instrText>
            </w:r>
            <w:r w:rsidR="006A1855">
              <w:rPr>
                <w:noProof/>
                <w:webHidden/>
              </w:rPr>
            </w:r>
            <w:r w:rsidR="006A1855">
              <w:rPr>
                <w:noProof/>
                <w:webHidden/>
              </w:rPr>
              <w:fldChar w:fldCharType="separate"/>
            </w:r>
            <w:r w:rsidR="006A1855">
              <w:rPr>
                <w:noProof/>
                <w:webHidden/>
              </w:rPr>
              <w:t>42</w:t>
            </w:r>
            <w:r w:rsidR="006A1855">
              <w:rPr>
                <w:noProof/>
                <w:webHidden/>
              </w:rPr>
              <w:fldChar w:fldCharType="end"/>
            </w:r>
          </w:hyperlink>
        </w:p>
        <w:p w14:paraId="05F0AED3" w14:textId="576B5107" w:rsidR="006A1855" w:rsidRDefault="00CD0C63">
          <w:pPr>
            <w:pStyle w:val="TOC2"/>
            <w:tabs>
              <w:tab w:val="left" w:pos="660"/>
              <w:tab w:val="right" w:leader="dot" w:pos="9350"/>
            </w:tabs>
            <w:rPr>
              <w:rFonts w:cstheme="minorBidi"/>
              <w:noProof/>
              <w:lang w:val="en-ID" w:eastAsia="en-ID"/>
            </w:rPr>
          </w:pPr>
          <w:hyperlink w:anchor="_Toc105096042" w:history="1">
            <w:r w:rsidR="006A1855" w:rsidRPr="00F90D96">
              <w:rPr>
                <w:rStyle w:val="Hyperlink"/>
                <w:rFonts w:ascii="Calibri Light" w:hAnsi="Calibri Light"/>
                <w:b/>
                <w:bCs/>
                <w:noProof/>
              </w:rPr>
              <w:t>V.</w:t>
            </w:r>
            <w:r w:rsidR="006A1855">
              <w:rPr>
                <w:rFonts w:cstheme="minorBidi"/>
                <w:noProof/>
                <w:lang w:val="en-ID" w:eastAsia="en-ID"/>
              </w:rPr>
              <w:tab/>
            </w:r>
            <w:r w:rsidR="006A1855" w:rsidRPr="00F90D96">
              <w:rPr>
                <w:rStyle w:val="Hyperlink"/>
                <w:b/>
                <w:bCs/>
                <w:noProof/>
              </w:rPr>
              <w:t xml:space="preserve">Sơ đồ Tuần </w:t>
            </w:r>
            <w:r w:rsidR="006A1855" w:rsidRPr="00F90D96">
              <w:rPr>
                <w:rStyle w:val="Hyperlink"/>
                <w:b/>
                <w:bCs/>
                <w:noProof/>
                <w:lang w:val="en-US"/>
              </w:rPr>
              <w:t>t</w:t>
            </w:r>
            <w:r w:rsidR="006A1855" w:rsidRPr="00F90D96">
              <w:rPr>
                <w:rStyle w:val="Hyperlink"/>
                <w:b/>
                <w:bCs/>
                <w:noProof/>
              </w:rPr>
              <w:t>ự</w:t>
            </w:r>
            <w:r w:rsidR="006A1855">
              <w:rPr>
                <w:noProof/>
                <w:webHidden/>
              </w:rPr>
              <w:tab/>
            </w:r>
            <w:r w:rsidR="006A1855">
              <w:rPr>
                <w:noProof/>
                <w:webHidden/>
              </w:rPr>
              <w:fldChar w:fldCharType="begin"/>
            </w:r>
            <w:r w:rsidR="006A1855">
              <w:rPr>
                <w:noProof/>
                <w:webHidden/>
              </w:rPr>
              <w:instrText xml:space="preserve"> PAGEREF _Toc105096042 \h </w:instrText>
            </w:r>
            <w:r w:rsidR="006A1855">
              <w:rPr>
                <w:noProof/>
                <w:webHidden/>
              </w:rPr>
            </w:r>
            <w:r w:rsidR="006A1855">
              <w:rPr>
                <w:noProof/>
                <w:webHidden/>
              </w:rPr>
              <w:fldChar w:fldCharType="separate"/>
            </w:r>
            <w:r w:rsidR="006A1855">
              <w:rPr>
                <w:noProof/>
                <w:webHidden/>
              </w:rPr>
              <w:t>43</w:t>
            </w:r>
            <w:r w:rsidR="006A1855">
              <w:rPr>
                <w:noProof/>
                <w:webHidden/>
              </w:rPr>
              <w:fldChar w:fldCharType="end"/>
            </w:r>
          </w:hyperlink>
        </w:p>
        <w:p w14:paraId="7D6F9922" w14:textId="7C7B8AA7" w:rsidR="006A1855" w:rsidRDefault="00CD0C63">
          <w:pPr>
            <w:pStyle w:val="TOC3"/>
            <w:tabs>
              <w:tab w:val="left" w:pos="880"/>
              <w:tab w:val="right" w:leader="dot" w:pos="9350"/>
            </w:tabs>
            <w:rPr>
              <w:rFonts w:cstheme="minorBidi"/>
              <w:noProof/>
              <w:lang w:val="en-ID" w:eastAsia="en-ID"/>
            </w:rPr>
          </w:pPr>
          <w:hyperlink w:anchor="_Toc105096043" w:history="1">
            <w:r w:rsidR="006A1855" w:rsidRPr="00F90D96">
              <w:rPr>
                <w:rStyle w:val="Hyperlink"/>
                <w:rFonts w:ascii="Calibri Light" w:hAnsi="Calibri Light"/>
                <w:b/>
                <w:bCs/>
                <w:noProof/>
              </w:rPr>
              <w:t>1.</w:t>
            </w:r>
            <w:r w:rsidR="006A1855">
              <w:rPr>
                <w:rFonts w:cstheme="minorBidi"/>
                <w:noProof/>
                <w:lang w:val="en-ID" w:eastAsia="en-ID"/>
              </w:rPr>
              <w:tab/>
            </w:r>
            <w:r w:rsidR="006A1855" w:rsidRPr="00F90D96">
              <w:rPr>
                <w:rStyle w:val="Hyperlink"/>
                <w:b/>
                <w:bCs/>
                <w:noProof/>
              </w:rPr>
              <w:t>Chủ Quán</w:t>
            </w:r>
            <w:r w:rsidR="006A1855">
              <w:rPr>
                <w:noProof/>
                <w:webHidden/>
              </w:rPr>
              <w:tab/>
            </w:r>
            <w:r w:rsidR="006A1855">
              <w:rPr>
                <w:noProof/>
                <w:webHidden/>
              </w:rPr>
              <w:fldChar w:fldCharType="begin"/>
            </w:r>
            <w:r w:rsidR="006A1855">
              <w:rPr>
                <w:noProof/>
                <w:webHidden/>
              </w:rPr>
              <w:instrText xml:space="preserve"> PAGEREF _Toc105096043 \h </w:instrText>
            </w:r>
            <w:r w:rsidR="006A1855">
              <w:rPr>
                <w:noProof/>
                <w:webHidden/>
              </w:rPr>
            </w:r>
            <w:r w:rsidR="006A1855">
              <w:rPr>
                <w:noProof/>
                <w:webHidden/>
              </w:rPr>
              <w:fldChar w:fldCharType="separate"/>
            </w:r>
            <w:r w:rsidR="006A1855">
              <w:rPr>
                <w:noProof/>
                <w:webHidden/>
              </w:rPr>
              <w:t>43</w:t>
            </w:r>
            <w:r w:rsidR="006A1855">
              <w:rPr>
                <w:noProof/>
                <w:webHidden/>
              </w:rPr>
              <w:fldChar w:fldCharType="end"/>
            </w:r>
          </w:hyperlink>
        </w:p>
        <w:p w14:paraId="3D52AE4E" w14:textId="201AC6E8" w:rsidR="006A1855" w:rsidRDefault="00CD0C63">
          <w:pPr>
            <w:pStyle w:val="TOC4"/>
            <w:tabs>
              <w:tab w:val="left" w:pos="1100"/>
              <w:tab w:val="right" w:leader="dot" w:pos="9350"/>
            </w:tabs>
            <w:rPr>
              <w:noProof/>
              <w:lang w:val="en-ID" w:eastAsia="en-ID"/>
            </w:rPr>
          </w:pPr>
          <w:hyperlink w:anchor="_Toc105096044" w:history="1">
            <w:r w:rsidR="006A1855" w:rsidRPr="00F90D96">
              <w:rPr>
                <w:rStyle w:val="Hyperlink"/>
                <w:rFonts w:ascii="Calibri Light" w:hAnsi="Calibri Light"/>
                <w:b/>
                <w:bCs/>
                <w:noProof/>
              </w:rPr>
              <w:t>a</w:t>
            </w:r>
            <w:r w:rsidR="006A1855">
              <w:rPr>
                <w:noProof/>
                <w:lang w:val="en-ID" w:eastAsia="en-ID"/>
              </w:rPr>
              <w:tab/>
            </w:r>
            <w:r w:rsidR="006A1855" w:rsidRPr="00F90D96">
              <w:rPr>
                <w:rStyle w:val="Hyperlink"/>
                <w:b/>
                <w:bCs/>
                <w:noProof/>
              </w:rPr>
              <w:t>Sơ đồ Xem thông tin kho</w:t>
            </w:r>
            <w:r w:rsidR="006A1855">
              <w:rPr>
                <w:noProof/>
                <w:webHidden/>
              </w:rPr>
              <w:tab/>
            </w:r>
            <w:r w:rsidR="006A1855">
              <w:rPr>
                <w:noProof/>
                <w:webHidden/>
              </w:rPr>
              <w:fldChar w:fldCharType="begin"/>
            </w:r>
            <w:r w:rsidR="006A1855">
              <w:rPr>
                <w:noProof/>
                <w:webHidden/>
              </w:rPr>
              <w:instrText xml:space="preserve"> PAGEREF _Toc105096044 \h </w:instrText>
            </w:r>
            <w:r w:rsidR="006A1855">
              <w:rPr>
                <w:noProof/>
                <w:webHidden/>
              </w:rPr>
            </w:r>
            <w:r w:rsidR="006A1855">
              <w:rPr>
                <w:noProof/>
                <w:webHidden/>
              </w:rPr>
              <w:fldChar w:fldCharType="separate"/>
            </w:r>
            <w:r w:rsidR="006A1855">
              <w:rPr>
                <w:noProof/>
                <w:webHidden/>
              </w:rPr>
              <w:t>43</w:t>
            </w:r>
            <w:r w:rsidR="006A1855">
              <w:rPr>
                <w:noProof/>
                <w:webHidden/>
              </w:rPr>
              <w:fldChar w:fldCharType="end"/>
            </w:r>
          </w:hyperlink>
        </w:p>
        <w:p w14:paraId="27F5B10B" w14:textId="1FBC2B09" w:rsidR="006A1855" w:rsidRDefault="00CD0C63">
          <w:pPr>
            <w:pStyle w:val="TOC4"/>
            <w:tabs>
              <w:tab w:val="left" w:pos="1100"/>
              <w:tab w:val="right" w:leader="dot" w:pos="9350"/>
            </w:tabs>
            <w:rPr>
              <w:noProof/>
              <w:lang w:val="en-ID" w:eastAsia="en-ID"/>
            </w:rPr>
          </w:pPr>
          <w:hyperlink w:anchor="_Toc105096045" w:history="1">
            <w:r w:rsidR="006A1855" w:rsidRPr="00F90D96">
              <w:rPr>
                <w:rStyle w:val="Hyperlink"/>
                <w:rFonts w:ascii="Calibri Light" w:hAnsi="Calibri Light"/>
                <w:b/>
                <w:bCs/>
                <w:noProof/>
              </w:rPr>
              <w:t>b</w:t>
            </w:r>
            <w:r w:rsidR="006A1855">
              <w:rPr>
                <w:noProof/>
                <w:lang w:val="en-ID" w:eastAsia="en-ID"/>
              </w:rPr>
              <w:tab/>
            </w:r>
            <w:r w:rsidR="006A1855" w:rsidRPr="00F90D96">
              <w:rPr>
                <w:rStyle w:val="Hyperlink"/>
                <w:b/>
                <w:bCs/>
                <w:noProof/>
              </w:rPr>
              <w:t>Sơ đồ Xem Bảng Chấm Công</w:t>
            </w:r>
            <w:r w:rsidR="006A1855">
              <w:rPr>
                <w:noProof/>
                <w:webHidden/>
              </w:rPr>
              <w:tab/>
            </w:r>
            <w:r w:rsidR="006A1855">
              <w:rPr>
                <w:noProof/>
                <w:webHidden/>
              </w:rPr>
              <w:fldChar w:fldCharType="begin"/>
            </w:r>
            <w:r w:rsidR="006A1855">
              <w:rPr>
                <w:noProof/>
                <w:webHidden/>
              </w:rPr>
              <w:instrText xml:space="preserve"> PAGEREF _Toc105096045 \h </w:instrText>
            </w:r>
            <w:r w:rsidR="006A1855">
              <w:rPr>
                <w:noProof/>
                <w:webHidden/>
              </w:rPr>
            </w:r>
            <w:r w:rsidR="006A1855">
              <w:rPr>
                <w:noProof/>
                <w:webHidden/>
              </w:rPr>
              <w:fldChar w:fldCharType="separate"/>
            </w:r>
            <w:r w:rsidR="006A1855">
              <w:rPr>
                <w:noProof/>
                <w:webHidden/>
              </w:rPr>
              <w:t>43</w:t>
            </w:r>
            <w:r w:rsidR="006A1855">
              <w:rPr>
                <w:noProof/>
                <w:webHidden/>
              </w:rPr>
              <w:fldChar w:fldCharType="end"/>
            </w:r>
          </w:hyperlink>
        </w:p>
        <w:p w14:paraId="1795AA25" w14:textId="10089835" w:rsidR="006A1855" w:rsidRDefault="00CD0C63">
          <w:pPr>
            <w:pStyle w:val="TOC4"/>
            <w:tabs>
              <w:tab w:val="left" w:pos="1100"/>
              <w:tab w:val="right" w:leader="dot" w:pos="9350"/>
            </w:tabs>
            <w:rPr>
              <w:noProof/>
              <w:lang w:val="en-ID" w:eastAsia="en-ID"/>
            </w:rPr>
          </w:pPr>
          <w:hyperlink w:anchor="_Toc105096046" w:history="1">
            <w:r w:rsidR="006A1855" w:rsidRPr="00F90D96">
              <w:rPr>
                <w:rStyle w:val="Hyperlink"/>
                <w:rFonts w:ascii="Calibri Light" w:hAnsi="Calibri Light"/>
                <w:b/>
                <w:bCs/>
                <w:noProof/>
              </w:rPr>
              <w:t>c</w:t>
            </w:r>
            <w:r w:rsidR="006A1855">
              <w:rPr>
                <w:noProof/>
                <w:lang w:val="en-ID" w:eastAsia="en-ID"/>
              </w:rPr>
              <w:tab/>
            </w:r>
            <w:r w:rsidR="006A1855" w:rsidRPr="00F90D96">
              <w:rPr>
                <w:rStyle w:val="Hyperlink"/>
                <w:b/>
                <w:bCs/>
                <w:noProof/>
              </w:rPr>
              <w:t>Sơ đồ Xem thống kê doanh thu</w:t>
            </w:r>
            <w:r w:rsidR="006A1855">
              <w:rPr>
                <w:noProof/>
                <w:webHidden/>
              </w:rPr>
              <w:tab/>
            </w:r>
            <w:r w:rsidR="006A1855">
              <w:rPr>
                <w:noProof/>
                <w:webHidden/>
              </w:rPr>
              <w:fldChar w:fldCharType="begin"/>
            </w:r>
            <w:r w:rsidR="006A1855">
              <w:rPr>
                <w:noProof/>
                <w:webHidden/>
              </w:rPr>
              <w:instrText xml:space="preserve"> PAGEREF _Toc105096046 \h </w:instrText>
            </w:r>
            <w:r w:rsidR="006A1855">
              <w:rPr>
                <w:noProof/>
                <w:webHidden/>
              </w:rPr>
            </w:r>
            <w:r w:rsidR="006A1855">
              <w:rPr>
                <w:noProof/>
                <w:webHidden/>
              </w:rPr>
              <w:fldChar w:fldCharType="separate"/>
            </w:r>
            <w:r w:rsidR="006A1855">
              <w:rPr>
                <w:noProof/>
                <w:webHidden/>
              </w:rPr>
              <w:t>44</w:t>
            </w:r>
            <w:r w:rsidR="006A1855">
              <w:rPr>
                <w:noProof/>
                <w:webHidden/>
              </w:rPr>
              <w:fldChar w:fldCharType="end"/>
            </w:r>
          </w:hyperlink>
        </w:p>
        <w:p w14:paraId="63AD1B4A" w14:textId="0A406023" w:rsidR="006A1855" w:rsidRDefault="00CD0C63">
          <w:pPr>
            <w:pStyle w:val="TOC3"/>
            <w:tabs>
              <w:tab w:val="left" w:pos="880"/>
              <w:tab w:val="right" w:leader="dot" w:pos="9350"/>
            </w:tabs>
            <w:rPr>
              <w:rFonts w:cstheme="minorBidi"/>
              <w:noProof/>
              <w:lang w:val="en-ID" w:eastAsia="en-ID"/>
            </w:rPr>
          </w:pPr>
          <w:hyperlink w:anchor="_Toc105096047" w:history="1">
            <w:r w:rsidR="006A1855" w:rsidRPr="00F90D96">
              <w:rPr>
                <w:rStyle w:val="Hyperlink"/>
                <w:rFonts w:ascii="Calibri Light" w:hAnsi="Calibri Light"/>
                <w:b/>
                <w:bCs/>
                <w:noProof/>
              </w:rPr>
              <w:t>2.</w:t>
            </w:r>
            <w:r w:rsidR="006A1855">
              <w:rPr>
                <w:rFonts w:cstheme="minorBidi"/>
                <w:noProof/>
                <w:lang w:val="en-ID" w:eastAsia="en-ID"/>
              </w:rPr>
              <w:tab/>
            </w:r>
            <w:r w:rsidR="006A1855" w:rsidRPr="00F90D96">
              <w:rPr>
                <w:rStyle w:val="Hyperlink"/>
                <w:b/>
                <w:bCs/>
                <w:noProof/>
              </w:rPr>
              <w:t>Quản Lý</w:t>
            </w:r>
            <w:r w:rsidR="006A1855">
              <w:rPr>
                <w:noProof/>
                <w:webHidden/>
              </w:rPr>
              <w:tab/>
            </w:r>
            <w:r w:rsidR="006A1855">
              <w:rPr>
                <w:noProof/>
                <w:webHidden/>
              </w:rPr>
              <w:fldChar w:fldCharType="begin"/>
            </w:r>
            <w:r w:rsidR="006A1855">
              <w:rPr>
                <w:noProof/>
                <w:webHidden/>
              </w:rPr>
              <w:instrText xml:space="preserve"> PAGEREF _Toc105096047 \h </w:instrText>
            </w:r>
            <w:r w:rsidR="006A1855">
              <w:rPr>
                <w:noProof/>
                <w:webHidden/>
              </w:rPr>
            </w:r>
            <w:r w:rsidR="006A1855">
              <w:rPr>
                <w:noProof/>
                <w:webHidden/>
              </w:rPr>
              <w:fldChar w:fldCharType="separate"/>
            </w:r>
            <w:r w:rsidR="006A1855">
              <w:rPr>
                <w:noProof/>
                <w:webHidden/>
              </w:rPr>
              <w:t>47</w:t>
            </w:r>
            <w:r w:rsidR="006A1855">
              <w:rPr>
                <w:noProof/>
                <w:webHidden/>
              </w:rPr>
              <w:fldChar w:fldCharType="end"/>
            </w:r>
          </w:hyperlink>
        </w:p>
        <w:p w14:paraId="02FCDB86" w14:textId="216EB8DF" w:rsidR="006A1855" w:rsidRDefault="00CD0C63">
          <w:pPr>
            <w:pStyle w:val="TOC4"/>
            <w:tabs>
              <w:tab w:val="left" w:pos="1100"/>
              <w:tab w:val="right" w:leader="dot" w:pos="9350"/>
            </w:tabs>
            <w:rPr>
              <w:noProof/>
              <w:lang w:val="en-ID" w:eastAsia="en-ID"/>
            </w:rPr>
          </w:pPr>
          <w:hyperlink w:anchor="_Toc105096048" w:history="1">
            <w:r w:rsidR="006A1855" w:rsidRPr="00F90D96">
              <w:rPr>
                <w:rStyle w:val="Hyperlink"/>
                <w:rFonts w:ascii="Calibri Light" w:hAnsi="Calibri Light"/>
                <w:b/>
                <w:bCs/>
                <w:noProof/>
              </w:rPr>
              <w:t>a</w:t>
            </w:r>
            <w:r w:rsidR="006A1855">
              <w:rPr>
                <w:noProof/>
                <w:lang w:val="en-ID" w:eastAsia="en-ID"/>
              </w:rPr>
              <w:tab/>
            </w:r>
            <w:r w:rsidR="006A1855" w:rsidRPr="00F90D96">
              <w:rPr>
                <w:rStyle w:val="Hyperlink"/>
                <w:b/>
                <w:bCs/>
                <w:noProof/>
              </w:rPr>
              <w:t>Sơ đồ Quản Lý Lịch Làm</w:t>
            </w:r>
            <w:r w:rsidR="006A1855">
              <w:rPr>
                <w:noProof/>
                <w:webHidden/>
              </w:rPr>
              <w:tab/>
            </w:r>
            <w:r w:rsidR="006A1855">
              <w:rPr>
                <w:noProof/>
                <w:webHidden/>
              </w:rPr>
              <w:fldChar w:fldCharType="begin"/>
            </w:r>
            <w:r w:rsidR="006A1855">
              <w:rPr>
                <w:noProof/>
                <w:webHidden/>
              </w:rPr>
              <w:instrText xml:space="preserve"> PAGEREF _Toc105096048 \h </w:instrText>
            </w:r>
            <w:r w:rsidR="006A1855">
              <w:rPr>
                <w:noProof/>
                <w:webHidden/>
              </w:rPr>
            </w:r>
            <w:r w:rsidR="006A1855">
              <w:rPr>
                <w:noProof/>
                <w:webHidden/>
              </w:rPr>
              <w:fldChar w:fldCharType="separate"/>
            </w:r>
            <w:r w:rsidR="006A1855">
              <w:rPr>
                <w:noProof/>
                <w:webHidden/>
              </w:rPr>
              <w:t>47</w:t>
            </w:r>
            <w:r w:rsidR="006A1855">
              <w:rPr>
                <w:noProof/>
                <w:webHidden/>
              </w:rPr>
              <w:fldChar w:fldCharType="end"/>
            </w:r>
          </w:hyperlink>
        </w:p>
        <w:p w14:paraId="397E5DE6" w14:textId="7AA49A28" w:rsidR="006A1855" w:rsidRDefault="00CD0C63">
          <w:pPr>
            <w:pStyle w:val="TOC4"/>
            <w:tabs>
              <w:tab w:val="left" w:pos="1100"/>
              <w:tab w:val="right" w:leader="dot" w:pos="9350"/>
            </w:tabs>
            <w:rPr>
              <w:noProof/>
              <w:lang w:val="en-ID" w:eastAsia="en-ID"/>
            </w:rPr>
          </w:pPr>
          <w:hyperlink w:anchor="_Toc105096049" w:history="1">
            <w:r w:rsidR="006A1855" w:rsidRPr="00F90D96">
              <w:rPr>
                <w:rStyle w:val="Hyperlink"/>
                <w:rFonts w:ascii="Calibri Light" w:hAnsi="Calibri Light"/>
                <w:b/>
                <w:bCs/>
                <w:noProof/>
              </w:rPr>
              <w:t>b</w:t>
            </w:r>
            <w:r w:rsidR="006A1855">
              <w:rPr>
                <w:noProof/>
                <w:lang w:val="en-ID" w:eastAsia="en-ID"/>
              </w:rPr>
              <w:tab/>
            </w:r>
            <w:r w:rsidR="006A1855" w:rsidRPr="00F90D96">
              <w:rPr>
                <w:rStyle w:val="Hyperlink"/>
                <w:b/>
                <w:bCs/>
                <w:noProof/>
              </w:rPr>
              <w:t xml:space="preserve">Sơ đồ Thống Kê Doanh Thu </w:t>
            </w:r>
            <w:r w:rsidR="006A1855">
              <w:rPr>
                <w:noProof/>
                <w:webHidden/>
              </w:rPr>
              <w:tab/>
            </w:r>
            <w:r w:rsidR="006A1855">
              <w:rPr>
                <w:noProof/>
                <w:webHidden/>
              </w:rPr>
              <w:fldChar w:fldCharType="begin"/>
            </w:r>
            <w:r w:rsidR="006A1855">
              <w:rPr>
                <w:noProof/>
                <w:webHidden/>
              </w:rPr>
              <w:instrText xml:space="preserve"> PAGEREF _Toc105096049 \h </w:instrText>
            </w:r>
            <w:r w:rsidR="006A1855">
              <w:rPr>
                <w:noProof/>
                <w:webHidden/>
              </w:rPr>
            </w:r>
            <w:r w:rsidR="006A1855">
              <w:rPr>
                <w:noProof/>
                <w:webHidden/>
              </w:rPr>
              <w:fldChar w:fldCharType="separate"/>
            </w:r>
            <w:r w:rsidR="006A1855">
              <w:rPr>
                <w:noProof/>
                <w:webHidden/>
              </w:rPr>
              <w:t>49</w:t>
            </w:r>
            <w:r w:rsidR="006A1855">
              <w:rPr>
                <w:noProof/>
                <w:webHidden/>
              </w:rPr>
              <w:fldChar w:fldCharType="end"/>
            </w:r>
          </w:hyperlink>
        </w:p>
        <w:p w14:paraId="3FE51F91" w14:textId="2C563D4D" w:rsidR="006A1855" w:rsidRDefault="00CD0C63">
          <w:pPr>
            <w:pStyle w:val="TOC4"/>
            <w:tabs>
              <w:tab w:val="left" w:pos="1100"/>
              <w:tab w:val="right" w:leader="dot" w:pos="9350"/>
            </w:tabs>
            <w:rPr>
              <w:noProof/>
              <w:lang w:val="en-ID" w:eastAsia="en-ID"/>
            </w:rPr>
          </w:pPr>
          <w:hyperlink w:anchor="_Toc105096050" w:history="1">
            <w:r w:rsidR="006A1855" w:rsidRPr="00F90D96">
              <w:rPr>
                <w:rStyle w:val="Hyperlink"/>
                <w:rFonts w:ascii="Calibri Light" w:hAnsi="Calibri Light"/>
                <w:b/>
                <w:bCs/>
                <w:noProof/>
              </w:rPr>
              <w:t>c</w:t>
            </w:r>
            <w:r w:rsidR="006A1855">
              <w:rPr>
                <w:noProof/>
                <w:lang w:val="en-ID" w:eastAsia="en-ID"/>
              </w:rPr>
              <w:tab/>
            </w:r>
            <w:r w:rsidR="006A1855" w:rsidRPr="00F90D96">
              <w:rPr>
                <w:rStyle w:val="Hyperlink"/>
                <w:b/>
                <w:bCs/>
                <w:noProof/>
              </w:rPr>
              <w:t>Sơ đồ Quản Lý Kho</w:t>
            </w:r>
            <w:r w:rsidR="006A1855">
              <w:rPr>
                <w:noProof/>
                <w:webHidden/>
              </w:rPr>
              <w:tab/>
            </w:r>
            <w:r w:rsidR="006A1855">
              <w:rPr>
                <w:noProof/>
                <w:webHidden/>
              </w:rPr>
              <w:fldChar w:fldCharType="begin"/>
            </w:r>
            <w:r w:rsidR="006A1855">
              <w:rPr>
                <w:noProof/>
                <w:webHidden/>
              </w:rPr>
              <w:instrText xml:space="preserve"> PAGEREF _Toc105096050 \h </w:instrText>
            </w:r>
            <w:r w:rsidR="006A1855">
              <w:rPr>
                <w:noProof/>
                <w:webHidden/>
              </w:rPr>
            </w:r>
            <w:r w:rsidR="006A1855">
              <w:rPr>
                <w:noProof/>
                <w:webHidden/>
              </w:rPr>
              <w:fldChar w:fldCharType="separate"/>
            </w:r>
            <w:r w:rsidR="006A1855">
              <w:rPr>
                <w:noProof/>
                <w:webHidden/>
              </w:rPr>
              <w:t>50</w:t>
            </w:r>
            <w:r w:rsidR="006A1855">
              <w:rPr>
                <w:noProof/>
                <w:webHidden/>
              </w:rPr>
              <w:fldChar w:fldCharType="end"/>
            </w:r>
          </w:hyperlink>
        </w:p>
        <w:p w14:paraId="53F8D471" w14:textId="6B3D2D58" w:rsidR="006A1855" w:rsidRDefault="00CD0C63">
          <w:pPr>
            <w:pStyle w:val="TOC4"/>
            <w:tabs>
              <w:tab w:val="left" w:pos="1100"/>
              <w:tab w:val="right" w:leader="dot" w:pos="9350"/>
            </w:tabs>
            <w:rPr>
              <w:noProof/>
              <w:lang w:val="en-ID" w:eastAsia="en-ID"/>
            </w:rPr>
          </w:pPr>
          <w:hyperlink w:anchor="_Toc105096051" w:history="1">
            <w:r w:rsidR="006A1855" w:rsidRPr="00F90D96">
              <w:rPr>
                <w:rStyle w:val="Hyperlink"/>
                <w:rFonts w:ascii="Calibri Light" w:hAnsi="Calibri Light"/>
                <w:b/>
                <w:bCs/>
                <w:noProof/>
              </w:rPr>
              <w:t>d</w:t>
            </w:r>
            <w:r w:rsidR="006A1855">
              <w:rPr>
                <w:noProof/>
                <w:lang w:val="en-ID" w:eastAsia="en-ID"/>
              </w:rPr>
              <w:tab/>
            </w:r>
            <w:r w:rsidR="006A1855" w:rsidRPr="00F90D96">
              <w:rPr>
                <w:rStyle w:val="Hyperlink"/>
                <w:b/>
                <w:bCs/>
                <w:noProof/>
              </w:rPr>
              <w:t>Sơ đồ Cập Nhật Thông Tin Xuất Nhập Hàng</w:t>
            </w:r>
            <w:r w:rsidR="006A1855">
              <w:rPr>
                <w:noProof/>
                <w:webHidden/>
              </w:rPr>
              <w:tab/>
            </w:r>
            <w:r w:rsidR="006A1855">
              <w:rPr>
                <w:noProof/>
                <w:webHidden/>
              </w:rPr>
              <w:fldChar w:fldCharType="begin"/>
            </w:r>
            <w:r w:rsidR="006A1855">
              <w:rPr>
                <w:noProof/>
                <w:webHidden/>
              </w:rPr>
              <w:instrText xml:space="preserve"> PAGEREF _Toc105096051 \h </w:instrText>
            </w:r>
            <w:r w:rsidR="006A1855">
              <w:rPr>
                <w:noProof/>
                <w:webHidden/>
              </w:rPr>
            </w:r>
            <w:r w:rsidR="006A1855">
              <w:rPr>
                <w:noProof/>
                <w:webHidden/>
              </w:rPr>
              <w:fldChar w:fldCharType="separate"/>
            </w:r>
            <w:r w:rsidR="006A1855">
              <w:rPr>
                <w:noProof/>
                <w:webHidden/>
              </w:rPr>
              <w:t>53</w:t>
            </w:r>
            <w:r w:rsidR="006A1855">
              <w:rPr>
                <w:noProof/>
                <w:webHidden/>
              </w:rPr>
              <w:fldChar w:fldCharType="end"/>
            </w:r>
          </w:hyperlink>
        </w:p>
        <w:p w14:paraId="0BFAD9EE" w14:textId="277B6796" w:rsidR="006A1855" w:rsidRDefault="00CD0C63">
          <w:pPr>
            <w:pStyle w:val="TOC3"/>
            <w:tabs>
              <w:tab w:val="left" w:pos="880"/>
              <w:tab w:val="right" w:leader="dot" w:pos="9350"/>
            </w:tabs>
            <w:rPr>
              <w:rFonts w:cstheme="minorBidi"/>
              <w:noProof/>
              <w:lang w:val="en-ID" w:eastAsia="en-ID"/>
            </w:rPr>
          </w:pPr>
          <w:hyperlink w:anchor="_Toc105096052" w:history="1">
            <w:r w:rsidR="006A1855" w:rsidRPr="00F90D96">
              <w:rPr>
                <w:rStyle w:val="Hyperlink"/>
                <w:rFonts w:ascii="Calibri Light" w:hAnsi="Calibri Light"/>
                <w:b/>
                <w:bCs/>
                <w:noProof/>
              </w:rPr>
              <w:t>3.</w:t>
            </w:r>
            <w:r w:rsidR="006A1855">
              <w:rPr>
                <w:rFonts w:cstheme="minorBidi"/>
                <w:noProof/>
                <w:lang w:val="en-ID" w:eastAsia="en-ID"/>
              </w:rPr>
              <w:tab/>
            </w:r>
            <w:r w:rsidR="006A1855" w:rsidRPr="00F90D96">
              <w:rPr>
                <w:rStyle w:val="Hyperlink"/>
                <w:b/>
                <w:bCs/>
                <w:noProof/>
              </w:rPr>
              <w:t>Nhân Viên Thu Ngân</w:t>
            </w:r>
            <w:r w:rsidR="006A1855">
              <w:rPr>
                <w:noProof/>
                <w:webHidden/>
              </w:rPr>
              <w:tab/>
            </w:r>
            <w:r w:rsidR="006A1855">
              <w:rPr>
                <w:noProof/>
                <w:webHidden/>
              </w:rPr>
              <w:fldChar w:fldCharType="begin"/>
            </w:r>
            <w:r w:rsidR="006A1855">
              <w:rPr>
                <w:noProof/>
                <w:webHidden/>
              </w:rPr>
              <w:instrText xml:space="preserve"> PAGEREF _Toc105096052 \h </w:instrText>
            </w:r>
            <w:r w:rsidR="006A1855">
              <w:rPr>
                <w:noProof/>
                <w:webHidden/>
              </w:rPr>
            </w:r>
            <w:r w:rsidR="006A1855">
              <w:rPr>
                <w:noProof/>
                <w:webHidden/>
              </w:rPr>
              <w:fldChar w:fldCharType="separate"/>
            </w:r>
            <w:r w:rsidR="006A1855">
              <w:rPr>
                <w:noProof/>
                <w:webHidden/>
              </w:rPr>
              <w:t>54</w:t>
            </w:r>
            <w:r w:rsidR="006A1855">
              <w:rPr>
                <w:noProof/>
                <w:webHidden/>
              </w:rPr>
              <w:fldChar w:fldCharType="end"/>
            </w:r>
          </w:hyperlink>
        </w:p>
        <w:p w14:paraId="31874200" w14:textId="5C272E42" w:rsidR="006A1855" w:rsidRDefault="00CD0C63">
          <w:pPr>
            <w:pStyle w:val="TOC4"/>
            <w:tabs>
              <w:tab w:val="left" w:pos="1100"/>
              <w:tab w:val="right" w:leader="dot" w:pos="9350"/>
            </w:tabs>
            <w:rPr>
              <w:noProof/>
              <w:lang w:val="en-ID" w:eastAsia="en-ID"/>
            </w:rPr>
          </w:pPr>
          <w:hyperlink w:anchor="_Toc105096053" w:history="1">
            <w:r w:rsidR="006A1855" w:rsidRPr="00F90D96">
              <w:rPr>
                <w:rStyle w:val="Hyperlink"/>
                <w:rFonts w:ascii="Calibri Light" w:hAnsi="Calibri Light"/>
                <w:b/>
                <w:bCs/>
                <w:noProof/>
              </w:rPr>
              <w:t>a</w:t>
            </w:r>
            <w:r w:rsidR="006A1855">
              <w:rPr>
                <w:noProof/>
                <w:lang w:val="en-ID" w:eastAsia="en-ID"/>
              </w:rPr>
              <w:tab/>
            </w:r>
            <w:r w:rsidR="006A1855" w:rsidRPr="00F90D96">
              <w:rPr>
                <w:rStyle w:val="Hyperlink"/>
                <w:b/>
                <w:bCs/>
                <w:noProof/>
              </w:rPr>
              <w:t>Sơ đồ Tiếp nhận đơn hàng</w:t>
            </w:r>
            <w:r w:rsidR="006A1855">
              <w:rPr>
                <w:noProof/>
                <w:webHidden/>
              </w:rPr>
              <w:tab/>
            </w:r>
            <w:r w:rsidR="006A1855">
              <w:rPr>
                <w:noProof/>
                <w:webHidden/>
              </w:rPr>
              <w:fldChar w:fldCharType="begin"/>
            </w:r>
            <w:r w:rsidR="006A1855">
              <w:rPr>
                <w:noProof/>
                <w:webHidden/>
              </w:rPr>
              <w:instrText xml:space="preserve"> PAGEREF _Toc105096053 \h </w:instrText>
            </w:r>
            <w:r w:rsidR="006A1855">
              <w:rPr>
                <w:noProof/>
                <w:webHidden/>
              </w:rPr>
            </w:r>
            <w:r w:rsidR="006A1855">
              <w:rPr>
                <w:noProof/>
                <w:webHidden/>
              </w:rPr>
              <w:fldChar w:fldCharType="separate"/>
            </w:r>
            <w:r w:rsidR="006A1855">
              <w:rPr>
                <w:noProof/>
                <w:webHidden/>
              </w:rPr>
              <w:t>54</w:t>
            </w:r>
            <w:r w:rsidR="006A1855">
              <w:rPr>
                <w:noProof/>
                <w:webHidden/>
              </w:rPr>
              <w:fldChar w:fldCharType="end"/>
            </w:r>
          </w:hyperlink>
        </w:p>
        <w:p w14:paraId="2CFBB8DE" w14:textId="06A74D57" w:rsidR="006A1855" w:rsidRDefault="00CD0C63">
          <w:pPr>
            <w:pStyle w:val="TOC4"/>
            <w:tabs>
              <w:tab w:val="left" w:pos="1100"/>
              <w:tab w:val="right" w:leader="dot" w:pos="9350"/>
            </w:tabs>
            <w:rPr>
              <w:noProof/>
              <w:lang w:val="en-ID" w:eastAsia="en-ID"/>
            </w:rPr>
          </w:pPr>
          <w:hyperlink w:anchor="_Toc105096054" w:history="1">
            <w:r w:rsidR="006A1855" w:rsidRPr="00F90D96">
              <w:rPr>
                <w:rStyle w:val="Hyperlink"/>
                <w:rFonts w:ascii="Calibri Light" w:hAnsi="Calibri Light"/>
                <w:b/>
                <w:bCs/>
                <w:noProof/>
              </w:rPr>
              <w:t>b</w:t>
            </w:r>
            <w:r w:rsidR="006A1855">
              <w:rPr>
                <w:noProof/>
                <w:lang w:val="en-ID" w:eastAsia="en-ID"/>
              </w:rPr>
              <w:tab/>
            </w:r>
            <w:r w:rsidR="006A1855" w:rsidRPr="00F90D96">
              <w:rPr>
                <w:rStyle w:val="Hyperlink"/>
                <w:b/>
                <w:bCs/>
                <w:noProof/>
              </w:rPr>
              <w:t>Sơ đồ Thống kê doanh thu trong ngày</w:t>
            </w:r>
            <w:r w:rsidR="006A1855">
              <w:rPr>
                <w:noProof/>
                <w:webHidden/>
              </w:rPr>
              <w:tab/>
            </w:r>
            <w:r w:rsidR="006A1855">
              <w:rPr>
                <w:noProof/>
                <w:webHidden/>
              </w:rPr>
              <w:fldChar w:fldCharType="begin"/>
            </w:r>
            <w:r w:rsidR="006A1855">
              <w:rPr>
                <w:noProof/>
                <w:webHidden/>
              </w:rPr>
              <w:instrText xml:space="preserve"> PAGEREF _Toc105096054 \h </w:instrText>
            </w:r>
            <w:r w:rsidR="006A1855">
              <w:rPr>
                <w:noProof/>
                <w:webHidden/>
              </w:rPr>
            </w:r>
            <w:r w:rsidR="006A1855">
              <w:rPr>
                <w:noProof/>
                <w:webHidden/>
              </w:rPr>
              <w:fldChar w:fldCharType="separate"/>
            </w:r>
            <w:r w:rsidR="006A1855">
              <w:rPr>
                <w:noProof/>
                <w:webHidden/>
              </w:rPr>
              <w:t>54</w:t>
            </w:r>
            <w:r w:rsidR="006A1855">
              <w:rPr>
                <w:noProof/>
                <w:webHidden/>
              </w:rPr>
              <w:fldChar w:fldCharType="end"/>
            </w:r>
          </w:hyperlink>
        </w:p>
        <w:p w14:paraId="4FEFDF55" w14:textId="25FF8647" w:rsidR="006A1855" w:rsidRDefault="00CD0C63">
          <w:pPr>
            <w:pStyle w:val="TOC4"/>
            <w:tabs>
              <w:tab w:val="left" w:pos="1100"/>
              <w:tab w:val="right" w:leader="dot" w:pos="9350"/>
            </w:tabs>
            <w:rPr>
              <w:noProof/>
              <w:lang w:val="en-ID" w:eastAsia="en-ID"/>
            </w:rPr>
          </w:pPr>
          <w:hyperlink w:anchor="_Toc105096055" w:history="1">
            <w:r w:rsidR="006A1855" w:rsidRPr="00F90D96">
              <w:rPr>
                <w:rStyle w:val="Hyperlink"/>
                <w:rFonts w:ascii="Calibri Light" w:hAnsi="Calibri Light"/>
                <w:b/>
                <w:bCs/>
                <w:noProof/>
              </w:rPr>
              <w:t>c</w:t>
            </w:r>
            <w:r w:rsidR="006A1855">
              <w:rPr>
                <w:noProof/>
                <w:lang w:val="en-ID" w:eastAsia="en-ID"/>
              </w:rPr>
              <w:tab/>
            </w:r>
            <w:r w:rsidR="006A1855" w:rsidRPr="00F90D96">
              <w:rPr>
                <w:rStyle w:val="Hyperlink"/>
                <w:b/>
                <w:bCs/>
                <w:noProof/>
              </w:rPr>
              <w:t>Sơ đồ Chỉnh Sửa Thu Chi Trong Ngày (extend)</w:t>
            </w:r>
            <w:r w:rsidR="006A1855">
              <w:rPr>
                <w:noProof/>
                <w:webHidden/>
              </w:rPr>
              <w:tab/>
            </w:r>
            <w:r w:rsidR="006A1855">
              <w:rPr>
                <w:noProof/>
                <w:webHidden/>
              </w:rPr>
              <w:fldChar w:fldCharType="begin"/>
            </w:r>
            <w:r w:rsidR="006A1855">
              <w:rPr>
                <w:noProof/>
                <w:webHidden/>
              </w:rPr>
              <w:instrText xml:space="preserve"> PAGEREF _Toc105096055 \h </w:instrText>
            </w:r>
            <w:r w:rsidR="006A1855">
              <w:rPr>
                <w:noProof/>
                <w:webHidden/>
              </w:rPr>
            </w:r>
            <w:r w:rsidR="006A1855">
              <w:rPr>
                <w:noProof/>
                <w:webHidden/>
              </w:rPr>
              <w:fldChar w:fldCharType="separate"/>
            </w:r>
            <w:r w:rsidR="006A1855">
              <w:rPr>
                <w:noProof/>
                <w:webHidden/>
              </w:rPr>
              <w:t>55</w:t>
            </w:r>
            <w:r w:rsidR="006A1855">
              <w:rPr>
                <w:noProof/>
                <w:webHidden/>
              </w:rPr>
              <w:fldChar w:fldCharType="end"/>
            </w:r>
          </w:hyperlink>
        </w:p>
        <w:p w14:paraId="4057B30B" w14:textId="64560F3F" w:rsidR="006A1855" w:rsidRDefault="00CD0C63">
          <w:pPr>
            <w:pStyle w:val="TOC3"/>
            <w:tabs>
              <w:tab w:val="left" w:pos="880"/>
              <w:tab w:val="right" w:leader="dot" w:pos="9350"/>
            </w:tabs>
            <w:rPr>
              <w:rFonts w:cstheme="minorBidi"/>
              <w:noProof/>
              <w:lang w:val="en-ID" w:eastAsia="en-ID"/>
            </w:rPr>
          </w:pPr>
          <w:hyperlink w:anchor="_Toc105096056" w:history="1">
            <w:r w:rsidR="006A1855" w:rsidRPr="00F90D96">
              <w:rPr>
                <w:rStyle w:val="Hyperlink"/>
                <w:rFonts w:ascii="Calibri Light" w:hAnsi="Calibri Light"/>
                <w:b/>
                <w:bCs/>
                <w:noProof/>
              </w:rPr>
              <w:t>4.</w:t>
            </w:r>
            <w:r w:rsidR="006A1855">
              <w:rPr>
                <w:rFonts w:cstheme="minorBidi"/>
                <w:noProof/>
                <w:lang w:val="en-ID" w:eastAsia="en-ID"/>
              </w:rPr>
              <w:tab/>
            </w:r>
            <w:r w:rsidR="006A1855" w:rsidRPr="00F90D96">
              <w:rPr>
                <w:rStyle w:val="Hyperlink"/>
                <w:b/>
                <w:bCs/>
                <w:noProof/>
              </w:rPr>
              <w:t>Nhân Viên Pha Chế</w:t>
            </w:r>
            <w:r w:rsidR="006A1855">
              <w:rPr>
                <w:noProof/>
                <w:webHidden/>
              </w:rPr>
              <w:tab/>
            </w:r>
            <w:r w:rsidR="006A1855">
              <w:rPr>
                <w:noProof/>
                <w:webHidden/>
              </w:rPr>
              <w:fldChar w:fldCharType="begin"/>
            </w:r>
            <w:r w:rsidR="006A1855">
              <w:rPr>
                <w:noProof/>
                <w:webHidden/>
              </w:rPr>
              <w:instrText xml:space="preserve"> PAGEREF _Toc105096056 \h </w:instrText>
            </w:r>
            <w:r w:rsidR="006A1855">
              <w:rPr>
                <w:noProof/>
                <w:webHidden/>
              </w:rPr>
            </w:r>
            <w:r w:rsidR="006A1855">
              <w:rPr>
                <w:noProof/>
                <w:webHidden/>
              </w:rPr>
              <w:fldChar w:fldCharType="separate"/>
            </w:r>
            <w:r w:rsidR="006A1855">
              <w:rPr>
                <w:noProof/>
                <w:webHidden/>
              </w:rPr>
              <w:t>55</w:t>
            </w:r>
            <w:r w:rsidR="006A1855">
              <w:rPr>
                <w:noProof/>
                <w:webHidden/>
              </w:rPr>
              <w:fldChar w:fldCharType="end"/>
            </w:r>
          </w:hyperlink>
        </w:p>
        <w:p w14:paraId="7F7C8DCD" w14:textId="414F6419" w:rsidR="006A1855" w:rsidRDefault="00CD0C63">
          <w:pPr>
            <w:pStyle w:val="TOC4"/>
            <w:tabs>
              <w:tab w:val="left" w:pos="1100"/>
              <w:tab w:val="right" w:leader="dot" w:pos="9350"/>
            </w:tabs>
            <w:rPr>
              <w:noProof/>
              <w:lang w:val="en-ID" w:eastAsia="en-ID"/>
            </w:rPr>
          </w:pPr>
          <w:hyperlink w:anchor="_Toc105096057" w:history="1">
            <w:r w:rsidR="006A1855" w:rsidRPr="00F90D96">
              <w:rPr>
                <w:rStyle w:val="Hyperlink"/>
                <w:rFonts w:ascii="Calibri Light" w:hAnsi="Calibri Light"/>
                <w:b/>
                <w:noProof/>
              </w:rPr>
              <w:t>a</w:t>
            </w:r>
            <w:r w:rsidR="006A1855">
              <w:rPr>
                <w:noProof/>
                <w:lang w:val="en-ID" w:eastAsia="en-ID"/>
              </w:rPr>
              <w:tab/>
            </w:r>
            <w:r w:rsidR="006A1855" w:rsidRPr="00F90D96">
              <w:rPr>
                <w:rStyle w:val="Hyperlink"/>
                <w:noProof/>
              </w:rPr>
              <w:t>Sơ đồ Kiểm Soát Lượng Tồn Hàng Tại Quày</w:t>
            </w:r>
            <w:r w:rsidR="006A1855">
              <w:rPr>
                <w:noProof/>
                <w:webHidden/>
              </w:rPr>
              <w:tab/>
            </w:r>
            <w:r w:rsidR="006A1855">
              <w:rPr>
                <w:noProof/>
                <w:webHidden/>
              </w:rPr>
              <w:fldChar w:fldCharType="begin"/>
            </w:r>
            <w:r w:rsidR="006A1855">
              <w:rPr>
                <w:noProof/>
                <w:webHidden/>
              </w:rPr>
              <w:instrText xml:space="preserve"> PAGEREF _Toc105096057 \h </w:instrText>
            </w:r>
            <w:r w:rsidR="006A1855">
              <w:rPr>
                <w:noProof/>
                <w:webHidden/>
              </w:rPr>
            </w:r>
            <w:r w:rsidR="006A1855">
              <w:rPr>
                <w:noProof/>
                <w:webHidden/>
              </w:rPr>
              <w:fldChar w:fldCharType="separate"/>
            </w:r>
            <w:r w:rsidR="006A1855">
              <w:rPr>
                <w:noProof/>
                <w:webHidden/>
              </w:rPr>
              <w:t>55</w:t>
            </w:r>
            <w:r w:rsidR="006A1855">
              <w:rPr>
                <w:noProof/>
                <w:webHidden/>
              </w:rPr>
              <w:fldChar w:fldCharType="end"/>
            </w:r>
          </w:hyperlink>
        </w:p>
        <w:p w14:paraId="6858E562" w14:textId="5CE95224" w:rsidR="006A1855" w:rsidRDefault="00CD0C63">
          <w:pPr>
            <w:pStyle w:val="TOC2"/>
            <w:tabs>
              <w:tab w:val="left" w:pos="880"/>
              <w:tab w:val="right" w:leader="dot" w:pos="9350"/>
            </w:tabs>
            <w:rPr>
              <w:rFonts w:cstheme="minorBidi"/>
              <w:noProof/>
              <w:lang w:val="en-ID" w:eastAsia="en-ID"/>
            </w:rPr>
          </w:pPr>
          <w:hyperlink w:anchor="_Toc105096058" w:history="1">
            <w:r w:rsidR="006A1855" w:rsidRPr="00F90D96">
              <w:rPr>
                <w:rStyle w:val="Hyperlink"/>
                <w:rFonts w:ascii="Calibri Light" w:hAnsi="Calibri Light"/>
                <w:b/>
                <w:bCs/>
                <w:noProof/>
              </w:rPr>
              <w:t>VI.</w:t>
            </w:r>
            <w:r w:rsidR="006A1855">
              <w:rPr>
                <w:rFonts w:cstheme="minorBidi"/>
                <w:noProof/>
                <w:lang w:val="en-ID" w:eastAsia="en-ID"/>
              </w:rPr>
              <w:tab/>
            </w:r>
            <w:r w:rsidR="006A1855" w:rsidRPr="00F90D96">
              <w:rPr>
                <w:rStyle w:val="Hyperlink"/>
                <w:b/>
                <w:bCs/>
                <w:noProof/>
              </w:rPr>
              <w:t>Sơ đồ Cơ sở dữ liệu</w:t>
            </w:r>
            <w:r w:rsidR="006A1855">
              <w:rPr>
                <w:noProof/>
                <w:webHidden/>
              </w:rPr>
              <w:tab/>
            </w:r>
            <w:r w:rsidR="006A1855">
              <w:rPr>
                <w:noProof/>
                <w:webHidden/>
              </w:rPr>
              <w:fldChar w:fldCharType="begin"/>
            </w:r>
            <w:r w:rsidR="006A1855">
              <w:rPr>
                <w:noProof/>
                <w:webHidden/>
              </w:rPr>
              <w:instrText xml:space="preserve"> PAGEREF _Toc105096058 \h </w:instrText>
            </w:r>
            <w:r w:rsidR="006A1855">
              <w:rPr>
                <w:noProof/>
                <w:webHidden/>
              </w:rPr>
            </w:r>
            <w:r w:rsidR="006A1855">
              <w:rPr>
                <w:noProof/>
                <w:webHidden/>
              </w:rPr>
              <w:fldChar w:fldCharType="separate"/>
            </w:r>
            <w:r w:rsidR="006A1855">
              <w:rPr>
                <w:noProof/>
                <w:webHidden/>
              </w:rPr>
              <w:t>56</w:t>
            </w:r>
            <w:r w:rsidR="006A1855">
              <w:rPr>
                <w:noProof/>
                <w:webHidden/>
              </w:rPr>
              <w:fldChar w:fldCharType="end"/>
            </w:r>
          </w:hyperlink>
        </w:p>
        <w:p w14:paraId="3564E0CE" w14:textId="421BC6A1" w:rsidR="006A1855" w:rsidRDefault="00CD0C63">
          <w:pPr>
            <w:pStyle w:val="TOC3"/>
            <w:tabs>
              <w:tab w:val="left" w:pos="880"/>
              <w:tab w:val="right" w:leader="dot" w:pos="9350"/>
            </w:tabs>
            <w:rPr>
              <w:rFonts w:cstheme="minorBidi"/>
              <w:noProof/>
              <w:lang w:val="en-ID" w:eastAsia="en-ID"/>
            </w:rPr>
          </w:pPr>
          <w:hyperlink w:anchor="_Toc105096059" w:history="1">
            <w:r w:rsidR="006A1855" w:rsidRPr="00F90D96">
              <w:rPr>
                <w:rStyle w:val="Hyperlink"/>
                <w:rFonts w:ascii="Calibri Light" w:hAnsi="Calibri Light"/>
                <w:b/>
                <w:bCs/>
                <w:noProof/>
              </w:rPr>
              <w:t>1.</w:t>
            </w:r>
            <w:r w:rsidR="006A1855">
              <w:rPr>
                <w:rFonts w:cstheme="minorBidi"/>
                <w:noProof/>
                <w:lang w:val="en-ID" w:eastAsia="en-ID"/>
              </w:rPr>
              <w:tab/>
            </w:r>
            <w:r w:rsidR="006A1855" w:rsidRPr="00F90D96">
              <w:rPr>
                <w:rStyle w:val="Hyperlink"/>
                <w:b/>
                <w:bCs/>
                <w:noProof/>
              </w:rPr>
              <w:t>Thực thể và bảng</w:t>
            </w:r>
            <w:r w:rsidR="006A1855">
              <w:rPr>
                <w:noProof/>
                <w:webHidden/>
              </w:rPr>
              <w:tab/>
            </w:r>
            <w:r w:rsidR="006A1855">
              <w:rPr>
                <w:noProof/>
                <w:webHidden/>
              </w:rPr>
              <w:fldChar w:fldCharType="begin"/>
            </w:r>
            <w:r w:rsidR="006A1855">
              <w:rPr>
                <w:noProof/>
                <w:webHidden/>
              </w:rPr>
              <w:instrText xml:space="preserve"> PAGEREF _Toc105096059 \h </w:instrText>
            </w:r>
            <w:r w:rsidR="006A1855">
              <w:rPr>
                <w:noProof/>
                <w:webHidden/>
              </w:rPr>
            </w:r>
            <w:r w:rsidR="006A1855">
              <w:rPr>
                <w:noProof/>
                <w:webHidden/>
              </w:rPr>
              <w:fldChar w:fldCharType="separate"/>
            </w:r>
            <w:r w:rsidR="006A1855">
              <w:rPr>
                <w:noProof/>
                <w:webHidden/>
              </w:rPr>
              <w:t>56</w:t>
            </w:r>
            <w:r w:rsidR="006A1855">
              <w:rPr>
                <w:noProof/>
                <w:webHidden/>
              </w:rPr>
              <w:fldChar w:fldCharType="end"/>
            </w:r>
          </w:hyperlink>
        </w:p>
        <w:p w14:paraId="7A111081" w14:textId="0194EBAD" w:rsidR="006A1855" w:rsidRDefault="00CD0C63">
          <w:pPr>
            <w:pStyle w:val="TOC3"/>
            <w:tabs>
              <w:tab w:val="left" w:pos="880"/>
              <w:tab w:val="right" w:leader="dot" w:pos="9350"/>
            </w:tabs>
            <w:rPr>
              <w:rFonts w:cstheme="minorBidi"/>
              <w:noProof/>
              <w:lang w:val="en-ID" w:eastAsia="en-ID"/>
            </w:rPr>
          </w:pPr>
          <w:hyperlink w:anchor="_Toc105096060" w:history="1">
            <w:r w:rsidR="006A1855" w:rsidRPr="00F90D96">
              <w:rPr>
                <w:rStyle w:val="Hyperlink"/>
                <w:rFonts w:ascii="Calibri Light" w:hAnsi="Calibri Light"/>
                <w:b/>
                <w:bCs/>
                <w:noProof/>
              </w:rPr>
              <w:t>2.</w:t>
            </w:r>
            <w:r w:rsidR="006A1855">
              <w:rPr>
                <w:rFonts w:cstheme="minorBidi"/>
                <w:noProof/>
                <w:lang w:val="en-ID" w:eastAsia="en-ID"/>
              </w:rPr>
              <w:tab/>
            </w:r>
            <w:r w:rsidR="006A1855" w:rsidRPr="00F90D96">
              <w:rPr>
                <w:rStyle w:val="Hyperlink"/>
                <w:b/>
                <w:bCs/>
                <w:noProof/>
              </w:rPr>
              <w:t>5.2. Thuộc Tính</w:t>
            </w:r>
            <w:r w:rsidR="006A1855">
              <w:rPr>
                <w:noProof/>
                <w:webHidden/>
              </w:rPr>
              <w:tab/>
            </w:r>
            <w:r w:rsidR="006A1855">
              <w:rPr>
                <w:noProof/>
                <w:webHidden/>
              </w:rPr>
              <w:fldChar w:fldCharType="begin"/>
            </w:r>
            <w:r w:rsidR="006A1855">
              <w:rPr>
                <w:noProof/>
                <w:webHidden/>
              </w:rPr>
              <w:instrText xml:space="preserve"> PAGEREF _Toc105096060 \h </w:instrText>
            </w:r>
            <w:r w:rsidR="006A1855">
              <w:rPr>
                <w:noProof/>
                <w:webHidden/>
              </w:rPr>
            </w:r>
            <w:r w:rsidR="006A1855">
              <w:rPr>
                <w:noProof/>
                <w:webHidden/>
              </w:rPr>
              <w:fldChar w:fldCharType="separate"/>
            </w:r>
            <w:r w:rsidR="006A1855">
              <w:rPr>
                <w:noProof/>
                <w:webHidden/>
              </w:rPr>
              <w:t>56</w:t>
            </w:r>
            <w:r w:rsidR="006A1855">
              <w:rPr>
                <w:noProof/>
                <w:webHidden/>
              </w:rPr>
              <w:fldChar w:fldCharType="end"/>
            </w:r>
          </w:hyperlink>
        </w:p>
        <w:p w14:paraId="7BB3249D" w14:textId="3D32FD92" w:rsidR="006A1855" w:rsidRDefault="00CD0C63">
          <w:pPr>
            <w:pStyle w:val="TOC3"/>
            <w:tabs>
              <w:tab w:val="left" w:pos="880"/>
              <w:tab w:val="right" w:leader="dot" w:pos="9350"/>
            </w:tabs>
            <w:rPr>
              <w:rFonts w:cstheme="minorBidi"/>
              <w:noProof/>
              <w:lang w:val="en-ID" w:eastAsia="en-ID"/>
            </w:rPr>
          </w:pPr>
          <w:hyperlink w:anchor="_Toc105096061" w:history="1">
            <w:r w:rsidR="006A1855" w:rsidRPr="00F90D96">
              <w:rPr>
                <w:rStyle w:val="Hyperlink"/>
                <w:rFonts w:ascii="Calibri Light" w:hAnsi="Calibri Light"/>
                <w:b/>
                <w:bCs/>
                <w:noProof/>
              </w:rPr>
              <w:t>3.</w:t>
            </w:r>
            <w:r w:rsidR="006A1855">
              <w:rPr>
                <w:rFonts w:cstheme="minorBidi"/>
                <w:noProof/>
                <w:lang w:val="en-ID" w:eastAsia="en-ID"/>
              </w:rPr>
              <w:tab/>
            </w:r>
            <w:r w:rsidR="006A1855" w:rsidRPr="00F90D96">
              <w:rPr>
                <w:rStyle w:val="Hyperlink"/>
                <w:b/>
                <w:bCs/>
                <w:noProof/>
              </w:rPr>
              <w:t>5.3. Các mối liên kết</w:t>
            </w:r>
            <w:r w:rsidR="006A1855">
              <w:rPr>
                <w:noProof/>
                <w:webHidden/>
              </w:rPr>
              <w:tab/>
            </w:r>
            <w:r w:rsidR="006A1855">
              <w:rPr>
                <w:noProof/>
                <w:webHidden/>
              </w:rPr>
              <w:fldChar w:fldCharType="begin"/>
            </w:r>
            <w:r w:rsidR="006A1855">
              <w:rPr>
                <w:noProof/>
                <w:webHidden/>
              </w:rPr>
              <w:instrText xml:space="preserve"> PAGEREF _Toc105096061 \h </w:instrText>
            </w:r>
            <w:r w:rsidR="006A1855">
              <w:rPr>
                <w:noProof/>
                <w:webHidden/>
              </w:rPr>
            </w:r>
            <w:r w:rsidR="006A1855">
              <w:rPr>
                <w:noProof/>
                <w:webHidden/>
              </w:rPr>
              <w:fldChar w:fldCharType="separate"/>
            </w:r>
            <w:r w:rsidR="006A1855">
              <w:rPr>
                <w:noProof/>
                <w:webHidden/>
              </w:rPr>
              <w:t>60</w:t>
            </w:r>
            <w:r w:rsidR="006A1855">
              <w:rPr>
                <w:noProof/>
                <w:webHidden/>
              </w:rPr>
              <w:fldChar w:fldCharType="end"/>
            </w:r>
          </w:hyperlink>
        </w:p>
        <w:p w14:paraId="22908FB3" w14:textId="275C5AD9" w:rsidR="006A1855" w:rsidRDefault="00CD0C63">
          <w:pPr>
            <w:pStyle w:val="TOC1"/>
            <w:tabs>
              <w:tab w:val="left" w:pos="440"/>
              <w:tab w:val="right" w:leader="dot" w:pos="9350"/>
            </w:tabs>
            <w:rPr>
              <w:rFonts w:cstheme="minorBidi"/>
              <w:noProof/>
              <w:lang w:val="en-ID" w:eastAsia="en-ID"/>
            </w:rPr>
          </w:pPr>
          <w:hyperlink w:anchor="_Toc105096062" w:history="1">
            <w:r w:rsidR="006A1855" w:rsidRPr="00F90D96">
              <w:rPr>
                <w:rStyle w:val="Hyperlink"/>
                <w:rFonts w:ascii="Calibri Light" w:hAnsi="Calibri Light"/>
                <w:b/>
                <w:bCs/>
                <w:noProof/>
              </w:rPr>
              <w:t>C.</w:t>
            </w:r>
            <w:r w:rsidR="006A1855">
              <w:rPr>
                <w:rFonts w:cstheme="minorBidi"/>
                <w:noProof/>
                <w:lang w:val="en-ID" w:eastAsia="en-ID"/>
              </w:rPr>
              <w:tab/>
            </w:r>
            <w:r w:rsidR="006A1855" w:rsidRPr="00F90D96">
              <w:rPr>
                <w:rStyle w:val="Hyperlink"/>
                <w:b/>
                <w:bCs/>
                <w:noProof/>
              </w:rPr>
              <w:t>Thiết kế giao diện phần mềm</w:t>
            </w:r>
            <w:r w:rsidR="006A1855">
              <w:rPr>
                <w:noProof/>
                <w:webHidden/>
              </w:rPr>
              <w:tab/>
            </w:r>
            <w:r w:rsidR="006A1855">
              <w:rPr>
                <w:noProof/>
                <w:webHidden/>
              </w:rPr>
              <w:fldChar w:fldCharType="begin"/>
            </w:r>
            <w:r w:rsidR="006A1855">
              <w:rPr>
                <w:noProof/>
                <w:webHidden/>
              </w:rPr>
              <w:instrText xml:space="preserve"> PAGEREF _Toc105096062 \h </w:instrText>
            </w:r>
            <w:r w:rsidR="006A1855">
              <w:rPr>
                <w:noProof/>
                <w:webHidden/>
              </w:rPr>
            </w:r>
            <w:r w:rsidR="006A1855">
              <w:rPr>
                <w:noProof/>
                <w:webHidden/>
              </w:rPr>
              <w:fldChar w:fldCharType="separate"/>
            </w:r>
            <w:r w:rsidR="006A1855">
              <w:rPr>
                <w:noProof/>
                <w:webHidden/>
              </w:rPr>
              <w:t>60</w:t>
            </w:r>
            <w:r w:rsidR="006A1855">
              <w:rPr>
                <w:noProof/>
                <w:webHidden/>
              </w:rPr>
              <w:fldChar w:fldCharType="end"/>
            </w:r>
          </w:hyperlink>
        </w:p>
        <w:p w14:paraId="5F812C85" w14:textId="1EE598D3" w:rsidR="00F16B3E" w:rsidRDefault="00C50860">
          <w:r>
            <w:rPr>
              <w:rFonts w:cs="Times New Roman"/>
              <w:lang w:eastAsia="en-US"/>
            </w:rPr>
            <w:fldChar w:fldCharType="end"/>
          </w:r>
        </w:p>
      </w:sdtContent>
    </w:sdt>
    <w:p w14:paraId="45BF225A" w14:textId="4D332297" w:rsidR="005E71AC" w:rsidRPr="00F16B3E" w:rsidRDefault="005E71AC" w:rsidP="00504477">
      <w:pPr>
        <w:pStyle w:val="TOC3"/>
      </w:pPr>
      <w:r w:rsidRPr="27FC8EFB">
        <w:rPr>
          <w:b/>
          <w:sz w:val="28"/>
          <w:szCs w:val="28"/>
        </w:rPr>
        <w:lastRenderedPageBreak/>
        <w:br w:type="page"/>
      </w:r>
    </w:p>
    <w:p w14:paraId="120C0F8C" w14:textId="2EC94C57" w:rsidR="000002DF" w:rsidRPr="006A1855" w:rsidRDefault="00731525" w:rsidP="001423EE">
      <w:pPr>
        <w:pStyle w:val="Heading1"/>
        <w:numPr>
          <w:ilvl w:val="0"/>
          <w:numId w:val="0"/>
        </w:numPr>
        <w:rPr>
          <w:b/>
          <w:bCs/>
        </w:rPr>
      </w:pPr>
      <w:bookmarkStart w:id="1" w:name="_Toc95847726"/>
      <w:bookmarkStart w:id="2" w:name="_Toc105096002"/>
      <w:r w:rsidRPr="006A1855">
        <w:rPr>
          <w:b/>
          <w:bCs/>
        </w:rPr>
        <w:lastRenderedPageBreak/>
        <w:t>Danh Mục Hình Ảnh</w:t>
      </w:r>
      <w:bookmarkEnd w:id="1"/>
      <w:bookmarkEnd w:id="2"/>
    </w:p>
    <w:p w14:paraId="5C7ED62B" w14:textId="6ED1BF1D" w:rsidR="00E907A1" w:rsidRDefault="00E907A1">
      <w:pPr>
        <w:pStyle w:val="TableofFigures"/>
        <w:tabs>
          <w:tab w:val="right" w:leader="dot" w:pos="9350"/>
        </w:tabs>
        <w:rPr>
          <w:noProof/>
          <w:lang w:val="en-US"/>
        </w:rPr>
      </w:pPr>
      <w:r>
        <w:fldChar w:fldCharType="begin"/>
      </w:r>
      <w:r>
        <w:instrText xml:space="preserve"> TOC \h \z \c "Hình" </w:instrText>
      </w:r>
      <w:r>
        <w:fldChar w:fldCharType="separate"/>
      </w:r>
      <w:hyperlink w:anchor="_Toc104318959" w:history="1">
        <w:r w:rsidRPr="0082064A">
          <w:rPr>
            <w:rStyle w:val="Hyperlink"/>
            <w:noProof/>
          </w:rPr>
          <w:t>Hình 1: Sơ đồ tổ chức</w:t>
        </w:r>
        <w:r>
          <w:rPr>
            <w:noProof/>
            <w:webHidden/>
          </w:rPr>
          <w:tab/>
        </w:r>
        <w:r>
          <w:rPr>
            <w:noProof/>
            <w:webHidden/>
          </w:rPr>
          <w:fldChar w:fldCharType="begin"/>
        </w:r>
        <w:r>
          <w:rPr>
            <w:noProof/>
            <w:webHidden/>
          </w:rPr>
          <w:instrText xml:space="preserve"> PAGEREF _Toc104318959 \h </w:instrText>
        </w:r>
        <w:r>
          <w:rPr>
            <w:noProof/>
            <w:webHidden/>
          </w:rPr>
        </w:r>
        <w:r>
          <w:rPr>
            <w:noProof/>
            <w:webHidden/>
          </w:rPr>
          <w:fldChar w:fldCharType="separate"/>
        </w:r>
        <w:r>
          <w:rPr>
            <w:noProof/>
            <w:webHidden/>
          </w:rPr>
          <w:t>8</w:t>
        </w:r>
        <w:r>
          <w:rPr>
            <w:noProof/>
            <w:webHidden/>
          </w:rPr>
          <w:fldChar w:fldCharType="end"/>
        </w:r>
      </w:hyperlink>
    </w:p>
    <w:p w14:paraId="08EB1813" w14:textId="61897979" w:rsidR="00E907A1" w:rsidRDefault="00CD0C63">
      <w:pPr>
        <w:pStyle w:val="TableofFigures"/>
        <w:tabs>
          <w:tab w:val="right" w:leader="dot" w:pos="9350"/>
        </w:tabs>
        <w:rPr>
          <w:noProof/>
          <w:lang w:val="en-US"/>
        </w:rPr>
      </w:pPr>
      <w:hyperlink w:anchor="_Toc104318960" w:history="1">
        <w:r w:rsidR="00E907A1" w:rsidRPr="0082064A">
          <w:rPr>
            <w:rStyle w:val="Hyperlink"/>
            <w:noProof/>
          </w:rPr>
          <w:t>Hình 2: Sơ đồ Use case Đăng nhập của Chủ quán</w:t>
        </w:r>
        <w:r w:rsidR="00E907A1">
          <w:rPr>
            <w:noProof/>
            <w:webHidden/>
          </w:rPr>
          <w:tab/>
        </w:r>
        <w:r w:rsidR="00E907A1">
          <w:rPr>
            <w:noProof/>
            <w:webHidden/>
          </w:rPr>
          <w:fldChar w:fldCharType="begin"/>
        </w:r>
        <w:r w:rsidR="00E907A1">
          <w:rPr>
            <w:noProof/>
            <w:webHidden/>
          </w:rPr>
          <w:instrText xml:space="preserve"> PAGEREF _Toc104318960 \h </w:instrText>
        </w:r>
        <w:r w:rsidR="00E907A1">
          <w:rPr>
            <w:noProof/>
            <w:webHidden/>
          </w:rPr>
        </w:r>
        <w:r w:rsidR="00E907A1">
          <w:rPr>
            <w:noProof/>
            <w:webHidden/>
          </w:rPr>
          <w:fldChar w:fldCharType="separate"/>
        </w:r>
        <w:r w:rsidR="00E907A1">
          <w:rPr>
            <w:noProof/>
            <w:webHidden/>
          </w:rPr>
          <w:t>10</w:t>
        </w:r>
        <w:r w:rsidR="00E907A1">
          <w:rPr>
            <w:noProof/>
            <w:webHidden/>
          </w:rPr>
          <w:fldChar w:fldCharType="end"/>
        </w:r>
      </w:hyperlink>
    </w:p>
    <w:p w14:paraId="3E074C52" w14:textId="581DDD85" w:rsidR="00E907A1" w:rsidRDefault="00CD0C63">
      <w:pPr>
        <w:pStyle w:val="TableofFigures"/>
        <w:tabs>
          <w:tab w:val="right" w:leader="dot" w:pos="9350"/>
        </w:tabs>
        <w:rPr>
          <w:noProof/>
          <w:lang w:val="en-US"/>
        </w:rPr>
      </w:pPr>
      <w:hyperlink w:anchor="_Toc104318961" w:history="1">
        <w:r w:rsidR="00E907A1" w:rsidRPr="0082064A">
          <w:rPr>
            <w:rStyle w:val="Hyperlink"/>
            <w:noProof/>
          </w:rPr>
          <w:t>Hình 3: Sơ đồ Use case Quản lý thực đơn của Chủ quán</w:t>
        </w:r>
        <w:r w:rsidR="00E907A1">
          <w:rPr>
            <w:noProof/>
            <w:webHidden/>
          </w:rPr>
          <w:tab/>
        </w:r>
        <w:r w:rsidR="00E907A1">
          <w:rPr>
            <w:noProof/>
            <w:webHidden/>
          </w:rPr>
          <w:fldChar w:fldCharType="begin"/>
        </w:r>
        <w:r w:rsidR="00E907A1">
          <w:rPr>
            <w:noProof/>
            <w:webHidden/>
          </w:rPr>
          <w:instrText xml:space="preserve"> PAGEREF _Toc104318961 \h </w:instrText>
        </w:r>
        <w:r w:rsidR="00E907A1">
          <w:rPr>
            <w:noProof/>
            <w:webHidden/>
          </w:rPr>
        </w:r>
        <w:r w:rsidR="00E907A1">
          <w:rPr>
            <w:noProof/>
            <w:webHidden/>
          </w:rPr>
          <w:fldChar w:fldCharType="separate"/>
        </w:r>
        <w:r w:rsidR="00E907A1">
          <w:rPr>
            <w:noProof/>
            <w:webHidden/>
          </w:rPr>
          <w:t>10</w:t>
        </w:r>
        <w:r w:rsidR="00E907A1">
          <w:rPr>
            <w:noProof/>
            <w:webHidden/>
          </w:rPr>
          <w:fldChar w:fldCharType="end"/>
        </w:r>
      </w:hyperlink>
    </w:p>
    <w:p w14:paraId="3907C134" w14:textId="456CF3C2" w:rsidR="00E907A1" w:rsidRDefault="00CD0C63">
      <w:pPr>
        <w:pStyle w:val="TableofFigures"/>
        <w:tabs>
          <w:tab w:val="right" w:leader="dot" w:pos="9350"/>
        </w:tabs>
        <w:rPr>
          <w:noProof/>
          <w:lang w:val="en-US"/>
        </w:rPr>
      </w:pPr>
      <w:hyperlink w:anchor="_Toc104318962" w:history="1">
        <w:r w:rsidR="00E907A1" w:rsidRPr="0082064A">
          <w:rPr>
            <w:rStyle w:val="Hyperlink"/>
            <w:noProof/>
          </w:rPr>
          <w:t>Hình 4: Sơ đồ Use case Xem thống kê của Chủ quán</w:t>
        </w:r>
        <w:r w:rsidR="00E907A1">
          <w:rPr>
            <w:noProof/>
            <w:webHidden/>
          </w:rPr>
          <w:tab/>
        </w:r>
        <w:r w:rsidR="00E907A1">
          <w:rPr>
            <w:noProof/>
            <w:webHidden/>
          </w:rPr>
          <w:fldChar w:fldCharType="begin"/>
        </w:r>
        <w:r w:rsidR="00E907A1">
          <w:rPr>
            <w:noProof/>
            <w:webHidden/>
          </w:rPr>
          <w:instrText xml:space="preserve"> PAGEREF _Toc104318962 \h </w:instrText>
        </w:r>
        <w:r w:rsidR="00E907A1">
          <w:rPr>
            <w:noProof/>
            <w:webHidden/>
          </w:rPr>
        </w:r>
        <w:r w:rsidR="00E907A1">
          <w:rPr>
            <w:noProof/>
            <w:webHidden/>
          </w:rPr>
          <w:fldChar w:fldCharType="separate"/>
        </w:r>
        <w:r w:rsidR="00E907A1">
          <w:rPr>
            <w:noProof/>
            <w:webHidden/>
          </w:rPr>
          <w:t>11</w:t>
        </w:r>
        <w:r w:rsidR="00E907A1">
          <w:rPr>
            <w:noProof/>
            <w:webHidden/>
          </w:rPr>
          <w:fldChar w:fldCharType="end"/>
        </w:r>
      </w:hyperlink>
    </w:p>
    <w:p w14:paraId="798BB271" w14:textId="511DD406" w:rsidR="00E907A1" w:rsidRDefault="00CD0C63">
      <w:pPr>
        <w:pStyle w:val="TableofFigures"/>
        <w:tabs>
          <w:tab w:val="right" w:leader="dot" w:pos="9350"/>
        </w:tabs>
        <w:rPr>
          <w:noProof/>
          <w:lang w:val="en-US"/>
        </w:rPr>
      </w:pPr>
      <w:hyperlink w:anchor="_Toc104318963" w:history="1">
        <w:r w:rsidR="00E907A1" w:rsidRPr="0082064A">
          <w:rPr>
            <w:rStyle w:val="Hyperlink"/>
            <w:noProof/>
          </w:rPr>
          <w:t>Hình 5: Sơ đồ Use case Quản lý kho hàng của Chủ quán</w:t>
        </w:r>
        <w:r w:rsidR="00E907A1">
          <w:rPr>
            <w:noProof/>
            <w:webHidden/>
          </w:rPr>
          <w:tab/>
        </w:r>
        <w:r w:rsidR="00E907A1">
          <w:rPr>
            <w:noProof/>
            <w:webHidden/>
          </w:rPr>
          <w:fldChar w:fldCharType="begin"/>
        </w:r>
        <w:r w:rsidR="00E907A1">
          <w:rPr>
            <w:noProof/>
            <w:webHidden/>
          </w:rPr>
          <w:instrText xml:space="preserve"> PAGEREF _Toc104318963 \h </w:instrText>
        </w:r>
        <w:r w:rsidR="00E907A1">
          <w:rPr>
            <w:noProof/>
            <w:webHidden/>
          </w:rPr>
        </w:r>
        <w:r w:rsidR="00E907A1">
          <w:rPr>
            <w:noProof/>
            <w:webHidden/>
          </w:rPr>
          <w:fldChar w:fldCharType="separate"/>
        </w:r>
        <w:r w:rsidR="00E907A1">
          <w:rPr>
            <w:noProof/>
            <w:webHidden/>
          </w:rPr>
          <w:t>11</w:t>
        </w:r>
        <w:r w:rsidR="00E907A1">
          <w:rPr>
            <w:noProof/>
            <w:webHidden/>
          </w:rPr>
          <w:fldChar w:fldCharType="end"/>
        </w:r>
      </w:hyperlink>
    </w:p>
    <w:p w14:paraId="7F498EFC" w14:textId="5383AA25" w:rsidR="00E907A1" w:rsidRDefault="00CD0C63">
      <w:pPr>
        <w:pStyle w:val="TableofFigures"/>
        <w:tabs>
          <w:tab w:val="right" w:leader="dot" w:pos="9350"/>
        </w:tabs>
        <w:rPr>
          <w:noProof/>
          <w:lang w:val="en-US"/>
        </w:rPr>
      </w:pPr>
      <w:hyperlink w:anchor="_Toc104318964" w:history="1">
        <w:r w:rsidR="00E907A1" w:rsidRPr="0082064A">
          <w:rPr>
            <w:rStyle w:val="Hyperlink"/>
            <w:noProof/>
          </w:rPr>
          <w:t>Hình 6: Sơ đồ Use case Quản lý đơn hàng của Chủ quán</w:t>
        </w:r>
        <w:r w:rsidR="00E907A1">
          <w:rPr>
            <w:noProof/>
            <w:webHidden/>
          </w:rPr>
          <w:tab/>
        </w:r>
        <w:r w:rsidR="00E907A1">
          <w:rPr>
            <w:noProof/>
            <w:webHidden/>
          </w:rPr>
          <w:fldChar w:fldCharType="begin"/>
        </w:r>
        <w:r w:rsidR="00E907A1">
          <w:rPr>
            <w:noProof/>
            <w:webHidden/>
          </w:rPr>
          <w:instrText xml:space="preserve"> PAGEREF _Toc104318964 \h </w:instrText>
        </w:r>
        <w:r w:rsidR="00E907A1">
          <w:rPr>
            <w:noProof/>
            <w:webHidden/>
          </w:rPr>
        </w:r>
        <w:r w:rsidR="00E907A1">
          <w:rPr>
            <w:noProof/>
            <w:webHidden/>
          </w:rPr>
          <w:fldChar w:fldCharType="separate"/>
        </w:r>
        <w:r w:rsidR="00E907A1">
          <w:rPr>
            <w:noProof/>
            <w:webHidden/>
          </w:rPr>
          <w:t>12</w:t>
        </w:r>
        <w:r w:rsidR="00E907A1">
          <w:rPr>
            <w:noProof/>
            <w:webHidden/>
          </w:rPr>
          <w:fldChar w:fldCharType="end"/>
        </w:r>
      </w:hyperlink>
    </w:p>
    <w:p w14:paraId="43FF5627" w14:textId="6284E384" w:rsidR="00E907A1" w:rsidRDefault="00CD0C63">
      <w:pPr>
        <w:pStyle w:val="TableofFigures"/>
        <w:tabs>
          <w:tab w:val="right" w:leader="dot" w:pos="9350"/>
        </w:tabs>
        <w:rPr>
          <w:noProof/>
          <w:lang w:val="en-US"/>
        </w:rPr>
      </w:pPr>
      <w:hyperlink w:anchor="_Toc104318965" w:history="1">
        <w:r w:rsidR="00E907A1" w:rsidRPr="0082064A">
          <w:rPr>
            <w:rStyle w:val="Hyperlink"/>
            <w:noProof/>
          </w:rPr>
          <w:t>Hình 7: Sơ đồ Use case Quản lý nhân sự của Chủ quán</w:t>
        </w:r>
        <w:r w:rsidR="00E907A1">
          <w:rPr>
            <w:noProof/>
            <w:webHidden/>
          </w:rPr>
          <w:tab/>
        </w:r>
        <w:r w:rsidR="00E907A1">
          <w:rPr>
            <w:noProof/>
            <w:webHidden/>
          </w:rPr>
          <w:fldChar w:fldCharType="begin"/>
        </w:r>
        <w:r w:rsidR="00E907A1">
          <w:rPr>
            <w:noProof/>
            <w:webHidden/>
          </w:rPr>
          <w:instrText xml:space="preserve"> PAGEREF _Toc104318965 \h </w:instrText>
        </w:r>
        <w:r w:rsidR="00E907A1">
          <w:rPr>
            <w:noProof/>
            <w:webHidden/>
          </w:rPr>
        </w:r>
        <w:r w:rsidR="00E907A1">
          <w:rPr>
            <w:noProof/>
            <w:webHidden/>
          </w:rPr>
          <w:fldChar w:fldCharType="separate"/>
        </w:r>
        <w:r w:rsidR="00E907A1">
          <w:rPr>
            <w:noProof/>
            <w:webHidden/>
          </w:rPr>
          <w:t>12</w:t>
        </w:r>
        <w:r w:rsidR="00E907A1">
          <w:rPr>
            <w:noProof/>
            <w:webHidden/>
          </w:rPr>
          <w:fldChar w:fldCharType="end"/>
        </w:r>
      </w:hyperlink>
    </w:p>
    <w:p w14:paraId="3598F2B5" w14:textId="75B6213E" w:rsidR="00E907A1" w:rsidRDefault="00CD0C63">
      <w:pPr>
        <w:pStyle w:val="TableofFigures"/>
        <w:tabs>
          <w:tab w:val="right" w:leader="dot" w:pos="9350"/>
        </w:tabs>
        <w:rPr>
          <w:noProof/>
          <w:lang w:val="en-US"/>
        </w:rPr>
      </w:pPr>
      <w:hyperlink w:anchor="_Toc104318966" w:history="1">
        <w:r w:rsidR="00E907A1" w:rsidRPr="0082064A">
          <w:rPr>
            <w:rStyle w:val="Hyperlink"/>
            <w:noProof/>
          </w:rPr>
          <w:t xml:space="preserve">Hình 8: Sơ đồ Use case </w:t>
        </w:r>
        <w:r w:rsidR="00E907A1" w:rsidRPr="0082064A">
          <w:rPr>
            <w:rStyle w:val="Hyperlink"/>
            <w:noProof/>
            <w:lang w:val="en-US"/>
          </w:rPr>
          <w:t xml:space="preserve">Cài đặt </w:t>
        </w:r>
        <w:r w:rsidR="00E907A1" w:rsidRPr="0082064A">
          <w:rPr>
            <w:rStyle w:val="Hyperlink"/>
            <w:noProof/>
          </w:rPr>
          <w:t>của Chủ quán</w:t>
        </w:r>
        <w:r w:rsidR="00E907A1">
          <w:rPr>
            <w:noProof/>
            <w:webHidden/>
          </w:rPr>
          <w:tab/>
        </w:r>
        <w:r w:rsidR="00E907A1">
          <w:rPr>
            <w:noProof/>
            <w:webHidden/>
          </w:rPr>
          <w:fldChar w:fldCharType="begin"/>
        </w:r>
        <w:r w:rsidR="00E907A1">
          <w:rPr>
            <w:noProof/>
            <w:webHidden/>
          </w:rPr>
          <w:instrText xml:space="preserve"> PAGEREF _Toc104318966 \h </w:instrText>
        </w:r>
        <w:r w:rsidR="00E907A1">
          <w:rPr>
            <w:noProof/>
            <w:webHidden/>
          </w:rPr>
        </w:r>
        <w:r w:rsidR="00E907A1">
          <w:rPr>
            <w:noProof/>
            <w:webHidden/>
          </w:rPr>
          <w:fldChar w:fldCharType="separate"/>
        </w:r>
        <w:r w:rsidR="00E907A1">
          <w:rPr>
            <w:noProof/>
            <w:webHidden/>
          </w:rPr>
          <w:t>13</w:t>
        </w:r>
        <w:r w:rsidR="00E907A1">
          <w:rPr>
            <w:noProof/>
            <w:webHidden/>
          </w:rPr>
          <w:fldChar w:fldCharType="end"/>
        </w:r>
      </w:hyperlink>
    </w:p>
    <w:p w14:paraId="47A3C9BE" w14:textId="4827043F" w:rsidR="00E907A1" w:rsidRDefault="00CD0C63">
      <w:pPr>
        <w:pStyle w:val="TableofFigures"/>
        <w:tabs>
          <w:tab w:val="right" w:leader="dot" w:pos="9350"/>
        </w:tabs>
        <w:rPr>
          <w:noProof/>
          <w:lang w:val="en-US"/>
        </w:rPr>
      </w:pPr>
      <w:hyperlink w:anchor="_Toc104318967" w:history="1">
        <w:r w:rsidR="00E907A1" w:rsidRPr="0082064A">
          <w:rPr>
            <w:rStyle w:val="Hyperlink"/>
            <w:noProof/>
          </w:rPr>
          <w:t>Hình 9: Sơ đồ Use case Đăng nhập của Quản lý</w:t>
        </w:r>
        <w:r w:rsidR="00E907A1">
          <w:rPr>
            <w:noProof/>
            <w:webHidden/>
          </w:rPr>
          <w:tab/>
        </w:r>
        <w:r w:rsidR="00E907A1">
          <w:rPr>
            <w:noProof/>
            <w:webHidden/>
          </w:rPr>
          <w:fldChar w:fldCharType="begin"/>
        </w:r>
        <w:r w:rsidR="00E907A1">
          <w:rPr>
            <w:noProof/>
            <w:webHidden/>
          </w:rPr>
          <w:instrText xml:space="preserve"> PAGEREF _Toc104318967 \h </w:instrText>
        </w:r>
        <w:r w:rsidR="00E907A1">
          <w:rPr>
            <w:noProof/>
            <w:webHidden/>
          </w:rPr>
        </w:r>
        <w:r w:rsidR="00E907A1">
          <w:rPr>
            <w:noProof/>
            <w:webHidden/>
          </w:rPr>
          <w:fldChar w:fldCharType="separate"/>
        </w:r>
        <w:r w:rsidR="00E907A1">
          <w:rPr>
            <w:noProof/>
            <w:webHidden/>
          </w:rPr>
          <w:t>13</w:t>
        </w:r>
        <w:r w:rsidR="00E907A1">
          <w:rPr>
            <w:noProof/>
            <w:webHidden/>
          </w:rPr>
          <w:fldChar w:fldCharType="end"/>
        </w:r>
      </w:hyperlink>
    </w:p>
    <w:p w14:paraId="717F5C81" w14:textId="42519A8D" w:rsidR="00E907A1" w:rsidRDefault="00CD0C63">
      <w:pPr>
        <w:pStyle w:val="TableofFigures"/>
        <w:tabs>
          <w:tab w:val="right" w:leader="dot" w:pos="9350"/>
        </w:tabs>
        <w:rPr>
          <w:noProof/>
          <w:lang w:val="en-US"/>
        </w:rPr>
      </w:pPr>
      <w:hyperlink w:anchor="_Toc104318968" w:history="1">
        <w:r w:rsidR="00E907A1" w:rsidRPr="0082064A">
          <w:rPr>
            <w:rStyle w:val="Hyperlink"/>
            <w:noProof/>
          </w:rPr>
          <w:t>Hình 10: Sơ đồ Use case Quản lý thực đơn của Quản lý</w:t>
        </w:r>
        <w:r w:rsidR="00E907A1">
          <w:rPr>
            <w:noProof/>
            <w:webHidden/>
          </w:rPr>
          <w:tab/>
        </w:r>
        <w:r w:rsidR="00E907A1">
          <w:rPr>
            <w:noProof/>
            <w:webHidden/>
          </w:rPr>
          <w:fldChar w:fldCharType="begin"/>
        </w:r>
        <w:r w:rsidR="00E907A1">
          <w:rPr>
            <w:noProof/>
            <w:webHidden/>
          </w:rPr>
          <w:instrText xml:space="preserve"> PAGEREF _Toc104318968 \h </w:instrText>
        </w:r>
        <w:r w:rsidR="00E907A1">
          <w:rPr>
            <w:noProof/>
            <w:webHidden/>
          </w:rPr>
        </w:r>
        <w:r w:rsidR="00E907A1">
          <w:rPr>
            <w:noProof/>
            <w:webHidden/>
          </w:rPr>
          <w:fldChar w:fldCharType="separate"/>
        </w:r>
        <w:r w:rsidR="00E907A1">
          <w:rPr>
            <w:noProof/>
            <w:webHidden/>
          </w:rPr>
          <w:t>14</w:t>
        </w:r>
        <w:r w:rsidR="00E907A1">
          <w:rPr>
            <w:noProof/>
            <w:webHidden/>
          </w:rPr>
          <w:fldChar w:fldCharType="end"/>
        </w:r>
      </w:hyperlink>
    </w:p>
    <w:p w14:paraId="3E0CC2F0" w14:textId="5AFBA70D" w:rsidR="00E907A1" w:rsidRDefault="00CD0C63">
      <w:pPr>
        <w:pStyle w:val="TableofFigures"/>
        <w:tabs>
          <w:tab w:val="right" w:leader="dot" w:pos="9350"/>
        </w:tabs>
        <w:rPr>
          <w:noProof/>
          <w:lang w:val="en-US"/>
        </w:rPr>
      </w:pPr>
      <w:hyperlink w:anchor="_Toc104318969" w:history="1">
        <w:r w:rsidR="00E907A1" w:rsidRPr="0082064A">
          <w:rPr>
            <w:rStyle w:val="Hyperlink"/>
            <w:noProof/>
          </w:rPr>
          <w:t>Hình 11: Sơ đồ Use case Xem thống kê của Quản lý</w:t>
        </w:r>
        <w:r w:rsidR="00E907A1">
          <w:rPr>
            <w:noProof/>
            <w:webHidden/>
          </w:rPr>
          <w:tab/>
        </w:r>
        <w:r w:rsidR="00E907A1">
          <w:rPr>
            <w:noProof/>
            <w:webHidden/>
          </w:rPr>
          <w:fldChar w:fldCharType="begin"/>
        </w:r>
        <w:r w:rsidR="00E907A1">
          <w:rPr>
            <w:noProof/>
            <w:webHidden/>
          </w:rPr>
          <w:instrText xml:space="preserve"> PAGEREF _Toc104318969 \h </w:instrText>
        </w:r>
        <w:r w:rsidR="00E907A1">
          <w:rPr>
            <w:noProof/>
            <w:webHidden/>
          </w:rPr>
        </w:r>
        <w:r w:rsidR="00E907A1">
          <w:rPr>
            <w:noProof/>
            <w:webHidden/>
          </w:rPr>
          <w:fldChar w:fldCharType="separate"/>
        </w:r>
        <w:r w:rsidR="00E907A1">
          <w:rPr>
            <w:noProof/>
            <w:webHidden/>
          </w:rPr>
          <w:t>14</w:t>
        </w:r>
        <w:r w:rsidR="00E907A1">
          <w:rPr>
            <w:noProof/>
            <w:webHidden/>
          </w:rPr>
          <w:fldChar w:fldCharType="end"/>
        </w:r>
      </w:hyperlink>
    </w:p>
    <w:p w14:paraId="0A9F579E" w14:textId="2DAE5851" w:rsidR="00E907A1" w:rsidRDefault="00CD0C63">
      <w:pPr>
        <w:pStyle w:val="TableofFigures"/>
        <w:tabs>
          <w:tab w:val="right" w:leader="dot" w:pos="9350"/>
        </w:tabs>
        <w:rPr>
          <w:noProof/>
          <w:lang w:val="en-US"/>
        </w:rPr>
      </w:pPr>
      <w:hyperlink w:anchor="_Toc104318970" w:history="1">
        <w:r w:rsidR="00E907A1" w:rsidRPr="0082064A">
          <w:rPr>
            <w:rStyle w:val="Hyperlink"/>
            <w:noProof/>
          </w:rPr>
          <w:t>Hình 12: Sơ đồ Use case Quản lý kho hàng của Quản lý</w:t>
        </w:r>
        <w:r w:rsidR="00E907A1">
          <w:rPr>
            <w:noProof/>
            <w:webHidden/>
          </w:rPr>
          <w:tab/>
        </w:r>
        <w:r w:rsidR="00E907A1">
          <w:rPr>
            <w:noProof/>
            <w:webHidden/>
          </w:rPr>
          <w:fldChar w:fldCharType="begin"/>
        </w:r>
        <w:r w:rsidR="00E907A1">
          <w:rPr>
            <w:noProof/>
            <w:webHidden/>
          </w:rPr>
          <w:instrText xml:space="preserve"> PAGEREF _Toc104318970 \h </w:instrText>
        </w:r>
        <w:r w:rsidR="00E907A1">
          <w:rPr>
            <w:noProof/>
            <w:webHidden/>
          </w:rPr>
        </w:r>
        <w:r w:rsidR="00E907A1">
          <w:rPr>
            <w:noProof/>
            <w:webHidden/>
          </w:rPr>
          <w:fldChar w:fldCharType="separate"/>
        </w:r>
        <w:r w:rsidR="00E907A1">
          <w:rPr>
            <w:noProof/>
            <w:webHidden/>
          </w:rPr>
          <w:t>15</w:t>
        </w:r>
        <w:r w:rsidR="00E907A1">
          <w:rPr>
            <w:noProof/>
            <w:webHidden/>
          </w:rPr>
          <w:fldChar w:fldCharType="end"/>
        </w:r>
      </w:hyperlink>
    </w:p>
    <w:p w14:paraId="1DF1077E" w14:textId="3A3D1812" w:rsidR="00E907A1" w:rsidRDefault="00CD0C63">
      <w:pPr>
        <w:pStyle w:val="TableofFigures"/>
        <w:tabs>
          <w:tab w:val="right" w:leader="dot" w:pos="9350"/>
        </w:tabs>
        <w:rPr>
          <w:noProof/>
          <w:lang w:val="en-US"/>
        </w:rPr>
      </w:pPr>
      <w:hyperlink w:anchor="_Toc104318971" w:history="1">
        <w:r w:rsidR="00E907A1" w:rsidRPr="0082064A">
          <w:rPr>
            <w:rStyle w:val="Hyperlink"/>
            <w:noProof/>
          </w:rPr>
          <w:t>Hình 13: Sơ đồ Use case Quản lý đơn hàng của Quản lý</w:t>
        </w:r>
        <w:r w:rsidR="00E907A1">
          <w:rPr>
            <w:noProof/>
            <w:webHidden/>
          </w:rPr>
          <w:tab/>
        </w:r>
        <w:r w:rsidR="00E907A1">
          <w:rPr>
            <w:noProof/>
            <w:webHidden/>
          </w:rPr>
          <w:fldChar w:fldCharType="begin"/>
        </w:r>
        <w:r w:rsidR="00E907A1">
          <w:rPr>
            <w:noProof/>
            <w:webHidden/>
          </w:rPr>
          <w:instrText xml:space="preserve"> PAGEREF _Toc104318971 \h </w:instrText>
        </w:r>
        <w:r w:rsidR="00E907A1">
          <w:rPr>
            <w:noProof/>
            <w:webHidden/>
          </w:rPr>
        </w:r>
        <w:r w:rsidR="00E907A1">
          <w:rPr>
            <w:noProof/>
            <w:webHidden/>
          </w:rPr>
          <w:fldChar w:fldCharType="separate"/>
        </w:r>
        <w:r w:rsidR="00E907A1">
          <w:rPr>
            <w:noProof/>
            <w:webHidden/>
          </w:rPr>
          <w:t>15</w:t>
        </w:r>
        <w:r w:rsidR="00E907A1">
          <w:rPr>
            <w:noProof/>
            <w:webHidden/>
          </w:rPr>
          <w:fldChar w:fldCharType="end"/>
        </w:r>
      </w:hyperlink>
    </w:p>
    <w:p w14:paraId="42B91E00" w14:textId="0F43A24B" w:rsidR="00E907A1" w:rsidRDefault="00CD0C63">
      <w:pPr>
        <w:pStyle w:val="TableofFigures"/>
        <w:tabs>
          <w:tab w:val="right" w:leader="dot" w:pos="9350"/>
        </w:tabs>
        <w:rPr>
          <w:noProof/>
          <w:lang w:val="en-US"/>
        </w:rPr>
      </w:pPr>
      <w:hyperlink w:anchor="_Toc104318972" w:history="1">
        <w:r w:rsidR="00E907A1" w:rsidRPr="0082064A">
          <w:rPr>
            <w:rStyle w:val="Hyperlink"/>
            <w:noProof/>
          </w:rPr>
          <w:t>Hình 14: Sơ đồ Use case Quản lý nhân sự của Quản lý</w:t>
        </w:r>
        <w:r w:rsidR="00E907A1">
          <w:rPr>
            <w:noProof/>
            <w:webHidden/>
          </w:rPr>
          <w:tab/>
        </w:r>
        <w:r w:rsidR="00E907A1">
          <w:rPr>
            <w:noProof/>
            <w:webHidden/>
          </w:rPr>
          <w:fldChar w:fldCharType="begin"/>
        </w:r>
        <w:r w:rsidR="00E907A1">
          <w:rPr>
            <w:noProof/>
            <w:webHidden/>
          </w:rPr>
          <w:instrText xml:space="preserve"> PAGEREF _Toc104318972 \h </w:instrText>
        </w:r>
        <w:r w:rsidR="00E907A1">
          <w:rPr>
            <w:noProof/>
            <w:webHidden/>
          </w:rPr>
        </w:r>
        <w:r w:rsidR="00E907A1">
          <w:rPr>
            <w:noProof/>
            <w:webHidden/>
          </w:rPr>
          <w:fldChar w:fldCharType="separate"/>
        </w:r>
        <w:r w:rsidR="00E907A1">
          <w:rPr>
            <w:noProof/>
            <w:webHidden/>
          </w:rPr>
          <w:t>16</w:t>
        </w:r>
        <w:r w:rsidR="00E907A1">
          <w:rPr>
            <w:noProof/>
            <w:webHidden/>
          </w:rPr>
          <w:fldChar w:fldCharType="end"/>
        </w:r>
      </w:hyperlink>
    </w:p>
    <w:p w14:paraId="52C0CCCD" w14:textId="190F46B7" w:rsidR="00E907A1" w:rsidRDefault="00CD0C63">
      <w:pPr>
        <w:pStyle w:val="TableofFigures"/>
        <w:tabs>
          <w:tab w:val="right" w:leader="dot" w:pos="9350"/>
        </w:tabs>
        <w:rPr>
          <w:noProof/>
          <w:lang w:val="en-US"/>
        </w:rPr>
      </w:pPr>
      <w:hyperlink w:anchor="_Toc104318973" w:history="1">
        <w:r w:rsidR="00E907A1" w:rsidRPr="0082064A">
          <w:rPr>
            <w:rStyle w:val="Hyperlink"/>
            <w:noProof/>
          </w:rPr>
          <w:t xml:space="preserve">Hình 15: Sơ đồ Use case </w:t>
        </w:r>
        <w:r w:rsidR="00E907A1" w:rsidRPr="0082064A">
          <w:rPr>
            <w:rStyle w:val="Hyperlink"/>
            <w:noProof/>
            <w:lang w:val="en-US"/>
          </w:rPr>
          <w:t>Cài đặt của Quản lý</w:t>
        </w:r>
        <w:r w:rsidR="00E907A1">
          <w:rPr>
            <w:noProof/>
            <w:webHidden/>
          </w:rPr>
          <w:tab/>
        </w:r>
        <w:r w:rsidR="00E907A1">
          <w:rPr>
            <w:noProof/>
            <w:webHidden/>
          </w:rPr>
          <w:fldChar w:fldCharType="begin"/>
        </w:r>
        <w:r w:rsidR="00E907A1">
          <w:rPr>
            <w:noProof/>
            <w:webHidden/>
          </w:rPr>
          <w:instrText xml:space="preserve"> PAGEREF _Toc104318973 \h </w:instrText>
        </w:r>
        <w:r w:rsidR="00E907A1">
          <w:rPr>
            <w:noProof/>
            <w:webHidden/>
          </w:rPr>
        </w:r>
        <w:r w:rsidR="00E907A1">
          <w:rPr>
            <w:noProof/>
            <w:webHidden/>
          </w:rPr>
          <w:fldChar w:fldCharType="separate"/>
        </w:r>
        <w:r w:rsidR="00E907A1">
          <w:rPr>
            <w:noProof/>
            <w:webHidden/>
          </w:rPr>
          <w:t>16</w:t>
        </w:r>
        <w:r w:rsidR="00E907A1">
          <w:rPr>
            <w:noProof/>
            <w:webHidden/>
          </w:rPr>
          <w:fldChar w:fldCharType="end"/>
        </w:r>
      </w:hyperlink>
    </w:p>
    <w:p w14:paraId="497DB667" w14:textId="749938D4" w:rsidR="00E907A1" w:rsidRDefault="00CD0C63">
      <w:pPr>
        <w:pStyle w:val="TableofFigures"/>
        <w:tabs>
          <w:tab w:val="right" w:leader="dot" w:pos="9350"/>
        </w:tabs>
        <w:rPr>
          <w:noProof/>
          <w:lang w:val="en-US"/>
        </w:rPr>
      </w:pPr>
      <w:hyperlink w:anchor="_Toc104318974" w:history="1">
        <w:r w:rsidR="00E907A1" w:rsidRPr="0082064A">
          <w:rPr>
            <w:rStyle w:val="Hyperlink"/>
            <w:noProof/>
          </w:rPr>
          <w:t>Hình 16: Sơ đồ Use case Đăng nhập của Nhân viên pha chế</w:t>
        </w:r>
        <w:r w:rsidR="00E907A1">
          <w:rPr>
            <w:noProof/>
            <w:webHidden/>
          </w:rPr>
          <w:tab/>
        </w:r>
        <w:r w:rsidR="00E907A1">
          <w:rPr>
            <w:noProof/>
            <w:webHidden/>
          </w:rPr>
          <w:fldChar w:fldCharType="begin"/>
        </w:r>
        <w:r w:rsidR="00E907A1">
          <w:rPr>
            <w:noProof/>
            <w:webHidden/>
          </w:rPr>
          <w:instrText xml:space="preserve"> PAGEREF _Toc104318974 \h </w:instrText>
        </w:r>
        <w:r w:rsidR="00E907A1">
          <w:rPr>
            <w:noProof/>
            <w:webHidden/>
          </w:rPr>
        </w:r>
        <w:r w:rsidR="00E907A1">
          <w:rPr>
            <w:noProof/>
            <w:webHidden/>
          </w:rPr>
          <w:fldChar w:fldCharType="separate"/>
        </w:r>
        <w:r w:rsidR="00E907A1">
          <w:rPr>
            <w:noProof/>
            <w:webHidden/>
          </w:rPr>
          <w:t>17</w:t>
        </w:r>
        <w:r w:rsidR="00E907A1">
          <w:rPr>
            <w:noProof/>
            <w:webHidden/>
          </w:rPr>
          <w:fldChar w:fldCharType="end"/>
        </w:r>
      </w:hyperlink>
    </w:p>
    <w:p w14:paraId="76CB76C4" w14:textId="4A32C21D" w:rsidR="00E907A1" w:rsidRDefault="00CD0C63">
      <w:pPr>
        <w:pStyle w:val="TableofFigures"/>
        <w:tabs>
          <w:tab w:val="right" w:leader="dot" w:pos="9350"/>
        </w:tabs>
        <w:rPr>
          <w:noProof/>
          <w:lang w:val="en-US"/>
        </w:rPr>
      </w:pPr>
      <w:hyperlink w:anchor="_Toc104318975" w:history="1">
        <w:r w:rsidR="00E907A1" w:rsidRPr="0082064A">
          <w:rPr>
            <w:rStyle w:val="Hyperlink"/>
            <w:noProof/>
          </w:rPr>
          <w:t xml:space="preserve">Hình 17: Sơ đồ Use case </w:t>
        </w:r>
        <w:r w:rsidR="00E907A1" w:rsidRPr="0082064A">
          <w:rPr>
            <w:rStyle w:val="Hyperlink"/>
            <w:noProof/>
            <w:lang w:val="en-US"/>
          </w:rPr>
          <w:t>Xem thông tin của Nhân viên pha chế</w:t>
        </w:r>
        <w:r w:rsidR="00E907A1">
          <w:rPr>
            <w:noProof/>
            <w:webHidden/>
          </w:rPr>
          <w:tab/>
        </w:r>
        <w:r w:rsidR="00E907A1">
          <w:rPr>
            <w:noProof/>
            <w:webHidden/>
          </w:rPr>
          <w:fldChar w:fldCharType="begin"/>
        </w:r>
        <w:r w:rsidR="00E907A1">
          <w:rPr>
            <w:noProof/>
            <w:webHidden/>
          </w:rPr>
          <w:instrText xml:space="preserve"> PAGEREF _Toc104318975 \h </w:instrText>
        </w:r>
        <w:r w:rsidR="00E907A1">
          <w:rPr>
            <w:noProof/>
            <w:webHidden/>
          </w:rPr>
        </w:r>
        <w:r w:rsidR="00E907A1">
          <w:rPr>
            <w:noProof/>
            <w:webHidden/>
          </w:rPr>
          <w:fldChar w:fldCharType="separate"/>
        </w:r>
        <w:r w:rsidR="00E907A1">
          <w:rPr>
            <w:noProof/>
            <w:webHidden/>
          </w:rPr>
          <w:t>17</w:t>
        </w:r>
        <w:r w:rsidR="00E907A1">
          <w:rPr>
            <w:noProof/>
            <w:webHidden/>
          </w:rPr>
          <w:fldChar w:fldCharType="end"/>
        </w:r>
      </w:hyperlink>
    </w:p>
    <w:p w14:paraId="769825E0" w14:textId="3A83FA9D" w:rsidR="00E907A1" w:rsidRDefault="00CD0C63">
      <w:pPr>
        <w:pStyle w:val="TableofFigures"/>
        <w:tabs>
          <w:tab w:val="right" w:leader="dot" w:pos="9350"/>
        </w:tabs>
        <w:rPr>
          <w:noProof/>
          <w:lang w:val="en-US"/>
        </w:rPr>
      </w:pPr>
      <w:hyperlink w:anchor="_Toc104318976" w:history="1">
        <w:r w:rsidR="00E907A1" w:rsidRPr="0082064A">
          <w:rPr>
            <w:rStyle w:val="Hyperlink"/>
            <w:noProof/>
          </w:rPr>
          <w:t>Hình 18: Sơ đồ Use case Quản lý kho hàng của Nhân viên pha chế</w:t>
        </w:r>
        <w:r w:rsidR="00E907A1">
          <w:rPr>
            <w:noProof/>
            <w:webHidden/>
          </w:rPr>
          <w:tab/>
        </w:r>
        <w:r w:rsidR="00E907A1">
          <w:rPr>
            <w:noProof/>
            <w:webHidden/>
          </w:rPr>
          <w:fldChar w:fldCharType="begin"/>
        </w:r>
        <w:r w:rsidR="00E907A1">
          <w:rPr>
            <w:noProof/>
            <w:webHidden/>
          </w:rPr>
          <w:instrText xml:space="preserve"> PAGEREF _Toc104318976 \h </w:instrText>
        </w:r>
        <w:r w:rsidR="00E907A1">
          <w:rPr>
            <w:noProof/>
            <w:webHidden/>
          </w:rPr>
        </w:r>
        <w:r w:rsidR="00E907A1">
          <w:rPr>
            <w:noProof/>
            <w:webHidden/>
          </w:rPr>
          <w:fldChar w:fldCharType="separate"/>
        </w:r>
        <w:r w:rsidR="00E907A1">
          <w:rPr>
            <w:noProof/>
            <w:webHidden/>
          </w:rPr>
          <w:t>18</w:t>
        </w:r>
        <w:r w:rsidR="00E907A1">
          <w:rPr>
            <w:noProof/>
            <w:webHidden/>
          </w:rPr>
          <w:fldChar w:fldCharType="end"/>
        </w:r>
      </w:hyperlink>
    </w:p>
    <w:p w14:paraId="45F1F923" w14:textId="261BB62D" w:rsidR="00E907A1" w:rsidRDefault="00CD0C63">
      <w:pPr>
        <w:pStyle w:val="TableofFigures"/>
        <w:tabs>
          <w:tab w:val="right" w:leader="dot" w:pos="9350"/>
        </w:tabs>
        <w:rPr>
          <w:noProof/>
          <w:lang w:val="en-US"/>
        </w:rPr>
      </w:pPr>
      <w:hyperlink w:anchor="_Toc104318977" w:history="1">
        <w:r w:rsidR="00E907A1" w:rsidRPr="0082064A">
          <w:rPr>
            <w:rStyle w:val="Hyperlink"/>
            <w:noProof/>
          </w:rPr>
          <w:t>Hình 19: Sơ đồ Use case Cài đặt của Nhân viên pha chế</w:t>
        </w:r>
        <w:r w:rsidR="00E907A1">
          <w:rPr>
            <w:noProof/>
            <w:webHidden/>
          </w:rPr>
          <w:tab/>
        </w:r>
        <w:r w:rsidR="00E907A1">
          <w:rPr>
            <w:noProof/>
            <w:webHidden/>
          </w:rPr>
          <w:fldChar w:fldCharType="begin"/>
        </w:r>
        <w:r w:rsidR="00E907A1">
          <w:rPr>
            <w:noProof/>
            <w:webHidden/>
          </w:rPr>
          <w:instrText xml:space="preserve"> PAGEREF _Toc104318977 \h </w:instrText>
        </w:r>
        <w:r w:rsidR="00E907A1">
          <w:rPr>
            <w:noProof/>
            <w:webHidden/>
          </w:rPr>
        </w:r>
        <w:r w:rsidR="00E907A1">
          <w:rPr>
            <w:noProof/>
            <w:webHidden/>
          </w:rPr>
          <w:fldChar w:fldCharType="separate"/>
        </w:r>
        <w:r w:rsidR="00E907A1">
          <w:rPr>
            <w:noProof/>
            <w:webHidden/>
          </w:rPr>
          <w:t>19</w:t>
        </w:r>
        <w:r w:rsidR="00E907A1">
          <w:rPr>
            <w:noProof/>
            <w:webHidden/>
          </w:rPr>
          <w:fldChar w:fldCharType="end"/>
        </w:r>
      </w:hyperlink>
    </w:p>
    <w:p w14:paraId="6EEF89CE" w14:textId="3C52A4AD" w:rsidR="00E907A1" w:rsidRDefault="00CD0C63">
      <w:pPr>
        <w:pStyle w:val="TableofFigures"/>
        <w:tabs>
          <w:tab w:val="right" w:leader="dot" w:pos="9350"/>
        </w:tabs>
        <w:rPr>
          <w:noProof/>
          <w:lang w:val="en-US"/>
        </w:rPr>
      </w:pPr>
      <w:hyperlink w:anchor="_Toc104318978" w:history="1">
        <w:r w:rsidR="00E907A1" w:rsidRPr="0082064A">
          <w:rPr>
            <w:rStyle w:val="Hyperlink"/>
            <w:noProof/>
          </w:rPr>
          <w:t>Hình 20: Sơ đồ Use case Đăng nhập của Nhân viên thu ngân</w:t>
        </w:r>
        <w:r w:rsidR="00E907A1">
          <w:rPr>
            <w:noProof/>
            <w:webHidden/>
          </w:rPr>
          <w:tab/>
        </w:r>
        <w:r w:rsidR="00E907A1">
          <w:rPr>
            <w:noProof/>
            <w:webHidden/>
          </w:rPr>
          <w:fldChar w:fldCharType="begin"/>
        </w:r>
        <w:r w:rsidR="00E907A1">
          <w:rPr>
            <w:noProof/>
            <w:webHidden/>
          </w:rPr>
          <w:instrText xml:space="preserve"> PAGEREF _Toc104318978 \h </w:instrText>
        </w:r>
        <w:r w:rsidR="00E907A1">
          <w:rPr>
            <w:noProof/>
            <w:webHidden/>
          </w:rPr>
        </w:r>
        <w:r w:rsidR="00E907A1">
          <w:rPr>
            <w:noProof/>
            <w:webHidden/>
          </w:rPr>
          <w:fldChar w:fldCharType="separate"/>
        </w:r>
        <w:r w:rsidR="00E907A1">
          <w:rPr>
            <w:noProof/>
            <w:webHidden/>
          </w:rPr>
          <w:t>19</w:t>
        </w:r>
        <w:r w:rsidR="00E907A1">
          <w:rPr>
            <w:noProof/>
            <w:webHidden/>
          </w:rPr>
          <w:fldChar w:fldCharType="end"/>
        </w:r>
      </w:hyperlink>
    </w:p>
    <w:p w14:paraId="768698B9" w14:textId="4AFBA711" w:rsidR="00E907A1" w:rsidRDefault="00CD0C63">
      <w:pPr>
        <w:pStyle w:val="TableofFigures"/>
        <w:tabs>
          <w:tab w:val="right" w:leader="dot" w:pos="9350"/>
        </w:tabs>
        <w:rPr>
          <w:noProof/>
          <w:lang w:val="en-US"/>
        </w:rPr>
      </w:pPr>
      <w:hyperlink w:anchor="_Toc104318979" w:history="1">
        <w:r w:rsidR="00E907A1" w:rsidRPr="0082064A">
          <w:rPr>
            <w:rStyle w:val="Hyperlink"/>
            <w:noProof/>
          </w:rPr>
          <w:t>Hình 21</w:t>
        </w:r>
        <w:r w:rsidR="00E907A1" w:rsidRPr="0082064A">
          <w:rPr>
            <w:rStyle w:val="Hyperlink"/>
            <w:noProof/>
            <w:lang w:val="en-US"/>
          </w:rPr>
          <w:t>: Sơ đồ Use case Xem thông tin của Thu ngân</w:t>
        </w:r>
        <w:r w:rsidR="00E907A1">
          <w:rPr>
            <w:noProof/>
            <w:webHidden/>
          </w:rPr>
          <w:tab/>
        </w:r>
        <w:r w:rsidR="00E907A1">
          <w:rPr>
            <w:noProof/>
            <w:webHidden/>
          </w:rPr>
          <w:fldChar w:fldCharType="begin"/>
        </w:r>
        <w:r w:rsidR="00E907A1">
          <w:rPr>
            <w:noProof/>
            <w:webHidden/>
          </w:rPr>
          <w:instrText xml:space="preserve"> PAGEREF _Toc104318979 \h </w:instrText>
        </w:r>
        <w:r w:rsidR="00E907A1">
          <w:rPr>
            <w:noProof/>
            <w:webHidden/>
          </w:rPr>
        </w:r>
        <w:r w:rsidR="00E907A1">
          <w:rPr>
            <w:noProof/>
            <w:webHidden/>
          </w:rPr>
          <w:fldChar w:fldCharType="separate"/>
        </w:r>
        <w:r w:rsidR="00E907A1">
          <w:rPr>
            <w:noProof/>
            <w:webHidden/>
          </w:rPr>
          <w:t>20</w:t>
        </w:r>
        <w:r w:rsidR="00E907A1">
          <w:rPr>
            <w:noProof/>
            <w:webHidden/>
          </w:rPr>
          <w:fldChar w:fldCharType="end"/>
        </w:r>
      </w:hyperlink>
    </w:p>
    <w:p w14:paraId="249DD8D6" w14:textId="2EE1B391" w:rsidR="00E907A1" w:rsidRDefault="00CD0C63">
      <w:pPr>
        <w:pStyle w:val="TableofFigures"/>
        <w:tabs>
          <w:tab w:val="right" w:leader="dot" w:pos="9350"/>
        </w:tabs>
        <w:rPr>
          <w:noProof/>
          <w:lang w:val="en-US"/>
        </w:rPr>
      </w:pPr>
      <w:hyperlink w:anchor="_Toc104318980" w:history="1">
        <w:r w:rsidR="00E907A1" w:rsidRPr="0082064A">
          <w:rPr>
            <w:rStyle w:val="Hyperlink"/>
            <w:noProof/>
          </w:rPr>
          <w:t>Hình 22: Sơ đồ Use case Quản lý đơn hàng của Thu ngân</w:t>
        </w:r>
        <w:r w:rsidR="00E907A1">
          <w:rPr>
            <w:noProof/>
            <w:webHidden/>
          </w:rPr>
          <w:tab/>
        </w:r>
        <w:r w:rsidR="00E907A1">
          <w:rPr>
            <w:noProof/>
            <w:webHidden/>
          </w:rPr>
          <w:fldChar w:fldCharType="begin"/>
        </w:r>
        <w:r w:rsidR="00E907A1">
          <w:rPr>
            <w:noProof/>
            <w:webHidden/>
          </w:rPr>
          <w:instrText xml:space="preserve"> PAGEREF _Toc104318980 \h </w:instrText>
        </w:r>
        <w:r w:rsidR="00E907A1">
          <w:rPr>
            <w:noProof/>
            <w:webHidden/>
          </w:rPr>
        </w:r>
        <w:r w:rsidR="00E907A1">
          <w:rPr>
            <w:noProof/>
            <w:webHidden/>
          </w:rPr>
          <w:fldChar w:fldCharType="separate"/>
        </w:r>
        <w:r w:rsidR="00E907A1">
          <w:rPr>
            <w:noProof/>
            <w:webHidden/>
          </w:rPr>
          <w:t>20</w:t>
        </w:r>
        <w:r w:rsidR="00E907A1">
          <w:rPr>
            <w:noProof/>
            <w:webHidden/>
          </w:rPr>
          <w:fldChar w:fldCharType="end"/>
        </w:r>
      </w:hyperlink>
    </w:p>
    <w:p w14:paraId="5694454F" w14:textId="66288C9A" w:rsidR="00E907A1" w:rsidRDefault="00CD0C63">
      <w:pPr>
        <w:pStyle w:val="TableofFigures"/>
        <w:tabs>
          <w:tab w:val="right" w:leader="dot" w:pos="9350"/>
        </w:tabs>
        <w:rPr>
          <w:noProof/>
          <w:lang w:val="en-US"/>
        </w:rPr>
      </w:pPr>
      <w:hyperlink w:anchor="_Toc104318981" w:history="1">
        <w:r w:rsidR="00E907A1" w:rsidRPr="0082064A">
          <w:rPr>
            <w:rStyle w:val="Hyperlink"/>
            <w:noProof/>
          </w:rPr>
          <w:t>Hình 23</w:t>
        </w:r>
        <w:r w:rsidR="00E907A1" w:rsidRPr="0082064A">
          <w:rPr>
            <w:rStyle w:val="Hyperlink"/>
            <w:noProof/>
            <w:lang w:val="en-US"/>
          </w:rPr>
          <w:t>: Sơ đồ Use case Cài đặt của Thu ngân</w:t>
        </w:r>
        <w:r w:rsidR="00E907A1">
          <w:rPr>
            <w:noProof/>
            <w:webHidden/>
          </w:rPr>
          <w:tab/>
        </w:r>
        <w:r w:rsidR="00E907A1">
          <w:rPr>
            <w:noProof/>
            <w:webHidden/>
          </w:rPr>
          <w:fldChar w:fldCharType="begin"/>
        </w:r>
        <w:r w:rsidR="00E907A1">
          <w:rPr>
            <w:noProof/>
            <w:webHidden/>
          </w:rPr>
          <w:instrText xml:space="preserve"> PAGEREF _Toc104318981 \h </w:instrText>
        </w:r>
        <w:r w:rsidR="00E907A1">
          <w:rPr>
            <w:noProof/>
            <w:webHidden/>
          </w:rPr>
        </w:r>
        <w:r w:rsidR="00E907A1">
          <w:rPr>
            <w:noProof/>
            <w:webHidden/>
          </w:rPr>
          <w:fldChar w:fldCharType="separate"/>
        </w:r>
        <w:r w:rsidR="00E907A1">
          <w:rPr>
            <w:noProof/>
            <w:webHidden/>
          </w:rPr>
          <w:t>21</w:t>
        </w:r>
        <w:r w:rsidR="00E907A1">
          <w:rPr>
            <w:noProof/>
            <w:webHidden/>
          </w:rPr>
          <w:fldChar w:fldCharType="end"/>
        </w:r>
      </w:hyperlink>
    </w:p>
    <w:p w14:paraId="1133D10D" w14:textId="1E9EBEEB" w:rsidR="00E907A1" w:rsidRDefault="00CD0C63">
      <w:pPr>
        <w:pStyle w:val="TableofFigures"/>
        <w:tabs>
          <w:tab w:val="right" w:leader="dot" w:pos="9350"/>
        </w:tabs>
        <w:rPr>
          <w:noProof/>
          <w:lang w:val="en-US"/>
        </w:rPr>
      </w:pPr>
      <w:hyperlink w:anchor="_Toc104318982" w:history="1">
        <w:r w:rsidR="00E907A1" w:rsidRPr="0082064A">
          <w:rPr>
            <w:rStyle w:val="Hyperlink"/>
            <w:noProof/>
          </w:rPr>
          <w:t>Hình 24. Quản Lý, Nhân Viên Bán Hàng, Nhân Viên Pha Chế kế thừa Nhân Viên</w:t>
        </w:r>
        <w:r w:rsidR="00E907A1">
          <w:rPr>
            <w:noProof/>
            <w:webHidden/>
          </w:rPr>
          <w:tab/>
        </w:r>
        <w:r w:rsidR="00E907A1">
          <w:rPr>
            <w:noProof/>
            <w:webHidden/>
          </w:rPr>
          <w:fldChar w:fldCharType="begin"/>
        </w:r>
        <w:r w:rsidR="00E907A1">
          <w:rPr>
            <w:noProof/>
            <w:webHidden/>
          </w:rPr>
          <w:instrText xml:space="preserve"> PAGEREF _Toc104318982 \h </w:instrText>
        </w:r>
        <w:r w:rsidR="00E907A1">
          <w:rPr>
            <w:noProof/>
            <w:webHidden/>
          </w:rPr>
        </w:r>
        <w:r w:rsidR="00E907A1">
          <w:rPr>
            <w:noProof/>
            <w:webHidden/>
          </w:rPr>
          <w:fldChar w:fldCharType="separate"/>
        </w:r>
        <w:r w:rsidR="00E907A1">
          <w:rPr>
            <w:noProof/>
            <w:webHidden/>
          </w:rPr>
          <w:t>32</w:t>
        </w:r>
        <w:r w:rsidR="00E907A1">
          <w:rPr>
            <w:noProof/>
            <w:webHidden/>
          </w:rPr>
          <w:fldChar w:fldCharType="end"/>
        </w:r>
      </w:hyperlink>
    </w:p>
    <w:p w14:paraId="0BE7A20A" w14:textId="5D33232E" w:rsidR="00E907A1" w:rsidRDefault="00CD0C63">
      <w:pPr>
        <w:pStyle w:val="TableofFigures"/>
        <w:tabs>
          <w:tab w:val="right" w:leader="dot" w:pos="9350"/>
        </w:tabs>
        <w:rPr>
          <w:noProof/>
          <w:lang w:val="en-US"/>
        </w:rPr>
      </w:pPr>
      <w:hyperlink w:anchor="_Toc104318983" w:history="1">
        <w:r w:rsidR="00E907A1" w:rsidRPr="0082064A">
          <w:rPr>
            <w:rStyle w:val="Hyperlink"/>
            <w:noProof/>
          </w:rPr>
          <w:t>Hình 25. Vật Liệu thuộc Kho Hàng</w:t>
        </w:r>
        <w:r w:rsidR="00E907A1">
          <w:rPr>
            <w:noProof/>
            <w:webHidden/>
          </w:rPr>
          <w:tab/>
        </w:r>
        <w:r w:rsidR="00E907A1">
          <w:rPr>
            <w:noProof/>
            <w:webHidden/>
          </w:rPr>
          <w:fldChar w:fldCharType="begin"/>
        </w:r>
        <w:r w:rsidR="00E907A1">
          <w:rPr>
            <w:noProof/>
            <w:webHidden/>
          </w:rPr>
          <w:instrText xml:space="preserve"> PAGEREF _Toc104318983 \h </w:instrText>
        </w:r>
        <w:r w:rsidR="00E907A1">
          <w:rPr>
            <w:noProof/>
            <w:webHidden/>
          </w:rPr>
        </w:r>
        <w:r w:rsidR="00E907A1">
          <w:rPr>
            <w:noProof/>
            <w:webHidden/>
          </w:rPr>
          <w:fldChar w:fldCharType="separate"/>
        </w:r>
        <w:r w:rsidR="00E907A1">
          <w:rPr>
            <w:noProof/>
            <w:webHidden/>
          </w:rPr>
          <w:t>32</w:t>
        </w:r>
        <w:r w:rsidR="00E907A1">
          <w:rPr>
            <w:noProof/>
            <w:webHidden/>
          </w:rPr>
          <w:fldChar w:fldCharType="end"/>
        </w:r>
      </w:hyperlink>
    </w:p>
    <w:p w14:paraId="50400398" w14:textId="74C653CF" w:rsidR="00E907A1" w:rsidRDefault="00CD0C63">
      <w:pPr>
        <w:pStyle w:val="TableofFigures"/>
        <w:tabs>
          <w:tab w:val="right" w:leader="dot" w:pos="9350"/>
        </w:tabs>
        <w:rPr>
          <w:noProof/>
          <w:lang w:val="en-US"/>
        </w:rPr>
      </w:pPr>
      <w:hyperlink w:anchor="_Toc104318984" w:history="1">
        <w:r w:rsidR="00E907A1" w:rsidRPr="0082064A">
          <w:rPr>
            <w:rStyle w:val="Hyperlink"/>
            <w:noProof/>
          </w:rPr>
          <w:t>Hình 26. Quản Lý, Nhân Viên Bán Hàng, Nhân Viên Pha Chế làm việc cho Chủ Quán</w:t>
        </w:r>
        <w:r w:rsidR="00E907A1">
          <w:rPr>
            <w:noProof/>
            <w:webHidden/>
          </w:rPr>
          <w:tab/>
        </w:r>
        <w:r w:rsidR="00E907A1">
          <w:rPr>
            <w:noProof/>
            <w:webHidden/>
          </w:rPr>
          <w:fldChar w:fldCharType="begin"/>
        </w:r>
        <w:r w:rsidR="00E907A1">
          <w:rPr>
            <w:noProof/>
            <w:webHidden/>
          </w:rPr>
          <w:instrText xml:space="preserve"> PAGEREF _Toc104318984 \h </w:instrText>
        </w:r>
        <w:r w:rsidR="00E907A1">
          <w:rPr>
            <w:noProof/>
            <w:webHidden/>
          </w:rPr>
        </w:r>
        <w:r w:rsidR="00E907A1">
          <w:rPr>
            <w:noProof/>
            <w:webHidden/>
          </w:rPr>
          <w:fldChar w:fldCharType="separate"/>
        </w:r>
        <w:r w:rsidR="00E907A1">
          <w:rPr>
            <w:noProof/>
            <w:webHidden/>
          </w:rPr>
          <w:t>33</w:t>
        </w:r>
        <w:r w:rsidR="00E907A1">
          <w:rPr>
            <w:noProof/>
            <w:webHidden/>
          </w:rPr>
          <w:fldChar w:fldCharType="end"/>
        </w:r>
      </w:hyperlink>
    </w:p>
    <w:p w14:paraId="42D6AD45" w14:textId="4E088985" w:rsidR="00E907A1" w:rsidRDefault="00CD0C63">
      <w:pPr>
        <w:pStyle w:val="TableofFigures"/>
        <w:tabs>
          <w:tab w:val="right" w:leader="dot" w:pos="9350"/>
        </w:tabs>
        <w:rPr>
          <w:noProof/>
          <w:lang w:val="en-US"/>
        </w:rPr>
      </w:pPr>
      <w:hyperlink w:anchor="_Toc104318985" w:history="1">
        <w:r w:rsidR="00E907A1" w:rsidRPr="0082064A">
          <w:rPr>
            <w:rStyle w:val="Hyperlink"/>
            <w:noProof/>
          </w:rPr>
          <w:t>Hình 27. Quản Lý quản lý Kho Hàng</w:t>
        </w:r>
        <w:r w:rsidR="00E907A1">
          <w:rPr>
            <w:noProof/>
            <w:webHidden/>
          </w:rPr>
          <w:tab/>
        </w:r>
        <w:r w:rsidR="00E907A1">
          <w:rPr>
            <w:noProof/>
            <w:webHidden/>
          </w:rPr>
          <w:fldChar w:fldCharType="begin"/>
        </w:r>
        <w:r w:rsidR="00E907A1">
          <w:rPr>
            <w:noProof/>
            <w:webHidden/>
          </w:rPr>
          <w:instrText xml:space="preserve"> PAGEREF _Toc104318985 \h </w:instrText>
        </w:r>
        <w:r w:rsidR="00E907A1">
          <w:rPr>
            <w:noProof/>
            <w:webHidden/>
          </w:rPr>
        </w:r>
        <w:r w:rsidR="00E907A1">
          <w:rPr>
            <w:noProof/>
            <w:webHidden/>
          </w:rPr>
          <w:fldChar w:fldCharType="separate"/>
        </w:r>
        <w:r w:rsidR="00E907A1">
          <w:rPr>
            <w:noProof/>
            <w:webHidden/>
          </w:rPr>
          <w:t>34</w:t>
        </w:r>
        <w:r w:rsidR="00E907A1">
          <w:rPr>
            <w:noProof/>
            <w:webHidden/>
          </w:rPr>
          <w:fldChar w:fldCharType="end"/>
        </w:r>
      </w:hyperlink>
    </w:p>
    <w:p w14:paraId="40C1FBBF" w14:textId="68A0362E" w:rsidR="00E907A1" w:rsidRDefault="00CD0C63">
      <w:pPr>
        <w:pStyle w:val="TableofFigures"/>
        <w:tabs>
          <w:tab w:val="right" w:leader="dot" w:pos="9350"/>
        </w:tabs>
        <w:rPr>
          <w:noProof/>
          <w:lang w:val="en-US"/>
        </w:rPr>
      </w:pPr>
      <w:hyperlink w:anchor="_Toc104318986" w:history="1">
        <w:r w:rsidR="00E907A1" w:rsidRPr="0082064A">
          <w:rPr>
            <w:rStyle w:val="Hyperlink"/>
            <w:noProof/>
          </w:rPr>
          <w:t>Hình 28. Quản Lý quản lý Lịch Làm</w:t>
        </w:r>
        <w:r w:rsidR="00E907A1">
          <w:rPr>
            <w:noProof/>
            <w:webHidden/>
          </w:rPr>
          <w:tab/>
        </w:r>
        <w:r w:rsidR="00E907A1">
          <w:rPr>
            <w:noProof/>
            <w:webHidden/>
          </w:rPr>
          <w:fldChar w:fldCharType="begin"/>
        </w:r>
        <w:r w:rsidR="00E907A1">
          <w:rPr>
            <w:noProof/>
            <w:webHidden/>
          </w:rPr>
          <w:instrText xml:space="preserve"> PAGEREF _Toc104318986 \h </w:instrText>
        </w:r>
        <w:r w:rsidR="00E907A1">
          <w:rPr>
            <w:noProof/>
            <w:webHidden/>
          </w:rPr>
        </w:r>
        <w:r w:rsidR="00E907A1">
          <w:rPr>
            <w:noProof/>
            <w:webHidden/>
          </w:rPr>
          <w:fldChar w:fldCharType="separate"/>
        </w:r>
        <w:r w:rsidR="00E907A1">
          <w:rPr>
            <w:noProof/>
            <w:webHidden/>
          </w:rPr>
          <w:t>34</w:t>
        </w:r>
        <w:r w:rsidR="00E907A1">
          <w:rPr>
            <w:noProof/>
            <w:webHidden/>
          </w:rPr>
          <w:fldChar w:fldCharType="end"/>
        </w:r>
      </w:hyperlink>
    </w:p>
    <w:p w14:paraId="6CE39365" w14:textId="13C68D96" w:rsidR="00E907A1" w:rsidRDefault="00CD0C63">
      <w:pPr>
        <w:pStyle w:val="TableofFigures"/>
        <w:tabs>
          <w:tab w:val="right" w:leader="dot" w:pos="9350"/>
        </w:tabs>
        <w:rPr>
          <w:noProof/>
          <w:lang w:val="en-US"/>
        </w:rPr>
      </w:pPr>
      <w:hyperlink w:anchor="_Toc104318987" w:history="1">
        <w:r w:rsidR="00E907A1" w:rsidRPr="0082064A">
          <w:rPr>
            <w:rStyle w:val="Hyperlink"/>
            <w:noProof/>
          </w:rPr>
          <w:t>Hình 29. Nhân Viên Bàn Hàng lập Hóa Đơn</w:t>
        </w:r>
        <w:r w:rsidR="00E907A1">
          <w:rPr>
            <w:noProof/>
            <w:webHidden/>
          </w:rPr>
          <w:tab/>
        </w:r>
        <w:r w:rsidR="00E907A1">
          <w:rPr>
            <w:noProof/>
            <w:webHidden/>
          </w:rPr>
          <w:fldChar w:fldCharType="begin"/>
        </w:r>
        <w:r w:rsidR="00E907A1">
          <w:rPr>
            <w:noProof/>
            <w:webHidden/>
          </w:rPr>
          <w:instrText xml:space="preserve"> PAGEREF _Toc104318987 \h </w:instrText>
        </w:r>
        <w:r w:rsidR="00E907A1">
          <w:rPr>
            <w:noProof/>
            <w:webHidden/>
          </w:rPr>
        </w:r>
        <w:r w:rsidR="00E907A1">
          <w:rPr>
            <w:noProof/>
            <w:webHidden/>
          </w:rPr>
          <w:fldChar w:fldCharType="separate"/>
        </w:r>
        <w:r w:rsidR="00E907A1">
          <w:rPr>
            <w:noProof/>
            <w:webHidden/>
          </w:rPr>
          <w:t>35</w:t>
        </w:r>
        <w:r w:rsidR="00E907A1">
          <w:rPr>
            <w:noProof/>
            <w:webHidden/>
          </w:rPr>
          <w:fldChar w:fldCharType="end"/>
        </w:r>
      </w:hyperlink>
    </w:p>
    <w:p w14:paraId="719A6EB1" w14:textId="20E3D17B" w:rsidR="00E907A1" w:rsidRDefault="00CD0C63">
      <w:pPr>
        <w:pStyle w:val="TableofFigures"/>
        <w:tabs>
          <w:tab w:val="right" w:leader="dot" w:pos="9350"/>
        </w:tabs>
        <w:rPr>
          <w:noProof/>
          <w:lang w:val="en-US"/>
        </w:rPr>
      </w:pPr>
      <w:hyperlink w:anchor="_Toc104318988" w:history="1">
        <w:r w:rsidR="00E907A1" w:rsidRPr="0082064A">
          <w:rPr>
            <w:rStyle w:val="Hyperlink"/>
            <w:noProof/>
          </w:rPr>
          <w:t>Hình 30. Biểu đồ Lớp Tổng Quát</w:t>
        </w:r>
        <w:r w:rsidR="00E907A1">
          <w:rPr>
            <w:noProof/>
            <w:webHidden/>
          </w:rPr>
          <w:tab/>
        </w:r>
        <w:r w:rsidR="00E907A1">
          <w:rPr>
            <w:noProof/>
            <w:webHidden/>
          </w:rPr>
          <w:fldChar w:fldCharType="begin"/>
        </w:r>
        <w:r w:rsidR="00E907A1">
          <w:rPr>
            <w:noProof/>
            <w:webHidden/>
          </w:rPr>
          <w:instrText xml:space="preserve"> PAGEREF _Toc104318988 \h </w:instrText>
        </w:r>
        <w:r w:rsidR="00E907A1">
          <w:rPr>
            <w:noProof/>
            <w:webHidden/>
          </w:rPr>
        </w:r>
        <w:r w:rsidR="00E907A1">
          <w:rPr>
            <w:noProof/>
            <w:webHidden/>
          </w:rPr>
          <w:fldChar w:fldCharType="separate"/>
        </w:r>
        <w:r w:rsidR="00E907A1">
          <w:rPr>
            <w:noProof/>
            <w:webHidden/>
          </w:rPr>
          <w:t>40</w:t>
        </w:r>
        <w:r w:rsidR="00E907A1">
          <w:rPr>
            <w:noProof/>
            <w:webHidden/>
          </w:rPr>
          <w:fldChar w:fldCharType="end"/>
        </w:r>
      </w:hyperlink>
    </w:p>
    <w:p w14:paraId="4C9576CF" w14:textId="2B3F9021" w:rsidR="00E907A1" w:rsidRDefault="00CD0C63">
      <w:pPr>
        <w:pStyle w:val="TableofFigures"/>
        <w:tabs>
          <w:tab w:val="right" w:leader="dot" w:pos="9350"/>
        </w:tabs>
        <w:rPr>
          <w:noProof/>
          <w:lang w:val="en-US"/>
        </w:rPr>
      </w:pPr>
      <w:hyperlink w:anchor="_Toc104318989" w:history="1">
        <w:r w:rsidR="00E907A1" w:rsidRPr="0082064A">
          <w:rPr>
            <w:rStyle w:val="Hyperlink"/>
            <w:noProof/>
          </w:rPr>
          <w:t>Hình 31. Sơ đồ tuần tự  Xem thông tin kho</w:t>
        </w:r>
        <w:r w:rsidR="00E907A1">
          <w:rPr>
            <w:noProof/>
            <w:webHidden/>
          </w:rPr>
          <w:tab/>
        </w:r>
        <w:r w:rsidR="00E907A1">
          <w:rPr>
            <w:noProof/>
            <w:webHidden/>
          </w:rPr>
          <w:fldChar w:fldCharType="begin"/>
        </w:r>
        <w:r w:rsidR="00E907A1">
          <w:rPr>
            <w:noProof/>
            <w:webHidden/>
          </w:rPr>
          <w:instrText xml:space="preserve"> PAGEREF _Toc104318989 \h </w:instrText>
        </w:r>
        <w:r w:rsidR="00E907A1">
          <w:rPr>
            <w:noProof/>
            <w:webHidden/>
          </w:rPr>
        </w:r>
        <w:r w:rsidR="00E907A1">
          <w:rPr>
            <w:noProof/>
            <w:webHidden/>
          </w:rPr>
          <w:fldChar w:fldCharType="separate"/>
        </w:r>
        <w:r w:rsidR="00E907A1">
          <w:rPr>
            <w:noProof/>
            <w:webHidden/>
          </w:rPr>
          <w:t>41</w:t>
        </w:r>
        <w:r w:rsidR="00E907A1">
          <w:rPr>
            <w:noProof/>
            <w:webHidden/>
          </w:rPr>
          <w:fldChar w:fldCharType="end"/>
        </w:r>
      </w:hyperlink>
    </w:p>
    <w:p w14:paraId="1CFBBC71" w14:textId="013EBC9F" w:rsidR="00E907A1" w:rsidRDefault="00CD0C63">
      <w:pPr>
        <w:pStyle w:val="TableofFigures"/>
        <w:tabs>
          <w:tab w:val="right" w:leader="dot" w:pos="9350"/>
        </w:tabs>
        <w:rPr>
          <w:noProof/>
          <w:lang w:val="en-US"/>
        </w:rPr>
      </w:pPr>
      <w:hyperlink w:anchor="_Toc104318990" w:history="1">
        <w:r w:rsidR="00E907A1" w:rsidRPr="0082064A">
          <w:rPr>
            <w:rStyle w:val="Hyperlink"/>
            <w:noProof/>
          </w:rPr>
          <w:t>Hình 32. Sơ đồ tuần tự Xem Bảng Chấm Công</w:t>
        </w:r>
        <w:r w:rsidR="00E907A1">
          <w:rPr>
            <w:noProof/>
            <w:webHidden/>
          </w:rPr>
          <w:tab/>
        </w:r>
        <w:r w:rsidR="00E907A1">
          <w:rPr>
            <w:noProof/>
            <w:webHidden/>
          </w:rPr>
          <w:fldChar w:fldCharType="begin"/>
        </w:r>
        <w:r w:rsidR="00E907A1">
          <w:rPr>
            <w:noProof/>
            <w:webHidden/>
          </w:rPr>
          <w:instrText xml:space="preserve"> PAGEREF _Toc104318990 \h </w:instrText>
        </w:r>
        <w:r w:rsidR="00E907A1">
          <w:rPr>
            <w:noProof/>
            <w:webHidden/>
          </w:rPr>
        </w:r>
        <w:r w:rsidR="00E907A1">
          <w:rPr>
            <w:noProof/>
            <w:webHidden/>
          </w:rPr>
          <w:fldChar w:fldCharType="separate"/>
        </w:r>
        <w:r w:rsidR="00E907A1">
          <w:rPr>
            <w:noProof/>
            <w:webHidden/>
          </w:rPr>
          <w:t>41</w:t>
        </w:r>
        <w:r w:rsidR="00E907A1">
          <w:rPr>
            <w:noProof/>
            <w:webHidden/>
          </w:rPr>
          <w:fldChar w:fldCharType="end"/>
        </w:r>
      </w:hyperlink>
    </w:p>
    <w:p w14:paraId="0078FB58" w14:textId="3E2D76E7" w:rsidR="00E907A1" w:rsidRDefault="00CD0C63">
      <w:pPr>
        <w:pStyle w:val="TableofFigures"/>
        <w:tabs>
          <w:tab w:val="right" w:leader="dot" w:pos="9350"/>
        </w:tabs>
        <w:rPr>
          <w:noProof/>
          <w:lang w:val="en-US"/>
        </w:rPr>
      </w:pPr>
      <w:hyperlink w:anchor="_Toc104318991" w:history="1">
        <w:r w:rsidR="00E907A1" w:rsidRPr="0082064A">
          <w:rPr>
            <w:rStyle w:val="Hyperlink"/>
            <w:noProof/>
          </w:rPr>
          <w:t>Hình 33. Sơ đồ tuần tự Xem thống kê doanh thu</w:t>
        </w:r>
        <w:r w:rsidR="00E907A1">
          <w:rPr>
            <w:noProof/>
            <w:webHidden/>
          </w:rPr>
          <w:tab/>
        </w:r>
        <w:r w:rsidR="00E907A1">
          <w:rPr>
            <w:noProof/>
            <w:webHidden/>
          </w:rPr>
          <w:fldChar w:fldCharType="begin"/>
        </w:r>
        <w:r w:rsidR="00E907A1">
          <w:rPr>
            <w:noProof/>
            <w:webHidden/>
          </w:rPr>
          <w:instrText xml:space="preserve"> PAGEREF _Toc104318991 \h </w:instrText>
        </w:r>
        <w:r w:rsidR="00E907A1">
          <w:rPr>
            <w:noProof/>
            <w:webHidden/>
          </w:rPr>
        </w:r>
        <w:r w:rsidR="00E907A1">
          <w:rPr>
            <w:noProof/>
            <w:webHidden/>
          </w:rPr>
          <w:fldChar w:fldCharType="separate"/>
        </w:r>
        <w:r w:rsidR="00E907A1">
          <w:rPr>
            <w:noProof/>
            <w:webHidden/>
          </w:rPr>
          <w:t>42</w:t>
        </w:r>
        <w:r w:rsidR="00E907A1">
          <w:rPr>
            <w:noProof/>
            <w:webHidden/>
          </w:rPr>
          <w:fldChar w:fldCharType="end"/>
        </w:r>
      </w:hyperlink>
    </w:p>
    <w:p w14:paraId="3C4F0C9A" w14:textId="5B8B88A6" w:rsidR="00E907A1" w:rsidRDefault="00CD0C63">
      <w:pPr>
        <w:pStyle w:val="TableofFigures"/>
        <w:tabs>
          <w:tab w:val="right" w:leader="dot" w:pos="9350"/>
        </w:tabs>
        <w:rPr>
          <w:noProof/>
          <w:lang w:val="en-US"/>
        </w:rPr>
      </w:pPr>
      <w:hyperlink w:anchor="_Toc104318992" w:history="1">
        <w:r w:rsidR="00E907A1" w:rsidRPr="0082064A">
          <w:rPr>
            <w:rStyle w:val="Hyperlink"/>
            <w:noProof/>
          </w:rPr>
          <w:t>Hình 34. Sơ đồ tuần tự Xem Menu</w:t>
        </w:r>
        <w:r w:rsidR="00E907A1">
          <w:rPr>
            <w:noProof/>
            <w:webHidden/>
          </w:rPr>
          <w:tab/>
        </w:r>
        <w:r w:rsidR="00E907A1">
          <w:rPr>
            <w:noProof/>
            <w:webHidden/>
          </w:rPr>
          <w:fldChar w:fldCharType="begin"/>
        </w:r>
        <w:r w:rsidR="00E907A1">
          <w:rPr>
            <w:noProof/>
            <w:webHidden/>
          </w:rPr>
          <w:instrText xml:space="preserve"> PAGEREF _Toc104318992 \h </w:instrText>
        </w:r>
        <w:r w:rsidR="00E907A1">
          <w:rPr>
            <w:noProof/>
            <w:webHidden/>
          </w:rPr>
        </w:r>
        <w:r w:rsidR="00E907A1">
          <w:rPr>
            <w:noProof/>
            <w:webHidden/>
          </w:rPr>
          <w:fldChar w:fldCharType="separate"/>
        </w:r>
        <w:r w:rsidR="00E907A1">
          <w:rPr>
            <w:noProof/>
            <w:webHidden/>
          </w:rPr>
          <w:t>42</w:t>
        </w:r>
        <w:r w:rsidR="00E907A1">
          <w:rPr>
            <w:noProof/>
            <w:webHidden/>
          </w:rPr>
          <w:fldChar w:fldCharType="end"/>
        </w:r>
      </w:hyperlink>
    </w:p>
    <w:p w14:paraId="3FA33B2D" w14:textId="067ADE15" w:rsidR="00E907A1" w:rsidRDefault="00CD0C63">
      <w:pPr>
        <w:pStyle w:val="TableofFigures"/>
        <w:tabs>
          <w:tab w:val="right" w:leader="dot" w:pos="9350"/>
        </w:tabs>
        <w:rPr>
          <w:noProof/>
          <w:lang w:val="en-US"/>
        </w:rPr>
      </w:pPr>
      <w:hyperlink w:anchor="_Toc104318993" w:history="1">
        <w:r w:rsidR="00E907A1" w:rsidRPr="0082064A">
          <w:rPr>
            <w:rStyle w:val="Hyperlink"/>
            <w:noProof/>
          </w:rPr>
          <w:t>Hình 35. Sơ đồ tuần tự Cập Nhật Sản Phẩm</w:t>
        </w:r>
        <w:r w:rsidR="00E907A1">
          <w:rPr>
            <w:noProof/>
            <w:webHidden/>
          </w:rPr>
          <w:tab/>
        </w:r>
        <w:r w:rsidR="00E907A1">
          <w:rPr>
            <w:noProof/>
            <w:webHidden/>
          </w:rPr>
          <w:fldChar w:fldCharType="begin"/>
        </w:r>
        <w:r w:rsidR="00E907A1">
          <w:rPr>
            <w:noProof/>
            <w:webHidden/>
          </w:rPr>
          <w:instrText xml:space="preserve"> PAGEREF _Toc104318993 \h </w:instrText>
        </w:r>
        <w:r w:rsidR="00E907A1">
          <w:rPr>
            <w:noProof/>
            <w:webHidden/>
          </w:rPr>
        </w:r>
        <w:r w:rsidR="00E907A1">
          <w:rPr>
            <w:noProof/>
            <w:webHidden/>
          </w:rPr>
          <w:fldChar w:fldCharType="separate"/>
        </w:r>
        <w:r w:rsidR="00E907A1">
          <w:rPr>
            <w:noProof/>
            <w:webHidden/>
          </w:rPr>
          <w:t>43</w:t>
        </w:r>
        <w:r w:rsidR="00E907A1">
          <w:rPr>
            <w:noProof/>
            <w:webHidden/>
          </w:rPr>
          <w:fldChar w:fldCharType="end"/>
        </w:r>
      </w:hyperlink>
    </w:p>
    <w:p w14:paraId="7421FA5F" w14:textId="0976EC04" w:rsidR="00E907A1" w:rsidRDefault="00CD0C63">
      <w:pPr>
        <w:pStyle w:val="TableofFigures"/>
        <w:tabs>
          <w:tab w:val="right" w:leader="dot" w:pos="9350"/>
        </w:tabs>
        <w:rPr>
          <w:noProof/>
          <w:lang w:val="en-US"/>
        </w:rPr>
      </w:pPr>
      <w:hyperlink w:anchor="_Toc104318994" w:history="1">
        <w:r w:rsidR="00E907A1" w:rsidRPr="0082064A">
          <w:rPr>
            <w:rStyle w:val="Hyperlink"/>
            <w:noProof/>
          </w:rPr>
          <w:t>Hình 36. Sơ đồ tuần tự Thêm Sản Phẩm</w:t>
        </w:r>
        <w:r w:rsidR="00E907A1">
          <w:rPr>
            <w:noProof/>
            <w:webHidden/>
          </w:rPr>
          <w:tab/>
        </w:r>
        <w:r w:rsidR="00E907A1">
          <w:rPr>
            <w:noProof/>
            <w:webHidden/>
          </w:rPr>
          <w:fldChar w:fldCharType="begin"/>
        </w:r>
        <w:r w:rsidR="00E907A1">
          <w:rPr>
            <w:noProof/>
            <w:webHidden/>
          </w:rPr>
          <w:instrText xml:space="preserve"> PAGEREF _Toc104318994 \h </w:instrText>
        </w:r>
        <w:r w:rsidR="00E907A1">
          <w:rPr>
            <w:noProof/>
            <w:webHidden/>
          </w:rPr>
        </w:r>
        <w:r w:rsidR="00E907A1">
          <w:rPr>
            <w:noProof/>
            <w:webHidden/>
          </w:rPr>
          <w:fldChar w:fldCharType="separate"/>
        </w:r>
        <w:r w:rsidR="00E907A1">
          <w:rPr>
            <w:noProof/>
            <w:webHidden/>
          </w:rPr>
          <w:t>44</w:t>
        </w:r>
        <w:r w:rsidR="00E907A1">
          <w:rPr>
            <w:noProof/>
            <w:webHidden/>
          </w:rPr>
          <w:fldChar w:fldCharType="end"/>
        </w:r>
      </w:hyperlink>
    </w:p>
    <w:p w14:paraId="568F0439" w14:textId="4255A41D" w:rsidR="00E907A1" w:rsidRDefault="00CD0C63">
      <w:pPr>
        <w:pStyle w:val="TableofFigures"/>
        <w:tabs>
          <w:tab w:val="right" w:leader="dot" w:pos="9350"/>
        </w:tabs>
        <w:rPr>
          <w:noProof/>
          <w:lang w:val="en-US"/>
        </w:rPr>
      </w:pPr>
      <w:hyperlink w:anchor="_Toc104318995" w:history="1">
        <w:r w:rsidR="00E907A1" w:rsidRPr="0082064A">
          <w:rPr>
            <w:rStyle w:val="Hyperlink"/>
            <w:noProof/>
          </w:rPr>
          <w:t>Hình 37. Sơ đồ tuần tự Xóa Sản Phẩm</w:t>
        </w:r>
        <w:r w:rsidR="00E907A1">
          <w:rPr>
            <w:noProof/>
            <w:webHidden/>
          </w:rPr>
          <w:tab/>
        </w:r>
        <w:r w:rsidR="00E907A1">
          <w:rPr>
            <w:noProof/>
            <w:webHidden/>
          </w:rPr>
          <w:fldChar w:fldCharType="begin"/>
        </w:r>
        <w:r w:rsidR="00E907A1">
          <w:rPr>
            <w:noProof/>
            <w:webHidden/>
          </w:rPr>
          <w:instrText xml:space="preserve"> PAGEREF _Toc104318995 \h </w:instrText>
        </w:r>
        <w:r w:rsidR="00E907A1">
          <w:rPr>
            <w:noProof/>
            <w:webHidden/>
          </w:rPr>
        </w:r>
        <w:r w:rsidR="00E907A1">
          <w:rPr>
            <w:noProof/>
            <w:webHidden/>
          </w:rPr>
          <w:fldChar w:fldCharType="separate"/>
        </w:r>
        <w:r w:rsidR="00E907A1">
          <w:rPr>
            <w:noProof/>
            <w:webHidden/>
          </w:rPr>
          <w:t>44</w:t>
        </w:r>
        <w:r w:rsidR="00E907A1">
          <w:rPr>
            <w:noProof/>
            <w:webHidden/>
          </w:rPr>
          <w:fldChar w:fldCharType="end"/>
        </w:r>
      </w:hyperlink>
    </w:p>
    <w:p w14:paraId="47A1E655" w14:textId="2C06B2F5" w:rsidR="00E907A1" w:rsidRDefault="00CD0C63">
      <w:pPr>
        <w:pStyle w:val="TableofFigures"/>
        <w:tabs>
          <w:tab w:val="right" w:leader="dot" w:pos="9350"/>
        </w:tabs>
        <w:rPr>
          <w:noProof/>
          <w:lang w:val="en-US"/>
        </w:rPr>
      </w:pPr>
      <w:hyperlink w:anchor="_Toc104318996" w:history="1">
        <w:r w:rsidR="00E907A1" w:rsidRPr="0082064A">
          <w:rPr>
            <w:rStyle w:val="Hyperlink"/>
            <w:noProof/>
          </w:rPr>
          <w:t>Hình 38. Sơ đồ tuần tự Xem Lịch Làm</w:t>
        </w:r>
        <w:r w:rsidR="00E907A1">
          <w:rPr>
            <w:noProof/>
            <w:webHidden/>
          </w:rPr>
          <w:tab/>
        </w:r>
        <w:r w:rsidR="00E907A1">
          <w:rPr>
            <w:noProof/>
            <w:webHidden/>
          </w:rPr>
          <w:fldChar w:fldCharType="begin"/>
        </w:r>
        <w:r w:rsidR="00E907A1">
          <w:rPr>
            <w:noProof/>
            <w:webHidden/>
          </w:rPr>
          <w:instrText xml:space="preserve"> PAGEREF _Toc104318996 \h </w:instrText>
        </w:r>
        <w:r w:rsidR="00E907A1">
          <w:rPr>
            <w:noProof/>
            <w:webHidden/>
          </w:rPr>
        </w:r>
        <w:r w:rsidR="00E907A1">
          <w:rPr>
            <w:noProof/>
            <w:webHidden/>
          </w:rPr>
          <w:fldChar w:fldCharType="separate"/>
        </w:r>
        <w:r w:rsidR="00E907A1">
          <w:rPr>
            <w:noProof/>
            <w:webHidden/>
          </w:rPr>
          <w:t>45</w:t>
        </w:r>
        <w:r w:rsidR="00E907A1">
          <w:rPr>
            <w:noProof/>
            <w:webHidden/>
          </w:rPr>
          <w:fldChar w:fldCharType="end"/>
        </w:r>
      </w:hyperlink>
    </w:p>
    <w:p w14:paraId="290E2CBD" w14:textId="6A03FBFE" w:rsidR="00E907A1" w:rsidRDefault="00CD0C63">
      <w:pPr>
        <w:pStyle w:val="TableofFigures"/>
        <w:tabs>
          <w:tab w:val="right" w:leader="dot" w:pos="9350"/>
        </w:tabs>
        <w:rPr>
          <w:noProof/>
          <w:lang w:val="en-US"/>
        </w:rPr>
      </w:pPr>
      <w:hyperlink w:anchor="_Toc104318997" w:history="1">
        <w:r w:rsidR="00E907A1" w:rsidRPr="0082064A">
          <w:rPr>
            <w:rStyle w:val="Hyperlink"/>
            <w:noProof/>
          </w:rPr>
          <w:t>Hình 39. Sơ đồ tuần tự Thêm Lịch Làm</w:t>
        </w:r>
        <w:r w:rsidR="00E907A1">
          <w:rPr>
            <w:noProof/>
            <w:webHidden/>
          </w:rPr>
          <w:tab/>
        </w:r>
        <w:r w:rsidR="00E907A1">
          <w:rPr>
            <w:noProof/>
            <w:webHidden/>
          </w:rPr>
          <w:fldChar w:fldCharType="begin"/>
        </w:r>
        <w:r w:rsidR="00E907A1">
          <w:rPr>
            <w:noProof/>
            <w:webHidden/>
          </w:rPr>
          <w:instrText xml:space="preserve"> PAGEREF _Toc104318997 \h </w:instrText>
        </w:r>
        <w:r w:rsidR="00E907A1">
          <w:rPr>
            <w:noProof/>
            <w:webHidden/>
          </w:rPr>
        </w:r>
        <w:r w:rsidR="00E907A1">
          <w:rPr>
            <w:noProof/>
            <w:webHidden/>
          </w:rPr>
          <w:fldChar w:fldCharType="separate"/>
        </w:r>
        <w:r w:rsidR="00E907A1">
          <w:rPr>
            <w:noProof/>
            <w:webHidden/>
          </w:rPr>
          <w:t>45</w:t>
        </w:r>
        <w:r w:rsidR="00E907A1">
          <w:rPr>
            <w:noProof/>
            <w:webHidden/>
          </w:rPr>
          <w:fldChar w:fldCharType="end"/>
        </w:r>
      </w:hyperlink>
    </w:p>
    <w:p w14:paraId="1FD70AAE" w14:textId="0F2DB407" w:rsidR="00E907A1" w:rsidRDefault="00CD0C63">
      <w:pPr>
        <w:pStyle w:val="TableofFigures"/>
        <w:tabs>
          <w:tab w:val="right" w:leader="dot" w:pos="9350"/>
        </w:tabs>
        <w:rPr>
          <w:noProof/>
          <w:lang w:val="en-US"/>
        </w:rPr>
      </w:pPr>
      <w:hyperlink w:anchor="_Toc104318998" w:history="1">
        <w:r w:rsidR="00E907A1" w:rsidRPr="0082064A">
          <w:rPr>
            <w:rStyle w:val="Hyperlink"/>
            <w:noProof/>
          </w:rPr>
          <w:t>Hình 40. Sơ đồ tuần tự Cập Nhật Lịch Làm</w:t>
        </w:r>
        <w:r w:rsidR="00E907A1">
          <w:rPr>
            <w:noProof/>
            <w:webHidden/>
          </w:rPr>
          <w:tab/>
        </w:r>
        <w:r w:rsidR="00E907A1">
          <w:rPr>
            <w:noProof/>
            <w:webHidden/>
          </w:rPr>
          <w:fldChar w:fldCharType="begin"/>
        </w:r>
        <w:r w:rsidR="00E907A1">
          <w:rPr>
            <w:noProof/>
            <w:webHidden/>
          </w:rPr>
          <w:instrText xml:space="preserve"> PAGEREF _Toc104318998 \h </w:instrText>
        </w:r>
        <w:r w:rsidR="00E907A1">
          <w:rPr>
            <w:noProof/>
            <w:webHidden/>
          </w:rPr>
        </w:r>
        <w:r w:rsidR="00E907A1">
          <w:rPr>
            <w:noProof/>
            <w:webHidden/>
          </w:rPr>
          <w:fldChar w:fldCharType="separate"/>
        </w:r>
        <w:r w:rsidR="00E907A1">
          <w:rPr>
            <w:noProof/>
            <w:webHidden/>
          </w:rPr>
          <w:t>46</w:t>
        </w:r>
        <w:r w:rsidR="00E907A1">
          <w:rPr>
            <w:noProof/>
            <w:webHidden/>
          </w:rPr>
          <w:fldChar w:fldCharType="end"/>
        </w:r>
      </w:hyperlink>
    </w:p>
    <w:p w14:paraId="17C17BA5" w14:textId="6184D9F0" w:rsidR="00E907A1" w:rsidRDefault="00CD0C63">
      <w:pPr>
        <w:pStyle w:val="TableofFigures"/>
        <w:tabs>
          <w:tab w:val="right" w:leader="dot" w:pos="9350"/>
        </w:tabs>
        <w:rPr>
          <w:noProof/>
          <w:lang w:val="en-US"/>
        </w:rPr>
      </w:pPr>
      <w:hyperlink w:anchor="_Toc104318999" w:history="1">
        <w:r w:rsidR="00E907A1" w:rsidRPr="0082064A">
          <w:rPr>
            <w:rStyle w:val="Hyperlink"/>
            <w:noProof/>
          </w:rPr>
          <w:t>Hình 41. Sơ đồ tuần tự Xóa Lịch Làm</w:t>
        </w:r>
        <w:r w:rsidR="00E907A1">
          <w:rPr>
            <w:noProof/>
            <w:webHidden/>
          </w:rPr>
          <w:tab/>
        </w:r>
        <w:r w:rsidR="00E907A1">
          <w:rPr>
            <w:noProof/>
            <w:webHidden/>
          </w:rPr>
          <w:fldChar w:fldCharType="begin"/>
        </w:r>
        <w:r w:rsidR="00E907A1">
          <w:rPr>
            <w:noProof/>
            <w:webHidden/>
          </w:rPr>
          <w:instrText xml:space="preserve"> PAGEREF _Toc104318999 \h </w:instrText>
        </w:r>
        <w:r w:rsidR="00E907A1">
          <w:rPr>
            <w:noProof/>
            <w:webHidden/>
          </w:rPr>
        </w:r>
        <w:r w:rsidR="00E907A1">
          <w:rPr>
            <w:noProof/>
            <w:webHidden/>
          </w:rPr>
          <w:fldChar w:fldCharType="separate"/>
        </w:r>
        <w:r w:rsidR="00E907A1">
          <w:rPr>
            <w:noProof/>
            <w:webHidden/>
          </w:rPr>
          <w:t>47</w:t>
        </w:r>
        <w:r w:rsidR="00E907A1">
          <w:rPr>
            <w:noProof/>
            <w:webHidden/>
          </w:rPr>
          <w:fldChar w:fldCharType="end"/>
        </w:r>
      </w:hyperlink>
    </w:p>
    <w:p w14:paraId="74B138E3" w14:textId="72FFCCCE" w:rsidR="00E907A1" w:rsidRDefault="00CD0C63">
      <w:pPr>
        <w:pStyle w:val="TableofFigures"/>
        <w:tabs>
          <w:tab w:val="right" w:leader="dot" w:pos="9350"/>
        </w:tabs>
        <w:rPr>
          <w:noProof/>
          <w:lang w:val="en-US"/>
        </w:rPr>
      </w:pPr>
      <w:hyperlink w:anchor="_Toc104319000" w:history="1">
        <w:r w:rsidR="00E907A1" w:rsidRPr="0082064A">
          <w:rPr>
            <w:rStyle w:val="Hyperlink"/>
            <w:noProof/>
          </w:rPr>
          <w:t>Hình 42. Sơ đồ tuần tự Thống Kê Doanh Thu</w:t>
        </w:r>
        <w:r w:rsidR="00E907A1">
          <w:rPr>
            <w:noProof/>
            <w:webHidden/>
          </w:rPr>
          <w:tab/>
        </w:r>
        <w:r w:rsidR="00E907A1">
          <w:rPr>
            <w:noProof/>
            <w:webHidden/>
          </w:rPr>
          <w:fldChar w:fldCharType="begin"/>
        </w:r>
        <w:r w:rsidR="00E907A1">
          <w:rPr>
            <w:noProof/>
            <w:webHidden/>
          </w:rPr>
          <w:instrText xml:space="preserve"> PAGEREF _Toc104319000 \h </w:instrText>
        </w:r>
        <w:r w:rsidR="00E907A1">
          <w:rPr>
            <w:noProof/>
            <w:webHidden/>
          </w:rPr>
        </w:r>
        <w:r w:rsidR="00E907A1">
          <w:rPr>
            <w:noProof/>
            <w:webHidden/>
          </w:rPr>
          <w:fldChar w:fldCharType="separate"/>
        </w:r>
        <w:r w:rsidR="00E907A1">
          <w:rPr>
            <w:noProof/>
            <w:webHidden/>
          </w:rPr>
          <w:t>47</w:t>
        </w:r>
        <w:r w:rsidR="00E907A1">
          <w:rPr>
            <w:noProof/>
            <w:webHidden/>
          </w:rPr>
          <w:fldChar w:fldCharType="end"/>
        </w:r>
      </w:hyperlink>
    </w:p>
    <w:p w14:paraId="4DE05566" w14:textId="5A201189" w:rsidR="00E907A1" w:rsidRDefault="00CD0C63">
      <w:pPr>
        <w:pStyle w:val="TableofFigures"/>
        <w:tabs>
          <w:tab w:val="right" w:leader="dot" w:pos="9350"/>
        </w:tabs>
        <w:rPr>
          <w:noProof/>
          <w:lang w:val="en-US"/>
        </w:rPr>
      </w:pPr>
      <w:hyperlink w:anchor="_Toc104319001" w:history="1">
        <w:r w:rsidR="00E907A1" w:rsidRPr="0082064A">
          <w:rPr>
            <w:rStyle w:val="Hyperlink"/>
            <w:noProof/>
          </w:rPr>
          <w:t>Hình 43. Sơ đồ tuần tự Xem Thông Tin Kho</w:t>
        </w:r>
        <w:r w:rsidR="00E907A1">
          <w:rPr>
            <w:noProof/>
            <w:webHidden/>
          </w:rPr>
          <w:tab/>
        </w:r>
        <w:r w:rsidR="00E907A1">
          <w:rPr>
            <w:noProof/>
            <w:webHidden/>
          </w:rPr>
          <w:fldChar w:fldCharType="begin"/>
        </w:r>
        <w:r w:rsidR="00E907A1">
          <w:rPr>
            <w:noProof/>
            <w:webHidden/>
          </w:rPr>
          <w:instrText xml:space="preserve"> PAGEREF _Toc104319001 \h </w:instrText>
        </w:r>
        <w:r w:rsidR="00E907A1">
          <w:rPr>
            <w:noProof/>
            <w:webHidden/>
          </w:rPr>
        </w:r>
        <w:r w:rsidR="00E907A1">
          <w:rPr>
            <w:noProof/>
            <w:webHidden/>
          </w:rPr>
          <w:fldChar w:fldCharType="separate"/>
        </w:r>
        <w:r w:rsidR="00E907A1">
          <w:rPr>
            <w:noProof/>
            <w:webHidden/>
          </w:rPr>
          <w:t>48</w:t>
        </w:r>
        <w:r w:rsidR="00E907A1">
          <w:rPr>
            <w:noProof/>
            <w:webHidden/>
          </w:rPr>
          <w:fldChar w:fldCharType="end"/>
        </w:r>
      </w:hyperlink>
    </w:p>
    <w:p w14:paraId="32390A7D" w14:textId="099DEE7B" w:rsidR="00E907A1" w:rsidRDefault="00CD0C63">
      <w:pPr>
        <w:pStyle w:val="TableofFigures"/>
        <w:tabs>
          <w:tab w:val="right" w:leader="dot" w:pos="9350"/>
        </w:tabs>
        <w:rPr>
          <w:noProof/>
          <w:lang w:val="en-US"/>
        </w:rPr>
      </w:pPr>
      <w:hyperlink w:anchor="_Toc104319002" w:history="1">
        <w:r w:rsidR="00E907A1" w:rsidRPr="0082064A">
          <w:rPr>
            <w:rStyle w:val="Hyperlink"/>
            <w:noProof/>
          </w:rPr>
          <w:t>Hình 44. Sơ đồ tuần tự Thêm Vật Liệu</w:t>
        </w:r>
        <w:r w:rsidR="00E907A1">
          <w:rPr>
            <w:noProof/>
            <w:webHidden/>
          </w:rPr>
          <w:tab/>
        </w:r>
        <w:r w:rsidR="00E907A1">
          <w:rPr>
            <w:noProof/>
            <w:webHidden/>
          </w:rPr>
          <w:fldChar w:fldCharType="begin"/>
        </w:r>
        <w:r w:rsidR="00E907A1">
          <w:rPr>
            <w:noProof/>
            <w:webHidden/>
          </w:rPr>
          <w:instrText xml:space="preserve"> PAGEREF _Toc104319002 \h </w:instrText>
        </w:r>
        <w:r w:rsidR="00E907A1">
          <w:rPr>
            <w:noProof/>
            <w:webHidden/>
          </w:rPr>
        </w:r>
        <w:r w:rsidR="00E907A1">
          <w:rPr>
            <w:noProof/>
            <w:webHidden/>
          </w:rPr>
          <w:fldChar w:fldCharType="separate"/>
        </w:r>
        <w:r w:rsidR="00E907A1">
          <w:rPr>
            <w:noProof/>
            <w:webHidden/>
          </w:rPr>
          <w:t>48</w:t>
        </w:r>
        <w:r w:rsidR="00E907A1">
          <w:rPr>
            <w:noProof/>
            <w:webHidden/>
          </w:rPr>
          <w:fldChar w:fldCharType="end"/>
        </w:r>
      </w:hyperlink>
    </w:p>
    <w:p w14:paraId="51542E7B" w14:textId="17E95C6D" w:rsidR="00E907A1" w:rsidRDefault="00CD0C63">
      <w:pPr>
        <w:pStyle w:val="TableofFigures"/>
        <w:tabs>
          <w:tab w:val="right" w:leader="dot" w:pos="9350"/>
        </w:tabs>
        <w:rPr>
          <w:noProof/>
          <w:lang w:val="en-US"/>
        </w:rPr>
      </w:pPr>
      <w:hyperlink w:anchor="_Toc104319003" w:history="1">
        <w:r w:rsidR="00E907A1" w:rsidRPr="0082064A">
          <w:rPr>
            <w:rStyle w:val="Hyperlink"/>
            <w:noProof/>
          </w:rPr>
          <w:t>Hình 45. Sơ đồ tuần tự Cập Nhật Vật Liệu</w:t>
        </w:r>
        <w:r w:rsidR="00E907A1">
          <w:rPr>
            <w:noProof/>
            <w:webHidden/>
          </w:rPr>
          <w:tab/>
        </w:r>
        <w:r w:rsidR="00E907A1">
          <w:rPr>
            <w:noProof/>
            <w:webHidden/>
          </w:rPr>
          <w:fldChar w:fldCharType="begin"/>
        </w:r>
        <w:r w:rsidR="00E907A1">
          <w:rPr>
            <w:noProof/>
            <w:webHidden/>
          </w:rPr>
          <w:instrText xml:space="preserve"> PAGEREF _Toc104319003 \h </w:instrText>
        </w:r>
        <w:r w:rsidR="00E907A1">
          <w:rPr>
            <w:noProof/>
            <w:webHidden/>
          </w:rPr>
        </w:r>
        <w:r w:rsidR="00E907A1">
          <w:rPr>
            <w:noProof/>
            <w:webHidden/>
          </w:rPr>
          <w:fldChar w:fldCharType="separate"/>
        </w:r>
        <w:r w:rsidR="00E907A1">
          <w:rPr>
            <w:noProof/>
            <w:webHidden/>
          </w:rPr>
          <w:t>49</w:t>
        </w:r>
        <w:r w:rsidR="00E907A1">
          <w:rPr>
            <w:noProof/>
            <w:webHidden/>
          </w:rPr>
          <w:fldChar w:fldCharType="end"/>
        </w:r>
      </w:hyperlink>
    </w:p>
    <w:p w14:paraId="2588130E" w14:textId="59C91295" w:rsidR="00E907A1" w:rsidRDefault="00CD0C63">
      <w:pPr>
        <w:pStyle w:val="TableofFigures"/>
        <w:tabs>
          <w:tab w:val="right" w:leader="dot" w:pos="9350"/>
        </w:tabs>
        <w:rPr>
          <w:noProof/>
          <w:lang w:val="en-US"/>
        </w:rPr>
      </w:pPr>
      <w:hyperlink w:anchor="_Toc104319004" w:history="1">
        <w:r w:rsidR="00E907A1" w:rsidRPr="0082064A">
          <w:rPr>
            <w:rStyle w:val="Hyperlink"/>
            <w:noProof/>
          </w:rPr>
          <w:t>Hình 46. Sơ đồ tuần tự Xóa Vật Liệu</w:t>
        </w:r>
        <w:r w:rsidR="00E907A1">
          <w:rPr>
            <w:noProof/>
            <w:webHidden/>
          </w:rPr>
          <w:tab/>
        </w:r>
        <w:r w:rsidR="00E907A1">
          <w:rPr>
            <w:noProof/>
            <w:webHidden/>
          </w:rPr>
          <w:fldChar w:fldCharType="begin"/>
        </w:r>
        <w:r w:rsidR="00E907A1">
          <w:rPr>
            <w:noProof/>
            <w:webHidden/>
          </w:rPr>
          <w:instrText xml:space="preserve"> PAGEREF _Toc104319004 \h </w:instrText>
        </w:r>
        <w:r w:rsidR="00E907A1">
          <w:rPr>
            <w:noProof/>
            <w:webHidden/>
          </w:rPr>
        </w:r>
        <w:r w:rsidR="00E907A1">
          <w:rPr>
            <w:noProof/>
            <w:webHidden/>
          </w:rPr>
          <w:fldChar w:fldCharType="separate"/>
        </w:r>
        <w:r w:rsidR="00E907A1">
          <w:rPr>
            <w:noProof/>
            <w:webHidden/>
          </w:rPr>
          <w:t>50</w:t>
        </w:r>
        <w:r w:rsidR="00E907A1">
          <w:rPr>
            <w:noProof/>
            <w:webHidden/>
          </w:rPr>
          <w:fldChar w:fldCharType="end"/>
        </w:r>
      </w:hyperlink>
    </w:p>
    <w:p w14:paraId="704FC8EA" w14:textId="1FCFFB25" w:rsidR="00E907A1" w:rsidRDefault="00CD0C63">
      <w:pPr>
        <w:pStyle w:val="TableofFigures"/>
        <w:tabs>
          <w:tab w:val="right" w:leader="dot" w:pos="9350"/>
        </w:tabs>
        <w:rPr>
          <w:noProof/>
          <w:lang w:val="en-US"/>
        </w:rPr>
      </w:pPr>
      <w:hyperlink w:anchor="_Toc104319005" w:history="1">
        <w:r w:rsidR="00E907A1" w:rsidRPr="0082064A">
          <w:rPr>
            <w:rStyle w:val="Hyperlink"/>
            <w:noProof/>
          </w:rPr>
          <w:t>Hình 47. Sơ đồ tuần tự Cập Nhật Thông Tin Xuất Nhập Hàng</w:t>
        </w:r>
        <w:r w:rsidR="00E907A1">
          <w:rPr>
            <w:noProof/>
            <w:webHidden/>
          </w:rPr>
          <w:tab/>
        </w:r>
        <w:r w:rsidR="00E907A1">
          <w:rPr>
            <w:noProof/>
            <w:webHidden/>
          </w:rPr>
          <w:fldChar w:fldCharType="begin"/>
        </w:r>
        <w:r w:rsidR="00E907A1">
          <w:rPr>
            <w:noProof/>
            <w:webHidden/>
          </w:rPr>
          <w:instrText xml:space="preserve"> PAGEREF _Toc104319005 \h </w:instrText>
        </w:r>
        <w:r w:rsidR="00E907A1">
          <w:rPr>
            <w:noProof/>
            <w:webHidden/>
          </w:rPr>
        </w:r>
        <w:r w:rsidR="00E907A1">
          <w:rPr>
            <w:noProof/>
            <w:webHidden/>
          </w:rPr>
          <w:fldChar w:fldCharType="separate"/>
        </w:r>
        <w:r w:rsidR="00E907A1">
          <w:rPr>
            <w:noProof/>
            <w:webHidden/>
          </w:rPr>
          <w:t>51</w:t>
        </w:r>
        <w:r w:rsidR="00E907A1">
          <w:rPr>
            <w:noProof/>
            <w:webHidden/>
          </w:rPr>
          <w:fldChar w:fldCharType="end"/>
        </w:r>
      </w:hyperlink>
    </w:p>
    <w:p w14:paraId="3FDBA820" w14:textId="4E51E661" w:rsidR="00E907A1" w:rsidRDefault="00CD0C63">
      <w:pPr>
        <w:pStyle w:val="TableofFigures"/>
        <w:tabs>
          <w:tab w:val="right" w:leader="dot" w:pos="9350"/>
        </w:tabs>
        <w:rPr>
          <w:noProof/>
          <w:lang w:val="en-US"/>
        </w:rPr>
      </w:pPr>
      <w:hyperlink w:anchor="_Toc104319006" w:history="1">
        <w:r w:rsidR="00E907A1" w:rsidRPr="0082064A">
          <w:rPr>
            <w:rStyle w:val="Hyperlink"/>
            <w:noProof/>
          </w:rPr>
          <w:t>Hình 48. Sơ đồ tuần tự Tiếp nhận đơn hàng</w:t>
        </w:r>
        <w:r w:rsidR="00E907A1">
          <w:rPr>
            <w:noProof/>
            <w:webHidden/>
          </w:rPr>
          <w:tab/>
        </w:r>
        <w:r w:rsidR="00E907A1">
          <w:rPr>
            <w:noProof/>
            <w:webHidden/>
          </w:rPr>
          <w:fldChar w:fldCharType="begin"/>
        </w:r>
        <w:r w:rsidR="00E907A1">
          <w:rPr>
            <w:noProof/>
            <w:webHidden/>
          </w:rPr>
          <w:instrText xml:space="preserve"> PAGEREF _Toc104319006 \h </w:instrText>
        </w:r>
        <w:r w:rsidR="00E907A1">
          <w:rPr>
            <w:noProof/>
            <w:webHidden/>
          </w:rPr>
        </w:r>
        <w:r w:rsidR="00E907A1">
          <w:rPr>
            <w:noProof/>
            <w:webHidden/>
          </w:rPr>
          <w:fldChar w:fldCharType="separate"/>
        </w:r>
        <w:r w:rsidR="00E907A1">
          <w:rPr>
            <w:noProof/>
            <w:webHidden/>
          </w:rPr>
          <w:t>52</w:t>
        </w:r>
        <w:r w:rsidR="00E907A1">
          <w:rPr>
            <w:noProof/>
            <w:webHidden/>
          </w:rPr>
          <w:fldChar w:fldCharType="end"/>
        </w:r>
      </w:hyperlink>
    </w:p>
    <w:p w14:paraId="68CDBBD9" w14:textId="3C7E5F7C" w:rsidR="00E907A1" w:rsidRDefault="00CD0C63">
      <w:pPr>
        <w:pStyle w:val="TableofFigures"/>
        <w:tabs>
          <w:tab w:val="right" w:leader="dot" w:pos="9350"/>
        </w:tabs>
        <w:rPr>
          <w:noProof/>
          <w:lang w:val="en-US"/>
        </w:rPr>
      </w:pPr>
      <w:hyperlink w:anchor="_Toc104319007" w:history="1">
        <w:r w:rsidR="00E907A1" w:rsidRPr="0082064A">
          <w:rPr>
            <w:rStyle w:val="Hyperlink"/>
            <w:noProof/>
          </w:rPr>
          <w:t>Hình 49. Sơ đồ tuần tự Thống kê doanh thu trong ngày</w:t>
        </w:r>
        <w:r w:rsidR="00E907A1">
          <w:rPr>
            <w:noProof/>
            <w:webHidden/>
          </w:rPr>
          <w:tab/>
        </w:r>
        <w:r w:rsidR="00E907A1">
          <w:rPr>
            <w:noProof/>
            <w:webHidden/>
          </w:rPr>
          <w:fldChar w:fldCharType="begin"/>
        </w:r>
        <w:r w:rsidR="00E907A1">
          <w:rPr>
            <w:noProof/>
            <w:webHidden/>
          </w:rPr>
          <w:instrText xml:space="preserve"> PAGEREF _Toc104319007 \h </w:instrText>
        </w:r>
        <w:r w:rsidR="00E907A1">
          <w:rPr>
            <w:noProof/>
            <w:webHidden/>
          </w:rPr>
        </w:r>
        <w:r w:rsidR="00E907A1">
          <w:rPr>
            <w:noProof/>
            <w:webHidden/>
          </w:rPr>
          <w:fldChar w:fldCharType="separate"/>
        </w:r>
        <w:r w:rsidR="00E907A1">
          <w:rPr>
            <w:noProof/>
            <w:webHidden/>
          </w:rPr>
          <w:t>52</w:t>
        </w:r>
        <w:r w:rsidR="00E907A1">
          <w:rPr>
            <w:noProof/>
            <w:webHidden/>
          </w:rPr>
          <w:fldChar w:fldCharType="end"/>
        </w:r>
      </w:hyperlink>
    </w:p>
    <w:p w14:paraId="37AC6713" w14:textId="743E0D53" w:rsidR="00E907A1" w:rsidRDefault="00CD0C63">
      <w:pPr>
        <w:pStyle w:val="TableofFigures"/>
        <w:tabs>
          <w:tab w:val="right" w:leader="dot" w:pos="9350"/>
        </w:tabs>
        <w:rPr>
          <w:noProof/>
          <w:lang w:val="en-US"/>
        </w:rPr>
      </w:pPr>
      <w:hyperlink w:anchor="_Toc104319008" w:history="1">
        <w:r w:rsidR="00E907A1" w:rsidRPr="0082064A">
          <w:rPr>
            <w:rStyle w:val="Hyperlink"/>
            <w:noProof/>
          </w:rPr>
          <w:t>Hình 50. Sơ đồ tuần tự Chỉnh Sửa Thu Chi Trong Ngày (extend)</w:t>
        </w:r>
        <w:r w:rsidR="00E907A1">
          <w:rPr>
            <w:noProof/>
            <w:webHidden/>
          </w:rPr>
          <w:tab/>
        </w:r>
        <w:r w:rsidR="00E907A1">
          <w:rPr>
            <w:noProof/>
            <w:webHidden/>
          </w:rPr>
          <w:fldChar w:fldCharType="begin"/>
        </w:r>
        <w:r w:rsidR="00E907A1">
          <w:rPr>
            <w:noProof/>
            <w:webHidden/>
          </w:rPr>
          <w:instrText xml:space="preserve"> PAGEREF _Toc104319008 \h </w:instrText>
        </w:r>
        <w:r w:rsidR="00E907A1">
          <w:rPr>
            <w:noProof/>
            <w:webHidden/>
          </w:rPr>
        </w:r>
        <w:r w:rsidR="00E907A1">
          <w:rPr>
            <w:noProof/>
            <w:webHidden/>
          </w:rPr>
          <w:fldChar w:fldCharType="separate"/>
        </w:r>
        <w:r w:rsidR="00E907A1">
          <w:rPr>
            <w:noProof/>
            <w:webHidden/>
          </w:rPr>
          <w:t>53</w:t>
        </w:r>
        <w:r w:rsidR="00E907A1">
          <w:rPr>
            <w:noProof/>
            <w:webHidden/>
          </w:rPr>
          <w:fldChar w:fldCharType="end"/>
        </w:r>
      </w:hyperlink>
    </w:p>
    <w:p w14:paraId="6BFB0550" w14:textId="6A9846FF" w:rsidR="00E907A1" w:rsidRDefault="00CD0C63">
      <w:pPr>
        <w:pStyle w:val="TableofFigures"/>
        <w:tabs>
          <w:tab w:val="right" w:leader="dot" w:pos="9350"/>
        </w:tabs>
        <w:rPr>
          <w:noProof/>
          <w:lang w:val="en-US"/>
        </w:rPr>
      </w:pPr>
      <w:hyperlink w:anchor="_Toc104319009" w:history="1">
        <w:r w:rsidR="00E907A1" w:rsidRPr="0082064A">
          <w:rPr>
            <w:rStyle w:val="Hyperlink"/>
            <w:noProof/>
          </w:rPr>
          <w:t>Hình 51. Sơ đồ tuần tự Kiểm Soát Lượng Tồn Hàng Tại Quày</w:t>
        </w:r>
        <w:r w:rsidR="00E907A1">
          <w:rPr>
            <w:noProof/>
            <w:webHidden/>
          </w:rPr>
          <w:tab/>
        </w:r>
        <w:r w:rsidR="00E907A1">
          <w:rPr>
            <w:noProof/>
            <w:webHidden/>
          </w:rPr>
          <w:fldChar w:fldCharType="begin"/>
        </w:r>
        <w:r w:rsidR="00E907A1">
          <w:rPr>
            <w:noProof/>
            <w:webHidden/>
          </w:rPr>
          <w:instrText xml:space="preserve"> PAGEREF _Toc104319009 \h </w:instrText>
        </w:r>
        <w:r w:rsidR="00E907A1">
          <w:rPr>
            <w:noProof/>
            <w:webHidden/>
          </w:rPr>
        </w:r>
        <w:r w:rsidR="00E907A1">
          <w:rPr>
            <w:noProof/>
            <w:webHidden/>
          </w:rPr>
          <w:fldChar w:fldCharType="separate"/>
        </w:r>
        <w:r w:rsidR="00E907A1">
          <w:rPr>
            <w:noProof/>
            <w:webHidden/>
          </w:rPr>
          <w:t>53</w:t>
        </w:r>
        <w:r w:rsidR="00E907A1">
          <w:rPr>
            <w:noProof/>
            <w:webHidden/>
          </w:rPr>
          <w:fldChar w:fldCharType="end"/>
        </w:r>
      </w:hyperlink>
    </w:p>
    <w:p w14:paraId="1807BDDC" w14:textId="5BED4951" w:rsidR="00E907A1" w:rsidRDefault="00CD0C63">
      <w:pPr>
        <w:pStyle w:val="TableofFigures"/>
        <w:tabs>
          <w:tab w:val="right" w:leader="dot" w:pos="9350"/>
        </w:tabs>
        <w:rPr>
          <w:noProof/>
          <w:lang w:val="en-US"/>
        </w:rPr>
      </w:pPr>
      <w:hyperlink w:anchor="_Toc104319010" w:history="1">
        <w:r w:rsidR="00E907A1" w:rsidRPr="0082064A">
          <w:rPr>
            <w:rStyle w:val="Hyperlink"/>
            <w:noProof/>
          </w:rPr>
          <w:t>Hình 52. Bảng TaiKhoan</w:t>
        </w:r>
        <w:r w:rsidR="00E907A1">
          <w:rPr>
            <w:noProof/>
            <w:webHidden/>
          </w:rPr>
          <w:tab/>
        </w:r>
        <w:r w:rsidR="00E907A1">
          <w:rPr>
            <w:noProof/>
            <w:webHidden/>
          </w:rPr>
          <w:fldChar w:fldCharType="begin"/>
        </w:r>
        <w:r w:rsidR="00E907A1">
          <w:rPr>
            <w:noProof/>
            <w:webHidden/>
          </w:rPr>
          <w:instrText xml:space="preserve"> PAGEREF _Toc104319010 \h </w:instrText>
        </w:r>
        <w:r w:rsidR="00E907A1">
          <w:rPr>
            <w:noProof/>
            <w:webHidden/>
          </w:rPr>
        </w:r>
        <w:r w:rsidR="00E907A1">
          <w:rPr>
            <w:noProof/>
            <w:webHidden/>
          </w:rPr>
          <w:fldChar w:fldCharType="separate"/>
        </w:r>
        <w:r w:rsidR="00E907A1">
          <w:rPr>
            <w:noProof/>
            <w:webHidden/>
          </w:rPr>
          <w:t>54</w:t>
        </w:r>
        <w:r w:rsidR="00E907A1">
          <w:rPr>
            <w:noProof/>
            <w:webHidden/>
          </w:rPr>
          <w:fldChar w:fldCharType="end"/>
        </w:r>
      </w:hyperlink>
    </w:p>
    <w:p w14:paraId="7C0B54B2" w14:textId="6C3FB7FC" w:rsidR="00E907A1" w:rsidRDefault="00CD0C63">
      <w:pPr>
        <w:pStyle w:val="TableofFigures"/>
        <w:tabs>
          <w:tab w:val="right" w:leader="dot" w:pos="9350"/>
        </w:tabs>
        <w:rPr>
          <w:noProof/>
          <w:lang w:val="en-US"/>
        </w:rPr>
      </w:pPr>
      <w:hyperlink w:anchor="_Toc104319011" w:history="1">
        <w:r w:rsidR="00E907A1" w:rsidRPr="0082064A">
          <w:rPr>
            <w:rStyle w:val="Hyperlink"/>
            <w:noProof/>
          </w:rPr>
          <w:t>Hình 53. Bảng NhanVien</w:t>
        </w:r>
        <w:r w:rsidR="00E907A1">
          <w:rPr>
            <w:noProof/>
            <w:webHidden/>
          </w:rPr>
          <w:tab/>
        </w:r>
        <w:r w:rsidR="00E907A1">
          <w:rPr>
            <w:noProof/>
            <w:webHidden/>
          </w:rPr>
          <w:fldChar w:fldCharType="begin"/>
        </w:r>
        <w:r w:rsidR="00E907A1">
          <w:rPr>
            <w:noProof/>
            <w:webHidden/>
          </w:rPr>
          <w:instrText xml:space="preserve"> PAGEREF _Toc104319011 \h </w:instrText>
        </w:r>
        <w:r w:rsidR="00E907A1">
          <w:rPr>
            <w:noProof/>
            <w:webHidden/>
          </w:rPr>
        </w:r>
        <w:r w:rsidR="00E907A1">
          <w:rPr>
            <w:noProof/>
            <w:webHidden/>
          </w:rPr>
          <w:fldChar w:fldCharType="separate"/>
        </w:r>
        <w:r w:rsidR="00E907A1">
          <w:rPr>
            <w:noProof/>
            <w:webHidden/>
          </w:rPr>
          <w:t>55</w:t>
        </w:r>
        <w:r w:rsidR="00E907A1">
          <w:rPr>
            <w:noProof/>
            <w:webHidden/>
          </w:rPr>
          <w:fldChar w:fldCharType="end"/>
        </w:r>
      </w:hyperlink>
    </w:p>
    <w:p w14:paraId="59BD1E35" w14:textId="76A2A790" w:rsidR="00E907A1" w:rsidRDefault="00CD0C63">
      <w:pPr>
        <w:pStyle w:val="TableofFigures"/>
        <w:tabs>
          <w:tab w:val="right" w:leader="dot" w:pos="9350"/>
        </w:tabs>
        <w:rPr>
          <w:noProof/>
          <w:lang w:val="en-US"/>
        </w:rPr>
      </w:pPr>
      <w:hyperlink w:anchor="_Toc104319012" w:history="1">
        <w:r w:rsidR="00E907A1" w:rsidRPr="0082064A">
          <w:rPr>
            <w:rStyle w:val="Hyperlink"/>
            <w:noProof/>
          </w:rPr>
          <w:t>54</w:t>
        </w:r>
        <w:r w:rsidR="00E907A1">
          <w:rPr>
            <w:noProof/>
            <w:webHidden/>
          </w:rPr>
          <w:tab/>
        </w:r>
        <w:r w:rsidR="00E907A1">
          <w:rPr>
            <w:noProof/>
            <w:webHidden/>
          </w:rPr>
          <w:fldChar w:fldCharType="begin"/>
        </w:r>
        <w:r w:rsidR="00E907A1">
          <w:rPr>
            <w:noProof/>
            <w:webHidden/>
          </w:rPr>
          <w:instrText xml:space="preserve"> PAGEREF _Toc104319012 \h </w:instrText>
        </w:r>
        <w:r w:rsidR="00E907A1">
          <w:rPr>
            <w:noProof/>
            <w:webHidden/>
          </w:rPr>
        </w:r>
        <w:r w:rsidR="00E907A1">
          <w:rPr>
            <w:noProof/>
            <w:webHidden/>
          </w:rPr>
          <w:fldChar w:fldCharType="separate"/>
        </w:r>
        <w:r w:rsidR="00E907A1">
          <w:rPr>
            <w:noProof/>
            <w:webHidden/>
          </w:rPr>
          <w:t>55</w:t>
        </w:r>
        <w:r w:rsidR="00E907A1">
          <w:rPr>
            <w:noProof/>
            <w:webHidden/>
          </w:rPr>
          <w:fldChar w:fldCharType="end"/>
        </w:r>
      </w:hyperlink>
    </w:p>
    <w:p w14:paraId="473CC6AC" w14:textId="4CC5021C" w:rsidR="00E907A1" w:rsidRDefault="00CD0C63">
      <w:pPr>
        <w:pStyle w:val="TableofFigures"/>
        <w:tabs>
          <w:tab w:val="right" w:leader="dot" w:pos="9350"/>
        </w:tabs>
        <w:rPr>
          <w:noProof/>
          <w:lang w:val="en-US"/>
        </w:rPr>
      </w:pPr>
      <w:hyperlink w:anchor="_Toc104319013" w:history="1">
        <w:r w:rsidR="00E907A1" w:rsidRPr="0082064A">
          <w:rPr>
            <w:rStyle w:val="Hyperlink"/>
            <w:noProof/>
          </w:rPr>
          <w:t>Hình 55. Bảng SanPham</w:t>
        </w:r>
        <w:r w:rsidR="00E907A1">
          <w:rPr>
            <w:noProof/>
            <w:webHidden/>
          </w:rPr>
          <w:tab/>
        </w:r>
        <w:r w:rsidR="00E907A1">
          <w:rPr>
            <w:noProof/>
            <w:webHidden/>
          </w:rPr>
          <w:fldChar w:fldCharType="begin"/>
        </w:r>
        <w:r w:rsidR="00E907A1">
          <w:rPr>
            <w:noProof/>
            <w:webHidden/>
          </w:rPr>
          <w:instrText xml:space="preserve"> PAGEREF _Toc104319013 \h </w:instrText>
        </w:r>
        <w:r w:rsidR="00E907A1">
          <w:rPr>
            <w:noProof/>
            <w:webHidden/>
          </w:rPr>
        </w:r>
        <w:r w:rsidR="00E907A1">
          <w:rPr>
            <w:noProof/>
            <w:webHidden/>
          </w:rPr>
          <w:fldChar w:fldCharType="separate"/>
        </w:r>
        <w:r w:rsidR="00E907A1">
          <w:rPr>
            <w:noProof/>
            <w:webHidden/>
          </w:rPr>
          <w:t>55</w:t>
        </w:r>
        <w:r w:rsidR="00E907A1">
          <w:rPr>
            <w:noProof/>
            <w:webHidden/>
          </w:rPr>
          <w:fldChar w:fldCharType="end"/>
        </w:r>
      </w:hyperlink>
    </w:p>
    <w:p w14:paraId="019E9226" w14:textId="0A44D3E6" w:rsidR="00E907A1" w:rsidRDefault="00CD0C63">
      <w:pPr>
        <w:pStyle w:val="TableofFigures"/>
        <w:tabs>
          <w:tab w:val="right" w:leader="dot" w:pos="9350"/>
        </w:tabs>
        <w:rPr>
          <w:noProof/>
          <w:lang w:val="en-US"/>
        </w:rPr>
      </w:pPr>
      <w:hyperlink w:anchor="_Toc104319014" w:history="1">
        <w:r w:rsidR="00E907A1" w:rsidRPr="0082064A">
          <w:rPr>
            <w:rStyle w:val="Hyperlink"/>
            <w:noProof/>
          </w:rPr>
          <w:t>Hình 56. Bảng KhoHang</w:t>
        </w:r>
        <w:r w:rsidR="00E907A1">
          <w:rPr>
            <w:noProof/>
            <w:webHidden/>
          </w:rPr>
          <w:tab/>
        </w:r>
        <w:r w:rsidR="00E907A1">
          <w:rPr>
            <w:noProof/>
            <w:webHidden/>
          </w:rPr>
          <w:fldChar w:fldCharType="begin"/>
        </w:r>
        <w:r w:rsidR="00E907A1">
          <w:rPr>
            <w:noProof/>
            <w:webHidden/>
          </w:rPr>
          <w:instrText xml:space="preserve"> PAGEREF _Toc104319014 \h </w:instrText>
        </w:r>
        <w:r w:rsidR="00E907A1">
          <w:rPr>
            <w:noProof/>
            <w:webHidden/>
          </w:rPr>
        </w:r>
        <w:r w:rsidR="00E907A1">
          <w:rPr>
            <w:noProof/>
            <w:webHidden/>
          </w:rPr>
          <w:fldChar w:fldCharType="separate"/>
        </w:r>
        <w:r w:rsidR="00E907A1">
          <w:rPr>
            <w:noProof/>
            <w:webHidden/>
          </w:rPr>
          <w:t>55</w:t>
        </w:r>
        <w:r w:rsidR="00E907A1">
          <w:rPr>
            <w:noProof/>
            <w:webHidden/>
          </w:rPr>
          <w:fldChar w:fldCharType="end"/>
        </w:r>
      </w:hyperlink>
    </w:p>
    <w:p w14:paraId="3B59713B" w14:textId="4A5D06F6" w:rsidR="00E907A1" w:rsidRDefault="00CD0C63">
      <w:pPr>
        <w:pStyle w:val="TableofFigures"/>
        <w:tabs>
          <w:tab w:val="right" w:leader="dot" w:pos="9350"/>
        </w:tabs>
        <w:rPr>
          <w:noProof/>
          <w:lang w:val="en-US"/>
        </w:rPr>
      </w:pPr>
      <w:hyperlink w:anchor="_Toc104319015" w:history="1">
        <w:r w:rsidR="00E907A1" w:rsidRPr="0082064A">
          <w:rPr>
            <w:rStyle w:val="Hyperlink"/>
            <w:noProof/>
          </w:rPr>
          <w:t>Hình 57. Bảng VatLieu</w:t>
        </w:r>
        <w:r w:rsidR="00E907A1">
          <w:rPr>
            <w:noProof/>
            <w:webHidden/>
          </w:rPr>
          <w:tab/>
        </w:r>
        <w:r w:rsidR="00E907A1">
          <w:rPr>
            <w:noProof/>
            <w:webHidden/>
          </w:rPr>
          <w:fldChar w:fldCharType="begin"/>
        </w:r>
        <w:r w:rsidR="00E907A1">
          <w:rPr>
            <w:noProof/>
            <w:webHidden/>
          </w:rPr>
          <w:instrText xml:space="preserve"> PAGEREF _Toc104319015 \h </w:instrText>
        </w:r>
        <w:r w:rsidR="00E907A1">
          <w:rPr>
            <w:noProof/>
            <w:webHidden/>
          </w:rPr>
        </w:r>
        <w:r w:rsidR="00E907A1">
          <w:rPr>
            <w:noProof/>
            <w:webHidden/>
          </w:rPr>
          <w:fldChar w:fldCharType="separate"/>
        </w:r>
        <w:r w:rsidR="00E907A1">
          <w:rPr>
            <w:noProof/>
            <w:webHidden/>
          </w:rPr>
          <w:t>56</w:t>
        </w:r>
        <w:r w:rsidR="00E907A1">
          <w:rPr>
            <w:noProof/>
            <w:webHidden/>
          </w:rPr>
          <w:fldChar w:fldCharType="end"/>
        </w:r>
      </w:hyperlink>
    </w:p>
    <w:p w14:paraId="7159AB77" w14:textId="09D6F692" w:rsidR="00E907A1" w:rsidRDefault="00CD0C63">
      <w:pPr>
        <w:pStyle w:val="TableofFigures"/>
        <w:tabs>
          <w:tab w:val="right" w:leader="dot" w:pos="9350"/>
        </w:tabs>
        <w:rPr>
          <w:noProof/>
          <w:lang w:val="en-US"/>
        </w:rPr>
      </w:pPr>
      <w:hyperlink w:anchor="_Toc104319016" w:history="1">
        <w:r w:rsidR="00E907A1" w:rsidRPr="0082064A">
          <w:rPr>
            <w:rStyle w:val="Hyperlink"/>
            <w:noProof/>
          </w:rPr>
          <w:t>Hình 58. Bảng LichLam</w:t>
        </w:r>
        <w:r w:rsidR="00E907A1">
          <w:rPr>
            <w:noProof/>
            <w:webHidden/>
          </w:rPr>
          <w:tab/>
        </w:r>
        <w:r w:rsidR="00E907A1">
          <w:rPr>
            <w:noProof/>
            <w:webHidden/>
          </w:rPr>
          <w:fldChar w:fldCharType="begin"/>
        </w:r>
        <w:r w:rsidR="00E907A1">
          <w:rPr>
            <w:noProof/>
            <w:webHidden/>
          </w:rPr>
          <w:instrText xml:space="preserve"> PAGEREF _Toc104319016 \h </w:instrText>
        </w:r>
        <w:r w:rsidR="00E907A1">
          <w:rPr>
            <w:noProof/>
            <w:webHidden/>
          </w:rPr>
        </w:r>
        <w:r w:rsidR="00E907A1">
          <w:rPr>
            <w:noProof/>
            <w:webHidden/>
          </w:rPr>
          <w:fldChar w:fldCharType="separate"/>
        </w:r>
        <w:r w:rsidR="00E907A1">
          <w:rPr>
            <w:noProof/>
            <w:webHidden/>
          </w:rPr>
          <w:t>56</w:t>
        </w:r>
        <w:r w:rsidR="00E907A1">
          <w:rPr>
            <w:noProof/>
            <w:webHidden/>
          </w:rPr>
          <w:fldChar w:fldCharType="end"/>
        </w:r>
      </w:hyperlink>
    </w:p>
    <w:p w14:paraId="1813E107" w14:textId="4B4063FB" w:rsidR="00E907A1" w:rsidRDefault="00CD0C63">
      <w:pPr>
        <w:pStyle w:val="TableofFigures"/>
        <w:tabs>
          <w:tab w:val="right" w:leader="dot" w:pos="9350"/>
        </w:tabs>
        <w:rPr>
          <w:noProof/>
          <w:lang w:val="en-US"/>
        </w:rPr>
      </w:pPr>
      <w:hyperlink w:anchor="_Toc104319017" w:history="1">
        <w:r w:rsidR="00E907A1" w:rsidRPr="0082064A">
          <w:rPr>
            <w:rStyle w:val="Hyperlink"/>
            <w:noProof/>
          </w:rPr>
          <w:t>Hình 59. Bảng HoaDon</w:t>
        </w:r>
        <w:r w:rsidR="00E907A1">
          <w:rPr>
            <w:noProof/>
            <w:webHidden/>
          </w:rPr>
          <w:tab/>
        </w:r>
        <w:r w:rsidR="00E907A1">
          <w:rPr>
            <w:noProof/>
            <w:webHidden/>
          </w:rPr>
          <w:fldChar w:fldCharType="begin"/>
        </w:r>
        <w:r w:rsidR="00E907A1">
          <w:rPr>
            <w:noProof/>
            <w:webHidden/>
          </w:rPr>
          <w:instrText xml:space="preserve"> PAGEREF _Toc104319017 \h </w:instrText>
        </w:r>
        <w:r w:rsidR="00E907A1">
          <w:rPr>
            <w:noProof/>
            <w:webHidden/>
          </w:rPr>
        </w:r>
        <w:r w:rsidR="00E907A1">
          <w:rPr>
            <w:noProof/>
            <w:webHidden/>
          </w:rPr>
          <w:fldChar w:fldCharType="separate"/>
        </w:r>
        <w:r w:rsidR="00E907A1">
          <w:rPr>
            <w:noProof/>
            <w:webHidden/>
          </w:rPr>
          <w:t>57</w:t>
        </w:r>
        <w:r w:rsidR="00E907A1">
          <w:rPr>
            <w:noProof/>
            <w:webHidden/>
          </w:rPr>
          <w:fldChar w:fldCharType="end"/>
        </w:r>
      </w:hyperlink>
    </w:p>
    <w:p w14:paraId="7652A69B" w14:textId="77777777" w:rsidR="00E907A1" w:rsidRDefault="00E907A1">
      <w:r>
        <w:fldChar w:fldCharType="end"/>
      </w:r>
    </w:p>
    <w:p w14:paraId="1D2FAB89" w14:textId="77777777" w:rsidR="00E907A1" w:rsidRDefault="00E907A1">
      <w:r>
        <w:br w:type="page"/>
      </w:r>
    </w:p>
    <w:p w14:paraId="7D18B4D7" w14:textId="77777777" w:rsidR="00E907A1" w:rsidRPr="006A1855" w:rsidRDefault="00E907A1" w:rsidP="00E907A1">
      <w:pPr>
        <w:pStyle w:val="Heading1"/>
        <w:numPr>
          <w:ilvl w:val="0"/>
          <w:numId w:val="0"/>
        </w:numPr>
        <w:rPr>
          <w:b/>
          <w:bCs/>
        </w:rPr>
      </w:pPr>
      <w:bookmarkStart w:id="3" w:name="_Toc105096003"/>
      <w:r w:rsidRPr="006A1855">
        <w:rPr>
          <w:b/>
          <w:bCs/>
          <w:lang w:val="en-US"/>
        </w:rPr>
        <w:lastRenderedPageBreak/>
        <w:t>Danh Mục</w:t>
      </w:r>
      <w:r w:rsidRPr="006A1855">
        <w:rPr>
          <w:b/>
          <w:bCs/>
        </w:rPr>
        <w:t xml:space="preserve"> Bảng</w:t>
      </w:r>
      <w:bookmarkEnd w:id="3"/>
    </w:p>
    <w:p w14:paraId="50E23A2F" w14:textId="4A0929E0" w:rsidR="00E907A1" w:rsidRDefault="00E907A1">
      <w:pPr>
        <w:pStyle w:val="TableofFigures"/>
        <w:tabs>
          <w:tab w:val="right" w:leader="dot" w:pos="9350"/>
        </w:tabs>
        <w:rPr>
          <w:noProof/>
          <w:lang w:val="en-US"/>
        </w:rPr>
      </w:pPr>
      <w:r>
        <w:fldChar w:fldCharType="begin"/>
      </w:r>
      <w:r>
        <w:instrText xml:space="preserve"> TOC \h \z \c "Bảng" </w:instrText>
      </w:r>
      <w:r>
        <w:fldChar w:fldCharType="separate"/>
      </w:r>
      <w:hyperlink w:anchor="_Toc104319025" w:history="1">
        <w:r w:rsidRPr="00EE5B1D">
          <w:rPr>
            <w:rStyle w:val="Hyperlink"/>
            <w:noProof/>
          </w:rPr>
          <w:t>Bảng 1</w:t>
        </w:r>
        <w:r w:rsidRPr="00EE5B1D">
          <w:rPr>
            <w:rStyle w:val="Hyperlink"/>
            <w:noProof/>
            <w:lang w:val="en-US"/>
          </w:rPr>
          <w:t>: Đặc tả Use case</w:t>
        </w:r>
        <w:r w:rsidRPr="00EE5B1D">
          <w:rPr>
            <w:rStyle w:val="Hyperlink"/>
            <w:noProof/>
          </w:rPr>
          <w:t xml:space="preserve"> </w:t>
        </w:r>
        <w:r w:rsidRPr="00EE5B1D">
          <w:rPr>
            <w:rStyle w:val="Hyperlink"/>
            <w:noProof/>
            <w:lang w:val="en-US"/>
          </w:rPr>
          <w:t>Đăng nhập</w:t>
        </w:r>
        <w:r>
          <w:rPr>
            <w:noProof/>
            <w:webHidden/>
          </w:rPr>
          <w:tab/>
        </w:r>
        <w:r>
          <w:rPr>
            <w:noProof/>
            <w:webHidden/>
          </w:rPr>
          <w:fldChar w:fldCharType="begin"/>
        </w:r>
        <w:r>
          <w:rPr>
            <w:noProof/>
            <w:webHidden/>
          </w:rPr>
          <w:instrText xml:space="preserve"> PAGEREF _Toc104319025 \h </w:instrText>
        </w:r>
        <w:r>
          <w:rPr>
            <w:noProof/>
            <w:webHidden/>
          </w:rPr>
        </w:r>
        <w:r>
          <w:rPr>
            <w:noProof/>
            <w:webHidden/>
          </w:rPr>
          <w:fldChar w:fldCharType="separate"/>
        </w:r>
        <w:r>
          <w:rPr>
            <w:noProof/>
            <w:webHidden/>
          </w:rPr>
          <w:t>23</w:t>
        </w:r>
        <w:r>
          <w:rPr>
            <w:noProof/>
            <w:webHidden/>
          </w:rPr>
          <w:fldChar w:fldCharType="end"/>
        </w:r>
      </w:hyperlink>
    </w:p>
    <w:p w14:paraId="11DEF053" w14:textId="488646D4" w:rsidR="00E907A1" w:rsidRDefault="00CD0C63">
      <w:pPr>
        <w:pStyle w:val="TableofFigures"/>
        <w:tabs>
          <w:tab w:val="right" w:leader="dot" w:pos="9350"/>
        </w:tabs>
        <w:rPr>
          <w:noProof/>
          <w:lang w:val="en-US"/>
        </w:rPr>
      </w:pPr>
      <w:hyperlink w:anchor="_Toc104319026" w:history="1">
        <w:r w:rsidR="00E907A1" w:rsidRPr="00EE5B1D">
          <w:rPr>
            <w:rStyle w:val="Hyperlink"/>
            <w:noProof/>
          </w:rPr>
          <w:t xml:space="preserve">Bảng 2: Đặc tả Use case </w:t>
        </w:r>
        <w:r w:rsidR="00E907A1" w:rsidRPr="00EE5B1D">
          <w:rPr>
            <w:rStyle w:val="Hyperlink"/>
            <w:noProof/>
            <w:lang w:val="en-US"/>
          </w:rPr>
          <w:t>Thống kê</w:t>
        </w:r>
        <w:r w:rsidR="00E907A1">
          <w:rPr>
            <w:noProof/>
            <w:webHidden/>
          </w:rPr>
          <w:tab/>
        </w:r>
        <w:r w:rsidR="00E907A1">
          <w:rPr>
            <w:noProof/>
            <w:webHidden/>
          </w:rPr>
          <w:fldChar w:fldCharType="begin"/>
        </w:r>
        <w:r w:rsidR="00E907A1">
          <w:rPr>
            <w:noProof/>
            <w:webHidden/>
          </w:rPr>
          <w:instrText xml:space="preserve"> PAGEREF _Toc104319026 \h </w:instrText>
        </w:r>
        <w:r w:rsidR="00E907A1">
          <w:rPr>
            <w:noProof/>
            <w:webHidden/>
          </w:rPr>
        </w:r>
        <w:r w:rsidR="00E907A1">
          <w:rPr>
            <w:noProof/>
            <w:webHidden/>
          </w:rPr>
          <w:fldChar w:fldCharType="separate"/>
        </w:r>
        <w:r w:rsidR="00E907A1">
          <w:rPr>
            <w:noProof/>
            <w:webHidden/>
          </w:rPr>
          <w:t>24</w:t>
        </w:r>
        <w:r w:rsidR="00E907A1">
          <w:rPr>
            <w:noProof/>
            <w:webHidden/>
          </w:rPr>
          <w:fldChar w:fldCharType="end"/>
        </w:r>
      </w:hyperlink>
    </w:p>
    <w:p w14:paraId="30B64C10" w14:textId="60C07C51" w:rsidR="00E907A1" w:rsidRDefault="00CD0C63">
      <w:pPr>
        <w:pStyle w:val="TableofFigures"/>
        <w:tabs>
          <w:tab w:val="right" w:leader="dot" w:pos="9350"/>
        </w:tabs>
        <w:rPr>
          <w:noProof/>
          <w:lang w:val="en-US"/>
        </w:rPr>
      </w:pPr>
      <w:hyperlink w:anchor="_Toc104319027" w:history="1">
        <w:r w:rsidR="00E907A1" w:rsidRPr="00EE5B1D">
          <w:rPr>
            <w:rStyle w:val="Hyperlink"/>
            <w:noProof/>
          </w:rPr>
          <w:t xml:space="preserve">Bảng 3: Đặc tả Use case </w:t>
        </w:r>
        <w:r w:rsidR="00E907A1" w:rsidRPr="00EE5B1D">
          <w:rPr>
            <w:rStyle w:val="Hyperlink"/>
            <w:noProof/>
            <w:lang w:val="en-US"/>
          </w:rPr>
          <w:t>Đơn hàng</w:t>
        </w:r>
        <w:r w:rsidR="00E907A1">
          <w:rPr>
            <w:noProof/>
            <w:webHidden/>
          </w:rPr>
          <w:tab/>
        </w:r>
        <w:r w:rsidR="00E907A1">
          <w:rPr>
            <w:noProof/>
            <w:webHidden/>
          </w:rPr>
          <w:fldChar w:fldCharType="begin"/>
        </w:r>
        <w:r w:rsidR="00E907A1">
          <w:rPr>
            <w:noProof/>
            <w:webHidden/>
          </w:rPr>
          <w:instrText xml:space="preserve"> PAGEREF _Toc104319027 \h </w:instrText>
        </w:r>
        <w:r w:rsidR="00E907A1">
          <w:rPr>
            <w:noProof/>
            <w:webHidden/>
          </w:rPr>
        </w:r>
        <w:r w:rsidR="00E907A1">
          <w:rPr>
            <w:noProof/>
            <w:webHidden/>
          </w:rPr>
          <w:fldChar w:fldCharType="separate"/>
        </w:r>
        <w:r w:rsidR="00E907A1">
          <w:rPr>
            <w:noProof/>
            <w:webHidden/>
          </w:rPr>
          <w:t>25</w:t>
        </w:r>
        <w:r w:rsidR="00E907A1">
          <w:rPr>
            <w:noProof/>
            <w:webHidden/>
          </w:rPr>
          <w:fldChar w:fldCharType="end"/>
        </w:r>
      </w:hyperlink>
    </w:p>
    <w:p w14:paraId="5C90C638" w14:textId="0BF32FFD" w:rsidR="00E907A1" w:rsidRDefault="00CD0C63">
      <w:pPr>
        <w:pStyle w:val="TableofFigures"/>
        <w:tabs>
          <w:tab w:val="right" w:leader="dot" w:pos="9350"/>
        </w:tabs>
        <w:rPr>
          <w:noProof/>
          <w:lang w:val="en-US"/>
        </w:rPr>
      </w:pPr>
      <w:hyperlink w:anchor="_Toc104319028" w:history="1">
        <w:r w:rsidR="00E907A1" w:rsidRPr="00EE5B1D">
          <w:rPr>
            <w:rStyle w:val="Hyperlink"/>
            <w:noProof/>
          </w:rPr>
          <w:t xml:space="preserve">Bảng 4: Đặc tả Use case </w:t>
        </w:r>
        <w:r w:rsidR="00E907A1" w:rsidRPr="00EE5B1D">
          <w:rPr>
            <w:rStyle w:val="Hyperlink"/>
            <w:noProof/>
            <w:lang w:val="en-US"/>
          </w:rPr>
          <w:t>Thông tin</w:t>
        </w:r>
        <w:r w:rsidR="00E907A1">
          <w:rPr>
            <w:noProof/>
            <w:webHidden/>
          </w:rPr>
          <w:tab/>
        </w:r>
        <w:r w:rsidR="00E907A1">
          <w:rPr>
            <w:noProof/>
            <w:webHidden/>
          </w:rPr>
          <w:fldChar w:fldCharType="begin"/>
        </w:r>
        <w:r w:rsidR="00E907A1">
          <w:rPr>
            <w:noProof/>
            <w:webHidden/>
          </w:rPr>
          <w:instrText xml:space="preserve"> PAGEREF _Toc104319028 \h </w:instrText>
        </w:r>
        <w:r w:rsidR="00E907A1">
          <w:rPr>
            <w:noProof/>
            <w:webHidden/>
          </w:rPr>
        </w:r>
        <w:r w:rsidR="00E907A1">
          <w:rPr>
            <w:noProof/>
            <w:webHidden/>
          </w:rPr>
          <w:fldChar w:fldCharType="separate"/>
        </w:r>
        <w:r w:rsidR="00E907A1">
          <w:rPr>
            <w:noProof/>
            <w:webHidden/>
          </w:rPr>
          <w:t>26</w:t>
        </w:r>
        <w:r w:rsidR="00E907A1">
          <w:rPr>
            <w:noProof/>
            <w:webHidden/>
          </w:rPr>
          <w:fldChar w:fldCharType="end"/>
        </w:r>
      </w:hyperlink>
    </w:p>
    <w:p w14:paraId="39114C54" w14:textId="391F6F12" w:rsidR="00E907A1" w:rsidRDefault="00CD0C63">
      <w:pPr>
        <w:pStyle w:val="TableofFigures"/>
        <w:tabs>
          <w:tab w:val="right" w:leader="dot" w:pos="9350"/>
        </w:tabs>
        <w:rPr>
          <w:noProof/>
          <w:lang w:val="en-US"/>
        </w:rPr>
      </w:pPr>
      <w:hyperlink w:anchor="_Toc104319029" w:history="1">
        <w:r w:rsidR="00E907A1" w:rsidRPr="00EE5B1D">
          <w:rPr>
            <w:rStyle w:val="Hyperlink"/>
            <w:noProof/>
          </w:rPr>
          <w:t xml:space="preserve">Bảng 5: Đặc tả Use case </w:t>
        </w:r>
        <w:r w:rsidR="00E907A1" w:rsidRPr="00EE5B1D">
          <w:rPr>
            <w:rStyle w:val="Hyperlink"/>
            <w:noProof/>
            <w:lang w:val="en-US"/>
          </w:rPr>
          <w:t>Kho hàng</w:t>
        </w:r>
        <w:r w:rsidR="00E907A1">
          <w:rPr>
            <w:noProof/>
            <w:webHidden/>
          </w:rPr>
          <w:tab/>
        </w:r>
        <w:r w:rsidR="00E907A1">
          <w:rPr>
            <w:noProof/>
            <w:webHidden/>
          </w:rPr>
          <w:fldChar w:fldCharType="begin"/>
        </w:r>
        <w:r w:rsidR="00E907A1">
          <w:rPr>
            <w:noProof/>
            <w:webHidden/>
          </w:rPr>
          <w:instrText xml:space="preserve"> PAGEREF _Toc104319029 \h </w:instrText>
        </w:r>
        <w:r w:rsidR="00E907A1">
          <w:rPr>
            <w:noProof/>
            <w:webHidden/>
          </w:rPr>
        </w:r>
        <w:r w:rsidR="00E907A1">
          <w:rPr>
            <w:noProof/>
            <w:webHidden/>
          </w:rPr>
          <w:fldChar w:fldCharType="separate"/>
        </w:r>
        <w:r w:rsidR="00E907A1">
          <w:rPr>
            <w:noProof/>
            <w:webHidden/>
          </w:rPr>
          <w:t>27</w:t>
        </w:r>
        <w:r w:rsidR="00E907A1">
          <w:rPr>
            <w:noProof/>
            <w:webHidden/>
          </w:rPr>
          <w:fldChar w:fldCharType="end"/>
        </w:r>
      </w:hyperlink>
    </w:p>
    <w:p w14:paraId="67AA0143" w14:textId="2E2C41BB" w:rsidR="00E907A1" w:rsidRDefault="00CD0C63">
      <w:pPr>
        <w:pStyle w:val="TableofFigures"/>
        <w:tabs>
          <w:tab w:val="right" w:leader="dot" w:pos="9350"/>
        </w:tabs>
        <w:rPr>
          <w:noProof/>
          <w:lang w:val="en-US"/>
        </w:rPr>
      </w:pPr>
      <w:hyperlink w:anchor="_Toc104319030" w:history="1">
        <w:r w:rsidR="00E907A1" w:rsidRPr="00EE5B1D">
          <w:rPr>
            <w:rStyle w:val="Hyperlink"/>
            <w:noProof/>
          </w:rPr>
          <w:t xml:space="preserve">Bảng 6: Đặc tả Use case </w:t>
        </w:r>
        <w:r w:rsidR="00E907A1" w:rsidRPr="00EE5B1D">
          <w:rPr>
            <w:rStyle w:val="Hyperlink"/>
            <w:noProof/>
            <w:lang w:val="en-US"/>
          </w:rPr>
          <w:t>Thực đơn</w:t>
        </w:r>
        <w:r w:rsidR="00E907A1">
          <w:rPr>
            <w:noProof/>
            <w:webHidden/>
          </w:rPr>
          <w:tab/>
        </w:r>
        <w:r w:rsidR="00E907A1">
          <w:rPr>
            <w:noProof/>
            <w:webHidden/>
          </w:rPr>
          <w:fldChar w:fldCharType="begin"/>
        </w:r>
        <w:r w:rsidR="00E907A1">
          <w:rPr>
            <w:noProof/>
            <w:webHidden/>
          </w:rPr>
          <w:instrText xml:space="preserve"> PAGEREF _Toc104319030 \h </w:instrText>
        </w:r>
        <w:r w:rsidR="00E907A1">
          <w:rPr>
            <w:noProof/>
            <w:webHidden/>
          </w:rPr>
        </w:r>
        <w:r w:rsidR="00E907A1">
          <w:rPr>
            <w:noProof/>
            <w:webHidden/>
          </w:rPr>
          <w:fldChar w:fldCharType="separate"/>
        </w:r>
        <w:r w:rsidR="00E907A1">
          <w:rPr>
            <w:noProof/>
            <w:webHidden/>
          </w:rPr>
          <w:t>28</w:t>
        </w:r>
        <w:r w:rsidR="00E907A1">
          <w:rPr>
            <w:noProof/>
            <w:webHidden/>
          </w:rPr>
          <w:fldChar w:fldCharType="end"/>
        </w:r>
      </w:hyperlink>
    </w:p>
    <w:p w14:paraId="7FFF63DE" w14:textId="6A610235" w:rsidR="00E907A1" w:rsidRDefault="00CD0C63">
      <w:pPr>
        <w:pStyle w:val="TableofFigures"/>
        <w:tabs>
          <w:tab w:val="right" w:leader="dot" w:pos="9350"/>
        </w:tabs>
        <w:rPr>
          <w:noProof/>
          <w:lang w:val="en-US"/>
        </w:rPr>
      </w:pPr>
      <w:hyperlink w:anchor="_Toc104319031" w:history="1">
        <w:r w:rsidR="00E907A1" w:rsidRPr="00EE5B1D">
          <w:rPr>
            <w:rStyle w:val="Hyperlink"/>
            <w:noProof/>
          </w:rPr>
          <w:t>Bảng 7: Đặc tả Use case</w:t>
        </w:r>
        <w:r w:rsidR="00E907A1" w:rsidRPr="00EE5B1D">
          <w:rPr>
            <w:rStyle w:val="Hyperlink"/>
            <w:noProof/>
            <w:lang w:val="en-US"/>
          </w:rPr>
          <w:t xml:space="preserve"> Nhân sự</w:t>
        </w:r>
        <w:r w:rsidR="00E907A1">
          <w:rPr>
            <w:noProof/>
            <w:webHidden/>
          </w:rPr>
          <w:tab/>
        </w:r>
        <w:r w:rsidR="00E907A1">
          <w:rPr>
            <w:noProof/>
            <w:webHidden/>
          </w:rPr>
          <w:fldChar w:fldCharType="begin"/>
        </w:r>
        <w:r w:rsidR="00E907A1">
          <w:rPr>
            <w:noProof/>
            <w:webHidden/>
          </w:rPr>
          <w:instrText xml:space="preserve"> PAGEREF _Toc104319031 \h </w:instrText>
        </w:r>
        <w:r w:rsidR="00E907A1">
          <w:rPr>
            <w:noProof/>
            <w:webHidden/>
          </w:rPr>
        </w:r>
        <w:r w:rsidR="00E907A1">
          <w:rPr>
            <w:noProof/>
            <w:webHidden/>
          </w:rPr>
          <w:fldChar w:fldCharType="separate"/>
        </w:r>
        <w:r w:rsidR="00E907A1">
          <w:rPr>
            <w:noProof/>
            <w:webHidden/>
          </w:rPr>
          <w:t>29</w:t>
        </w:r>
        <w:r w:rsidR="00E907A1">
          <w:rPr>
            <w:noProof/>
            <w:webHidden/>
          </w:rPr>
          <w:fldChar w:fldCharType="end"/>
        </w:r>
      </w:hyperlink>
    </w:p>
    <w:p w14:paraId="12166563" w14:textId="03A73782" w:rsidR="00AC1B6F" w:rsidRDefault="00E907A1" w:rsidP="00E907A1">
      <w:pPr>
        <w:pStyle w:val="Heading1"/>
        <w:numPr>
          <w:ilvl w:val="0"/>
          <w:numId w:val="0"/>
        </w:numPr>
      </w:pPr>
      <w:r>
        <w:fldChar w:fldCharType="end"/>
      </w:r>
      <w:r w:rsidR="00AC1B6F">
        <w:br w:type="page"/>
      </w:r>
    </w:p>
    <w:p w14:paraId="24C56E41" w14:textId="659596B4" w:rsidR="00AC1B6F" w:rsidRPr="00F77EC6" w:rsidRDefault="00980BEE" w:rsidP="00F77EC6">
      <w:pPr>
        <w:pStyle w:val="Heading1"/>
        <w:numPr>
          <w:ilvl w:val="0"/>
          <w:numId w:val="35"/>
        </w:numPr>
        <w:rPr>
          <w:b/>
          <w:bCs/>
          <w:color w:val="FB7175"/>
          <w:lang w:val="en-US"/>
        </w:rPr>
      </w:pPr>
      <w:bookmarkStart w:id="4" w:name="_Toc105096004"/>
      <w:r w:rsidRPr="00F77EC6">
        <w:rPr>
          <w:b/>
          <w:bCs/>
          <w:color w:val="FB7175"/>
          <w:lang w:val="en-US"/>
        </w:rPr>
        <w:lastRenderedPageBreak/>
        <w:t>Tổng quan đề tài</w:t>
      </w:r>
      <w:bookmarkEnd w:id="4"/>
    </w:p>
    <w:p w14:paraId="36C3635D" w14:textId="3AD8CE7F" w:rsidR="00980BEE" w:rsidRPr="00805694" w:rsidRDefault="00980BEE" w:rsidP="00980BEE">
      <w:pPr>
        <w:pStyle w:val="Heading2"/>
        <w:ind w:hanging="450"/>
        <w:rPr>
          <w:b/>
          <w:bCs/>
          <w:color w:val="506CF7"/>
          <w:sz w:val="28"/>
          <w:szCs w:val="28"/>
          <w:lang w:val="en-US"/>
        </w:rPr>
      </w:pPr>
      <w:bookmarkStart w:id="5" w:name="_Toc105096005"/>
      <w:r w:rsidRPr="00805694">
        <w:rPr>
          <w:b/>
          <w:bCs/>
          <w:color w:val="506CF7"/>
          <w:sz w:val="28"/>
          <w:szCs w:val="28"/>
          <w:lang w:val="en-US"/>
        </w:rPr>
        <w:t>Lý do chọn đề tài</w:t>
      </w:r>
      <w:bookmarkEnd w:id="5"/>
    </w:p>
    <w:p w14:paraId="6122F3E6" w14:textId="003C4F93" w:rsidR="002C0F10" w:rsidRPr="00980BEE" w:rsidRDefault="72ACA299" w:rsidP="002C0F10">
      <w:pPr>
        <w:pStyle w:val="ListParagraph"/>
        <w:ind w:left="0"/>
        <w:rPr>
          <w:sz w:val="26"/>
          <w:szCs w:val="26"/>
        </w:rPr>
      </w:pPr>
      <w:r w:rsidRPr="00980BEE">
        <w:rPr>
          <w:sz w:val="26"/>
          <w:szCs w:val="26"/>
        </w:rPr>
        <w:t>Quản lý bán hàng, hay quản lý kinh doanh luôn là một phần rất quan trọng trong hoạt động kinh doanh của bất kỳ doanh nghiệp hay cửa hàng nào. Cùng với sự phát triển của xã hội, nhu cầu của con người cũng tăng lên, đòi hỏi những dịch vụ tiết kiệm tối đa thời gian, công sức mà phải đạt được hiệu quả.</w:t>
      </w:r>
    </w:p>
    <w:p w14:paraId="425A4AE5" w14:textId="16A93189" w:rsidR="002C0F10" w:rsidRPr="00980BEE" w:rsidRDefault="7F3BBB31" w:rsidP="002C0F10">
      <w:pPr>
        <w:pStyle w:val="ListParagraph"/>
        <w:ind w:left="0"/>
        <w:rPr>
          <w:sz w:val="26"/>
          <w:szCs w:val="26"/>
        </w:rPr>
      </w:pPr>
      <w:r w:rsidRPr="00980BEE">
        <w:rPr>
          <w:sz w:val="26"/>
          <w:szCs w:val="26"/>
        </w:rPr>
        <w:t>Chủ của Quán Trà Sửa Chinh Chien</w:t>
      </w:r>
      <w:r w:rsidR="33235DDF" w:rsidRPr="00980BEE">
        <w:rPr>
          <w:sz w:val="26"/>
          <w:szCs w:val="26"/>
        </w:rPr>
        <w:t xml:space="preserve"> </w:t>
      </w:r>
      <w:r w:rsidR="27631B46" w:rsidRPr="00980BEE">
        <w:rPr>
          <w:sz w:val="26"/>
          <w:szCs w:val="26"/>
        </w:rPr>
        <w:t>cũng không ngoại lệ,</w:t>
      </w:r>
      <w:r w:rsidR="0EC7FA55" w:rsidRPr="00980BEE">
        <w:rPr>
          <w:sz w:val="26"/>
          <w:szCs w:val="26"/>
        </w:rPr>
        <w:t xml:space="preserve"> một người kinh doanh luôn muốn bán dịch vụ của mình tốt hơn, nhanh hơn, tiết kiệm hơn cho cả doanh nghiệp và khách hàng. Khi chưa có một phần mềm để tự động hóa các hoạt động, nhân viên của quán luôn phải vật lôn với đống giấy tờ dài ngoằn</w:t>
      </w:r>
      <w:r w:rsidR="6ECFC3BB" w:rsidRPr="00980BEE">
        <w:rPr>
          <w:sz w:val="26"/>
          <w:szCs w:val="26"/>
        </w:rPr>
        <w:t xml:space="preserve"> hằng ngày, có khi về nhà mà vẫn chưa xong các sổ sách. Và những sai s</w:t>
      </w:r>
      <w:r w:rsidR="4DF7F8E3" w:rsidRPr="00980BEE">
        <w:rPr>
          <w:sz w:val="26"/>
          <w:szCs w:val="26"/>
        </w:rPr>
        <w:t>ố luôn hiện hữu trong mỗi báo cáo, do không phải ai cũng có thể chính xác như máy móc.</w:t>
      </w:r>
      <w:r w:rsidR="1D29C407" w:rsidRPr="00980BEE">
        <w:rPr>
          <w:sz w:val="26"/>
          <w:szCs w:val="26"/>
        </w:rPr>
        <w:t xml:space="preserve"> Khi phục vụ khách, có những lúc phải dừng lại các hoạt động để </w:t>
      </w:r>
      <w:r w:rsidR="732F353C" w:rsidRPr="00980BEE">
        <w:rPr>
          <w:sz w:val="26"/>
          <w:szCs w:val="26"/>
        </w:rPr>
        <w:t>giải quyết vấn đề tiền bạc với khách. Những điều đó không chỉ gây khó chịu cho nhà kinh doanh, nhân viên mà đến cả khách hàng cũng không thể thoát khỏi.</w:t>
      </w:r>
    </w:p>
    <w:p w14:paraId="3B60574D" w14:textId="743F7ADD" w:rsidR="00980BEE" w:rsidRDefault="7959EB57" w:rsidP="002C0F10">
      <w:pPr>
        <w:pStyle w:val="ListParagraph"/>
        <w:ind w:left="0"/>
        <w:rPr>
          <w:sz w:val="26"/>
          <w:szCs w:val="26"/>
        </w:rPr>
      </w:pPr>
      <w:r w:rsidRPr="00980BEE">
        <w:rPr>
          <w:sz w:val="26"/>
          <w:szCs w:val="26"/>
        </w:rPr>
        <w:t xml:space="preserve">Vì thế, nhóm chúng em làm khảo sát </w:t>
      </w:r>
      <w:r w:rsidR="0EC7FA55" w:rsidRPr="00980BEE">
        <w:rPr>
          <w:sz w:val="26"/>
          <w:szCs w:val="26"/>
        </w:rPr>
        <w:t xml:space="preserve">về cách thức hoạt động của quán </w:t>
      </w:r>
      <w:r w:rsidRPr="00980BEE">
        <w:rPr>
          <w:sz w:val="26"/>
          <w:szCs w:val="26"/>
        </w:rPr>
        <w:t>và viết chương trình h</w:t>
      </w:r>
      <w:r w:rsidR="3729C90D" w:rsidRPr="00980BEE">
        <w:rPr>
          <w:sz w:val="26"/>
          <w:szCs w:val="26"/>
        </w:rPr>
        <w:t>ỗ</w:t>
      </w:r>
      <w:r w:rsidRPr="00980BEE">
        <w:rPr>
          <w:sz w:val="26"/>
          <w:szCs w:val="26"/>
        </w:rPr>
        <w:t xml:space="preserve"> trợ quán trà s</w:t>
      </w:r>
      <w:r w:rsidR="3729C90D" w:rsidRPr="00980BEE">
        <w:rPr>
          <w:sz w:val="26"/>
          <w:szCs w:val="26"/>
        </w:rPr>
        <w:t>ữ</w:t>
      </w:r>
      <w:r w:rsidRPr="00980BEE">
        <w:rPr>
          <w:sz w:val="26"/>
          <w:szCs w:val="26"/>
        </w:rPr>
        <w:t>a Chinh Chien số hóa quy trình quản lý của họ.</w:t>
      </w:r>
    </w:p>
    <w:p w14:paraId="425953B7" w14:textId="19FE7D3D" w:rsidR="00805694" w:rsidRPr="00805694" w:rsidRDefault="00805694" w:rsidP="00805694">
      <w:pPr>
        <w:pStyle w:val="Heading2"/>
        <w:ind w:hanging="450"/>
        <w:rPr>
          <w:b/>
          <w:bCs/>
          <w:color w:val="506CF7"/>
          <w:sz w:val="28"/>
          <w:szCs w:val="28"/>
          <w:lang w:val="en-US"/>
        </w:rPr>
      </w:pPr>
      <w:bookmarkStart w:id="6" w:name="_Toc105096006"/>
      <w:r w:rsidRPr="00805694">
        <w:rPr>
          <w:b/>
          <w:bCs/>
          <w:color w:val="506CF7"/>
          <w:sz w:val="28"/>
          <w:szCs w:val="28"/>
          <w:lang w:val="en-US"/>
        </w:rPr>
        <w:t>Khảo sát sơ bộ</w:t>
      </w:r>
      <w:bookmarkEnd w:id="6"/>
    </w:p>
    <w:p w14:paraId="31142CB0" w14:textId="77777777" w:rsidR="00805694" w:rsidRPr="00805694" w:rsidRDefault="00805694" w:rsidP="00805694">
      <w:pPr>
        <w:pStyle w:val="Heading3"/>
        <w:tabs>
          <w:tab w:val="left" w:pos="1080"/>
        </w:tabs>
        <w:ind w:hanging="720"/>
        <w:rPr>
          <w:b/>
          <w:bCs/>
          <w:color w:val="9B644F"/>
          <w:sz w:val="26"/>
          <w:szCs w:val="26"/>
        </w:rPr>
      </w:pPr>
      <w:bookmarkStart w:id="7" w:name="_Toc95847731"/>
      <w:bookmarkStart w:id="8" w:name="_Toc105096007"/>
      <w:r w:rsidRPr="00805694">
        <w:rPr>
          <w:b/>
          <w:bCs/>
          <w:color w:val="9B644F"/>
          <w:sz w:val="26"/>
          <w:szCs w:val="26"/>
        </w:rPr>
        <w:t>Chủ quán</w:t>
      </w:r>
      <w:bookmarkEnd w:id="7"/>
      <w:bookmarkEnd w:id="8"/>
    </w:p>
    <w:p w14:paraId="6E032FA1" w14:textId="77777777" w:rsidR="00805694" w:rsidRPr="004360FD" w:rsidRDefault="00805694" w:rsidP="00805694">
      <w:pPr>
        <w:pStyle w:val="ListParagraph"/>
        <w:rPr>
          <w:b/>
          <w:bCs/>
          <w:sz w:val="26"/>
          <w:szCs w:val="26"/>
        </w:rPr>
      </w:pPr>
      <w:r w:rsidRPr="004360FD">
        <w:rPr>
          <w:b/>
          <w:bCs/>
          <w:sz w:val="26"/>
          <w:szCs w:val="26"/>
        </w:rPr>
        <w:t>Nhiệm vụ của anh/chị trong quán là gì?</w:t>
      </w:r>
    </w:p>
    <w:p w14:paraId="0B472F93" w14:textId="62F125E9" w:rsidR="00805694" w:rsidRPr="00954877" w:rsidRDefault="00805694" w:rsidP="00954877">
      <w:pPr>
        <w:pStyle w:val="ListParagraph"/>
        <w:numPr>
          <w:ilvl w:val="1"/>
          <w:numId w:val="3"/>
        </w:numPr>
        <w:rPr>
          <w:sz w:val="26"/>
          <w:szCs w:val="26"/>
        </w:rPr>
      </w:pPr>
      <w:r w:rsidRPr="00954877">
        <w:rPr>
          <w:sz w:val="26"/>
          <w:szCs w:val="26"/>
        </w:rPr>
        <w:t>Xem thông tin kho.</w:t>
      </w:r>
    </w:p>
    <w:p w14:paraId="44F8C616" w14:textId="7F8BE96F" w:rsidR="00805694" w:rsidRPr="00954877" w:rsidRDefault="00805694" w:rsidP="00954877">
      <w:pPr>
        <w:pStyle w:val="ListParagraph"/>
        <w:numPr>
          <w:ilvl w:val="1"/>
          <w:numId w:val="3"/>
        </w:numPr>
        <w:rPr>
          <w:sz w:val="26"/>
          <w:szCs w:val="26"/>
        </w:rPr>
      </w:pPr>
      <w:r w:rsidRPr="00954877">
        <w:rPr>
          <w:sz w:val="26"/>
          <w:szCs w:val="26"/>
        </w:rPr>
        <w:t>Xem bảng chấm công và lương: lương tự động tính.</w:t>
      </w:r>
    </w:p>
    <w:p w14:paraId="16D40FDD" w14:textId="565B6395" w:rsidR="00805694" w:rsidRPr="00954877" w:rsidRDefault="00805694" w:rsidP="00954877">
      <w:pPr>
        <w:pStyle w:val="ListParagraph"/>
        <w:numPr>
          <w:ilvl w:val="1"/>
          <w:numId w:val="3"/>
        </w:numPr>
        <w:rPr>
          <w:sz w:val="26"/>
          <w:szCs w:val="26"/>
        </w:rPr>
      </w:pPr>
      <w:r w:rsidRPr="00954877">
        <w:rPr>
          <w:sz w:val="26"/>
          <w:szCs w:val="26"/>
        </w:rPr>
        <w:t>Xem báo cáo doanh thu của cuối ngày, cuối tháng và cuối năm.</w:t>
      </w:r>
    </w:p>
    <w:p w14:paraId="60714AE7" w14:textId="20EB093F" w:rsidR="00805694" w:rsidRPr="00954877" w:rsidRDefault="00805694" w:rsidP="00954877">
      <w:pPr>
        <w:pStyle w:val="ListParagraph"/>
        <w:numPr>
          <w:ilvl w:val="1"/>
          <w:numId w:val="3"/>
        </w:numPr>
        <w:rPr>
          <w:sz w:val="26"/>
          <w:szCs w:val="26"/>
        </w:rPr>
      </w:pPr>
      <w:r w:rsidRPr="00954877">
        <w:rPr>
          <w:sz w:val="26"/>
          <w:szCs w:val="26"/>
        </w:rPr>
        <w:t>Quản lý, lên ý tưởng cho Menu sau 6 tháng hoặc 1 năm.</w:t>
      </w:r>
    </w:p>
    <w:p w14:paraId="755373E7" w14:textId="77777777" w:rsidR="00805694" w:rsidRPr="00805694" w:rsidRDefault="00805694" w:rsidP="00805694">
      <w:pPr>
        <w:pStyle w:val="Heading3"/>
        <w:tabs>
          <w:tab w:val="left" w:pos="1080"/>
        </w:tabs>
        <w:ind w:hanging="720"/>
        <w:rPr>
          <w:b/>
          <w:bCs/>
          <w:color w:val="9B644F"/>
          <w:sz w:val="26"/>
          <w:szCs w:val="26"/>
        </w:rPr>
      </w:pPr>
      <w:bookmarkStart w:id="9" w:name="_Toc95847732"/>
      <w:bookmarkStart w:id="10" w:name="_Toc105096008"/>
      <w:r w:rsidRPr="00805694">
        <w:rPr>
          <w:b/>
          <w:bCs/>
          <w:color w:val="9B644F"/>
          <w:sz w:val="26"/>
          <w:szCs w:val="26"/>
        </w:rPr>
        <w:t>Quản lý</w:t>
      </w:r>
      <w:bookmarkEnd w:id="9"/>
      <w:bookmarkEnd w:id="10"/>
    </w:p>
    <w:p w14:paraId="1D926C04" w14:textId="77777777" w:rsidR="00805694" w:rsidRPr="004360FD" w:rsidRDefault="00805694" w:rsidP="00805694">
      <w:pPr>
        <w:pStyle w:val="ListParagraph"/>
        <w:rPr>
          <w:b/>
          <w:bCs/>
          <w:sz w:val="26"/>
          <w:szCs w:val="26"/>
        </w:rPr>
      </w:pPr>
      <w:r w:rsidRPr="004360FD">
        <w:rPr>
          <w:b/>
          <w:bCs/>
          <w:sz w:val="26"/>
          <w:szCs w:val="26"/>
        </w:rPr>
        <w:t>Anh/Chị quản lý những gì trong quán?</w:t>
      </w:r>
    </w:p>
    <w:p w14:paraId="15469C1D" w14:textId="5F08E3F0" w:rsidR="00805694" w:rsidRPr="00954877" w:rsidRDefault="00805694" w:rsidP="00954877">
      <w:pPr>
        <w:pStyle w:val="ListParagraph"/>
        <w:numPr>
          <w:ilvl w:val="1"/>
          <w:numId w:val="3"/>
        </w:numPr>
        <w:rPr>
          <w:sz w:val="26"/>
          <w:szCs w:val="26"/>
        </w:rPr>
      </w:pPr>
      <w:r w:rsidRPr="00954877">
        <w:rPr>
          <w:sz w:val="26"/>
          <w:szCs w:val="26"/>
        </w:rPr>
        <w:t>Quản lý lịch làm: xem, tạo và chỉnh sửa lịch mới mỗi tuần</w:t>
      </w:r>
    </w:p>
    <w:p w14:paraId="50DFC306" w14:textId="3419021A" w:rsidR="00805694" w:rsidRPr="00954877" w:rsidRDefault="00805694" w:rsidP="00954877">
      <w:pPr>
        <w:pStyle w:val="ListParagraph"/>
        <w:numPr>
          <w:ilvl w:val="1"/>
          <w:numId w:val="3"/>
        </w:numPr>
        <w:rPr>
          <w:sz w:val="26"/>
          <w:szCs w:val="26"/>
        </w:rPr>
      </w:pPr>
      <w:r w:rsidRPr="00954877">
        <w:rPr>
          <w:sz w:val="26"/>
          <w:szCs w:val="26"/>
        </w:rPr>
        <w:t>Báo Cáo Doanh Thu: kiểm tra, đối chiếu với báo cáo hàng ngày (chỉnh sửa nếu có sai sót), sau đó báo cáo về Chủ Quán mỗi cuối tháng và cuối năm.</w:t>
      </w:r>
    </w:p>
    <w:p w14:paraId="3349A9C0" w14:textId="6153C08F" w:rsidR="00805694" w:rsidRPr="00954877" w:rsidRDefault="00805694" w:rsidP="00954877">
      <w:pPr>
        <w:pStyle w:val="ListParagraph"/>
        <w:numPr>
          <w:ilvl w:val="1"/>
          <w:numId w:val="3"/>
        </w:numPr>
        <w:rPr>
          <w:sz w:val="26"/>
          <w:szCs w:val="26"/>
        </w:rPr>
      </w:pPr>
      <w:r w:rsidRPr="00954877">
        <w:rPr>
          <w:sz w:val="26"/>
          <w:szCs w:val="26"/>
        </w:rPr>
        <w:t>Quản Lý Kho Hàng: cập nhật thông tin của Vật Liệu, tổng kết những thay đổi gửi về chủ quán cuối tháng.</w:t>
      </w:r>
    </w:p>
    <w:p w14:paraId="2C020C29" w14:textId="2FEBCC8C" w:rsidR="00805694" w:rsidRDefault="00805694" w:rsidP="00805694">
      <w:pPr>
        <w:pStyle w:val="Heading3"/>
        <w:tabs>
          <w:tab w:val="left" w:pos="1080"/>
        </w:tabs>
        <w:ind w:hanging="720"/>
        <w:rPr>
          <w:b/>
          <w:bCs/>
          <w:color w:val="9B644F"/>
          <w:sz w:val="26"/>
          <w:szCs w:val="26"/>
        </w:rPr>
      </w:pPr>
      <w:bookmarkStart w:id="11" w:name="_Toc95847733"/>
      <w:bookmarkStart w:id="12" w:name="_Toc105096009"/>
      <w:r w:rsidRPr="00805694">
        <w:rPr>
          <w:b/>
          <w:bCs/>
          <w:color w:val="9B644F"/>
          <w:sz w:val="26"/>
          <w:szCs w:val="26"/>
        </w:rPr>
        <w:t xml:space="preserve">Nhân viên </w:t>
      </w:r>
      <w:bookmarkEnd w:id="11"/>
      <w:r w:rsidR="00B8777C">
        <w:rPr>
          <w:b/>
          <w:bCs/>
          <w:color w:val="9B644F"/>
          <w:sz w:val="26"/>
          <w:szCs w:val="26"/>
          <w:lang w:val="en-US"/>
        </w:rPr>
        <w:t>pha chế</w:t>
      </w:r>
      <w:bookmarkEnd w:id="12"/>
    </w:p>
    <w:p w14:paraId="47F78D36" w14:textId="1E8CC111" w:rsidR="00B8777C" w:rsidRPr="00954877" w:rsidRDefault="00B8777C" w:rsidP="00954877">
      <w:pPr>
        <w:pStyle w:val="ListParagraph"/>
        <w:numPr>
          <w:ilvl w:val="1"/>
          <w:numId w:val="3"/>
        </w:numPr>
        <w:rPr>
          <w:sz w:val="26"/>
          <w:szCs w:val="26"/>
        </w:rPr>
      </w:pPr>
      <w:r w:rsidRPr="00954877">
        <w:rPr>
          <w:sz w:val="26"/>
          <w:szCs w:val="26"/>
        </w:rPr>
        <w:t>Kiểm soát lượng tồn hàng mỗi ngày tại quầy: lưu lại lượng nguyên vật liệu đã dùng, lượng còn lại, ước tính nguyên liệu cần cho ngày hôm sau. Báo cáo về Quản Lý cuối ngày.</w:t>
      </w:r>
    </w:p>
    <w:p w14:paraId="01A7C73F" w14:textId="7258E6B4" w:rsidR="00805694" w:rsidRPr="00805694" w:rsidRDefault="00805694" w:rsidP="00805694">
      <w:pPr>
        <w:pStyle w:val="Heading3"/>
        <w:tabs>
          <w:tab w:val="left" w:pos="1080"/>
        </w:tabs>
        <w:ind w:hanging="720"/>
        <w:rPr>
          <w:b/>
          <w:bCs/>
          <w:color w:val="9B644F"/>
          <w:sz w:val="26"/>
          <w:szCs w:val="26"/>
        </w:rPr>
      </w:pPr>
      <w:bookmarkStart w:id="13" w:name="_Toc95847734"/>
      <w:bookmarkStart w:id="14" w:name="_Toc105096010"/>
      <w:r w:rsidRPr="00805694">
        <w:rPr>
          <w:b/>
          <w:bCs/>
          <w:color w:val="9B644F"/>
          <w:sz w:val="26"/>
          <w:szCs w:val="26"/>
        </w:rPr>
        <w:lastRenderedPageBreak/>
        <w:t xml:space="preserve">Nhân viên </w:t>
      </w:r>
      <w:bookmarkEnd w:id="13"/>
      <w:r w:rsidR="00B8777C">
        <w:rPr>
          <w:b/>
          <w:bCs/>
          <w:color w:val="9B644F"/>
          <w:sz w:val="26"/>
          <w:szCs w:val="26"/>
          <w:lang w:val="en-US"/>
        </w:rPr>
        <w:t>thu ngân</w:t>
      </w:r>
      <w:bookmarkEnd w:id="14"/>
    </w:p>
    <w:p w14:paraId="41BAAEE0" w14:textId="77777777" w:rsidR="00B8777C" w:rsidRPr="004360FD" w:rsidRDefault="00B8777C" w:rsidP="00B8777C">
      <w:pPr>
        <w:pStyle w:val="ListParagraph"/>
        <w:rPr>
          <w:b/>
          <w:bCs/>
          <w:sz w:val="26"/>
          <w:szCs w:val="26"/>
        </w:rPr>
      </w:pPr>
      <w:r w:rsidRPr="004360FD">
        <w:rPr>
          <w:b/>
          <w:bCs/>
          <w:sz w:val="26"/>
          <w:szCs w:val="26"/>
        </w:rPr>
        <w:t>Anh/Chị làm gì khi tiếp nhận đơn hàng từ khách?</w:t>
      </w:r>
    </w:p>
    <w:p w14:paraId="31D39D78" w14:textId="543404F7" w:rsidR="00B8777C" w:rsidRPr="005C3657" w:rsidRDefault="00B8777C" w:rsidP="005C3657">
      <w:pPr>
        <w:pStyle w:val="ListParagraph"/>
        <w:numPr>
          <w:ilvl w:val="1"/>
          <w:numId w:val="3"/>
        </w:numPr>
        <w:rPr>
          <w:b/>
          <w:bCs/>
          <w:sz w:val="26"/>
          <w:szCs w:val="26"/>
        </w:rPr>
      </w:pPr>
      <w:r w:rsidRPr="005C3657">
        <w:rPr>
          <w:sz w:val="26"/>
          <w:szCs w:val="26"/>
        </w:rPr>
        <w:t>Tiếp nhận đơn hàng: Viết món ăn, thức uống, tính tiền, gửi lại hóa đơn tính tiền</w:t>
      </w:r>
      <w:r w:rsidR="00954877" w:rsidRPr="00954877">
        <w:rPr>
          <w:sz w:val="26"/>
          <w:szCs w:val="26"/>
        </w:rPr>
        <w:t>.</w:t>
      </w:r>
    </w:p>
    <w:p w14:paraId="3BAAA119" w14:textId="2A3C8AD4" w:rsidR="00B8777C" w:rsidRPr="00954877" w:rsidRDefault="00B8777C" w:rsidP="00954877">
      <w:pPr>
        <w:pStyle w:val="ListParagraph"/>
        <w:numPr>
          <w:ilvl w:val="1"/>
          <w:numId w:val="3"/>
        </w:numPr>
        <w:rPr>
          <w:b/>
          <w:bCs/>
          <w:sz w:val="26"/>
          <w:szCs w:val="26"/>
        </w:rPr>
      </w:pPr>
      <w:r w:rsidRPr="00954877">
        <w:rPr>
          <w:sz w:val="26"/>
          <w:szCs w:val="26"/>
        </w:rPr>
        <w:t>Báo Cáo doanh thu trong ngày: gửi về Quản lý</w:t>
      </w:r>
      <w:r w:rsidR="00954877" w:rsidRPr="00954877">
        <w:rPr>
          <w:sz w:val="26"/>
          <w:szCs w:val="26"/>
        </w:rPr>
        <w:t>.</w:t>
      </w:r>
    </w:p>
    <w:p w14:paraId="75CB8C09" w14:textId="650BC01D" w:rsidR="00B8777C" w:rsidRDefault="00B8777C" w:rsidP="00B8777C">
      <w:pPr>
        <w:pStyle w:val="Heading2"/>
        <w:ind w:hanging="450"/>
        <w:rPr>
          <w:b/>
          <w:bCs/>
          <w:color w:val="506CF7"/>
          <w:sz w:val="28"/>
          <w:szCs w:val="28"/>
          <w:lang w:val="en-US"/>
        </w:rPr>
      </w:pPr>
      <w:bookmarkStart w:id="15" w:name="_Toc105096011"/>
      <w:r w:rsidRPr="00B8777C">
        <w:rPr>
          <w:b/>
          <w:bCs/>
          <w:color w:val="506CF7"/>
          <w:sz w:val="28"/>
          <w:szCs w:val="28"/>
          <w:lang w:val="en-US"/>
        </w:rPr>
        <w:t>Khảo sát hệ thống</w:t>
      </w:r>
      <w:bookmarkEnd w:id="15"/>
    </w:p>
    <w:p w14:paraId="72F6CF3C" w14:textId="1F548F2F" w:rsidR="00DA0F09" w:rsidRDefault="00B8777C" w:rsidP="005C3657">
      <w:pPr>
        <w:pStyle w:val="Heading3"/>
        <w:ind w:left="1080" w:hanging="360"/>
        <w:rPr>
          <w:b/>
          <w:bCs/>
          <w:color w:val="9B644F"/>
          <w:sz w:val="26"/>
          <w:szCs w:val="26"/>
          <w:lang w:val="en-US"/>
        </w:rPr>
      </w:pPr>
      <w:bookmarkStart w:id="16" w:name="_Toc105096012"/>
      <w:r w:rsidRPr="00B8777C">
        <w:rPr>
          <w:b/>
          <w:bCs/>
          <w:color w:val="9B644F"/>
          <w:sz w:val="26"/>
          <w:szCs w:val="26"/>
          <w:lang w:val="en-US"/>
        </w:rPr>
        <w:t>Chủ quán</w:t>
      </w:r>
      <w:bookmarkEnd w:id="16"/>
    </w:p>
    <w:p w14:paraId="17F1FA77" w14:textId="6270E1F2" w:rsidR="005C3657" w:rsidRPr="005C3657" w:rsidRDefault="005C3657" w:rsidP="005C3657">
      <w:pPr>
        <w:pStyle w:val="ListParagraph"/>
        <w:numPr>
          <w:ilvl w:val="1"/>
          <w:numId w:val="3"/>
        </w:numPr>
        <w:rPr>
          <w:sz w:val="26"/>
          <w:szCs w:val="26"/>
          <w:lang w:val="en-US"/>
        </w:rPr>
      </w:pPr>
      <w:r w:rsidRPr="005C3657">
        <w:rPr>
          <w:sz w:val="26"/>
          <w:szCs w:val="26"/>
          <w:lang w:val="en-US"/>
        </w:rPr>
        <w:t>Xem thống kê</w:t>
      </w:r>
      <w:r w:rsidR="004E3FB8">
        <w:rPr>
          <w:sz w:val="26"/>
          <w:szCs w:val="26"/>
          <w:lang w:val="en-US"/>
        </w:rPr>
        <w:t>. (xem thống kê sản phẩm bán chạy, lợi nhuận, tìm kiếm theo ngày, tháng, năm và xuất file).</w:t>
      </w:r>
    </w:p>
    <w:p w14:paraId="021670DD" w14:textId="33001EE7" w:rsidR="005C3657" w:rsidRPr="005C3657" w:rsidRDefault="005C3657" w:rsidP="005C3657">
      <w:pPr>
        <w:pStyle w:val="ListParagraph"/>
        <w:numPr>
          <w:ilvl w:val="1"/>
          <w:numId w:val="3"/>
        </w:numPr>
        <w:rPr>
          <w:sz w:val="26"/>
          <w:szCs w:val="26"/>
          <w:lang w:val="en-US"/>
        </w:rPr>
      </w:pPr>
      <w:r w:rsidRPr="005C3657">
        <w:rPr>
          <w:sz w:val="26"/>
          <w:szCs w:val="26"/>
          <w:lang w:val="en-US"/>
        </w:rPr>
        <w:t>Quản lý đơn hàng</w:t>
      </w:r>
      <w:r w:rsidR="004E3FB8">
        <w:rPr>
          <w:sz w:val="26"/>
          <w:szCs w:val="26"/>
          <w:lang w:val="en-US"/>
        </w:rPr>
        <w:t>. (</w:t>
      </w:r>
      <w:r w:rsidR="007F170B">
        <w:rPr>
          <w:sz w:val="26"/>
          <w:szCs w:val="26"/>
          <w:lang w:val="en-US"/>
        </w:rPr>
        <w:t>Để tạo 1 hóa đơn tự động, người dùng cần thêm ít nhất</w:t>
      </w:r>
      <w:r w:rsidR="00891C1B">
        <w:rPr>
          <w:sz w:val="26"/>
          <w:szCs w:val="26"/>
          <w:lang w:val="en-US"/>
        </w:rPr>
        <w:t xml:space="preserve"> 1 sản phẩm, </w:t>
      </w:r>
      <w:r w:rsidR="0028089D">
        <w:rPr>
          <w:sz w:val="26"/>
          <w:szCs w:val="26"/>
          <w:lang w:val="en-US"/>
        </w:rPr>
        <w:t>người dùng có thể chỉnh sửa số lượng bằng cách nhấn đúp chuột vào sản phẩm cần chỉnh sửa ở những sản phẩm đã thêm trước đó</w:t>
      </w:r>
      <w:r w:rsidR="004A6DC0">
        <w:rPr>
          <w:sz w:val="26"/>
          <w:szCs w:val="26"/>
          <w:lang w:val="en-US"/>
        </w:rPr>
        <w:t>, thành tiền hóa đơn, xem lịch sử giao dịch và xuất file).</w:t>
      </w:r>
    </w:p>
    <w:p w14:paraId="079AEC52" w14:textId="4AB39561" w:rsidR="004A6DC0" w:rsidRPr="004A6DC0" w:rsidRDefault="005C3657" w:rsidP="004A6DC0">
      <w:pPr>
        <w:pStyle w:val="ListParagraph"/>
        <w:numPr>
          <w:ilvl w:val="1"/>
          <w:numId w:val="3"/>
        </w:numPr>
        <w:rPr>
          <w:sz w:val="26"/>
          <w:szCs w:val="26"/>
          <w:lang w:val="en-US"/>
        </w:rPr>
      </w:pPr>
      <w:r w:rsidRPr="005C3657">
        <w:rPr>
          <w:sz w:val="26"/>
          <w:szCs w:val="26"/>
          <w:lang w:val="en-US"/>
        </w:rPr>
        <w:t>Quản lý kho hàng</w:t>
      </w:r>
      <w:r w:rsidR="004E3FB8">
        <w:rPr>
          <w:sz w:val="26"/>
          <w:szCs w:val="26"/>
          <w:lang w:val="en-US"/>
        </w:rPr>
        <w:t>.</w:t>
      </w:r>
      <w:r w:rsidR="004A6DC0">
        <w:rPr>
          <w:sz w:val="26"/>
          <w:szCs w:val="26"/>
          <w:lang w:val="en-US"/>
        </w:rPr>
        <w:t xml:space="preserve"> (</w:t>
      </w:r>
      <w:r w:rsidR="00CF7F10">
        <w:rPr>
          <w:sz w:val="26"/>
          <w:szCs w:val="26"/>
          <w:lang w:val="en-US"/>
        </w:rPr>
        <w:t xml:space="preserve">Đầu tiên người dùng cần phải chọn kho, sau khi chọn kho người dùng mới có thể thêm, chỉnh sửa, xóa vật liệu. </w:t>
      </w:r>
      <w:r w:rsidR="00555B87">
        <w:rPr>
          <w:sz w:val="26"/>
          <w:szCs w:val="26"/>
          <w:lang w:val="en-US"/>
        </w:rPr>
        <w:t>Bên cạnh đó người dùng có thể tạo hoặc xóa kho).</w:t>
      </w:r>
    </w:p>
    <w:p w14:paraId="658D1526" w14:textId="7DB3A1D0" w:rsidR="005C3657" w:rsidRPr="005C3657" w:rsidRDefault="005C3657" w:rsidP="005C3657">
      <w:pPr>
        <w:pStyle w:val="ListParagraph"/>
        <w:numPr>
          <w:ilvl w:val="1"/>
          <w:numId w:val="3"/>
        </w:numPr>
        <w:rPr>
          <w:sz w:val="26"/>
          <w:szCs w:val="26"/>
          <w:lang w:val="en-US"/>
        </w:rPr>
      </w:pPr>
      <w:r w:rsidRPr="005C3657">
        <w:rPr>
          <w:sz w:val="26"/>
          <w:szCs w:val="26"/>
          <w:lang w:val="en-US"/>
        </w:rPr>
        <w:t>Quản lý thực đơn</w:t>
      </w:r>
      <w:r w:rsidR="004E3FB8">
        <w:rPr>
          <w:sz w:val="26"/>
          <w:szCs w:val="26"/>
          <w:lang w:val="en-US"/>
        </w:rPr>
        <w:t>.</w:t>
      </w:r>
      <w:r w:rsidR="00555B87">
        <w:rPr>
          <w:sz w:val="26"/>
          <w:szCs w:val="26"/>
          <w:lang w:val="en-US"/>
        </w:rPr>
        <w:t xml:space="preserve"> (Thêm, chỉnh sửa, xóa thực đơn trong hệ thống).</w:t>
      </w:r>
    </w:p>
    <w:p w14:paraId="60F8E476" w14:textId="2DB7CBBF" w:rsidR="005C3657" w:rsidRPr="005C3657" w:rsidRDefault="005C3657" w:rsidP="005C3657">
      <w:pPr>
        <w:pStyle w:val="ListParagraph"/>
        <w:numPr>
          <w:ilvl w:val="1"/>
          <w:numId w:val="3"/>
        </w:numPr>
        <w:rPr>
          <w:sz w:val="26"/>
          <w:szCs w:val="26"/>
          <w:lang w:val="en-US"/>
        </w:rPr>
      </w:pPr>
      <w:r w:rsidRPr="005C3657">
        <w:rPr>
          <w:sz w:val="26"/>
          <w:szCs w:val="26"/>
          <w:lang w:val="en-US"/>
        </w:rPr>
        <w:t>Quản lý nhân sự</w:t>
      </w:r>
      <w:r w:rsidR="004E3FB8">
        <w:rPr>
          <w:sz w:val="26"/>
          <w:szCs w:val="26"/>
          <w:lang w:val="en-US"/>
        </w:rPr>
        <w:t>.</w:t>
      </w:r>
      <w:r w:rsidR="00555B87">
        <w:rPr>
          <w:sz w:val="26"/>
          <w:szCs w:val="26"/>
          <w:lang w:val="en-US"/>
        </w:rPr>
        <w:t xml:space="preserve"> (Thêm, chỉnh sửa, xóa nhân viên trong hệ thống).</w:t>
      </w:r>
    </w:p>
    <w:p w14:paraId="5163251F" w14:textId="56BB38CC" w:rsidR="00FD3AF9" w:rsidRPr="00FD3AF9" w:rsidRDefault="005C3657" w:rsidP="00FD3AF9">
      <w:pPr>
        <w:pStyle w:val="ListParagraph"/>
        <w:numPr>
          <w:ilvl w:val="1"/>
          <w:numId w:val="3"/>
        </w:numPr>
        <w:rPr>
          <w:sz w:val="26"/>
          <w:szCs w:val="26"/>
          <w:lang w:val="en-US"/>
        </w:rPr>
      </w:pPr>
      <w:r w:rsidRPr="005C3657">
        <w:rPr>
          <w:sz w:val="26"/>
          <w:szCs w:val="26"/>
          <w:lang w:val="en-US"/>
        </w:rPr>
        <w:t>Cài đặt</w:t>
      </w:r>
      <w:r w:rsidR="004E3FB8">
        <w:rPr>
          <w:sz w:val="26"/>
          <w:szCs w:val="26"/>
          <w:lang w:val="en-US"/>
        </w:rPr>
        <w:t>.</w:t>
      </w:r>
      <w:r w:rsidR="00555B87">
        <w:rPr>
          <w:sz w:val="26"/>
          <w:szCs w:val="26"/>
          <w:lang w:val="en-US"/>
        </w:rPr>
        <w:t xml:space="preserve"> (</w:t>
      </w:r>
      <w:r w:rsidR="00FD3AF9">
        <w:rPr>
          <w:sz w:val="26"/>
          <w:szCs w:val="26"/>
          <w:lang w:val="en-US"/>
        </w:rPr>
        <w:t>Người dùng có thể thay đổi ngôn ngữ, bật/tắt chế độ tối, đổi màu giao diện, đổi mật khẩu).</w:t>
      </w:r>
    </w:p>
    <w:p w14:paraId="1125DF8D" w14:textId="1A7497F7" w:rsidR="00B8777C" w:rsidRDefault="00B8777C" w:rsidP="00B8777C">
      <w:pPr>
        <w:pStyle w:val="Heading3"/>
        <w:ind w:left="1080" w:hanging="360"/>
        <w:rPr>
          <w:b/>
          <w:bCs/>
          <w:color w:val="9B644F"/>
          <w:sz w:val="26"/>
          <w:szCs w:val="26"/>
          <w:lang w:val="en-US"/>
        </w:rPr>
      </w:pPr>
      <w:bookmarkStart w:id="17" w:name="_Toc105096013"/>
      <w:r w:rsidRPr="00B8777C">
        <w:rPr>
          <w:b/>
          <w:bCs/>
          <w:color w:val="9B644F"/>
          <w:sz w:val="26"/>
          <w:szCs w:val="26"/>
          <w:lang w:val="en-US"/>
        </w:rPr>
        <w:t>Quản lý</w:t>
      </w:r>
      <w:bookmarkEnd w:id="17"/>
    </w:p>
    <w:p w14:paraId="3D8B392A" w14:textId="77777777" w:rsidR="00FD3AF9" w:rsidRPr="005C3657" w:rsidRDefault="00FD3AF9" w:rsidP="00FD3AF9">
      <w:pPr>
        <w:pStyle w:val="ListParagraph"/>
        <w:numPr>
          <w:ilvl w:val="1"/>
          <w:numId w:val="3"/>
        </w:numPr>
        <w:rPr>
          <w:sz w:val="26"/>
          <w:szCs w:val="26"/>
          <w:lang w:val="en-US"/>
        </w:rPr>
      </w:pPr>
      <w:r w:rsidRPr="005C3657">
        <w:rPr>
          <w:sz w:val="26"/>
          <w:szCs w:val="26"/>
          <w:lang w:val="en-US"/>
        </w:rPr>
        <w:t>Xem thống kê</w:t>
      </w:r>
      <w:r>
        <w:rPr>
          <w:sz w:val="26"/>
          <w:szCs w:val="26"/>
          <w:lang w:val="en-US"/>
        </w:rPr>
        <w:t>. (xem thống kê sản phẩm bán chạy, lợi nhuận, tìm kiếm theo ngày, tháng, năm và xuất file).</w:t>
      </w:r>
    </w:p>
    <w:p w14:paraId="211CD873" w14:textId="77777777" w:rsidR="00FD3AF9" w:rsidRPr="005C3657" w:rsidRDefault="00FD3AF9" w:rsidP="00FD3AF9">
      <w:pPr>
        <w:pStyle w:val="ListParagraph"/>
        <w:numPr>
          <w:ilvl w:val="1"/>
          <w:numId w:val="3"/>
        </w:numPr>
        <w:rPr>
          <w:sz w:val="26"/>
          <w:szCs w:val="26"/>
          <w:lang w:val="en-US"/>
        </w:rPr>
      </w:pPr>
      <w:r w:rsidRPr="005C3657">
        <w:rPr>
          <w:sz w:val="26"/>
          <w:szCs w:val="26"/>
          <w:lang w:val="en-US"/>
        </w:rPr>
        <w:t>Quản lý đơn hàng</w:t>
      </w:r>
      <w:r>
        <w:rPr>
          <w:sz w:val="26"/>
          <w:szCs w:val="26"/>
          <w:lang w:val="en-US"/>
        </w:rPr>
        <w:t>. (Để tạo 1 hóa đơn tự động, người dùng cần thêm ít nhất 1 sản phẩm, người dùng có thể chỉnh sửa số lượng bằng cách nhấn đúp chuột vào sản phẩm cần chỉnh sửa ở những sản phẩm đã thêm trước đó, thành tiền hóa đơn, xem lịch sử giao dịch và xuất file).</w:t>
      </w:r>
    </w:p>
    <w:p w14:paraId="6AA88599" w14:textId="77777777" w:rsidR="00FD3AF9" w:rsidRPr="004A6DC0" w:rsidRDefault="00FD3AF9" w:rsidP="00FD3AF9">
      <w:pPr>
        <w:pStyle w:val="ListParagraph"/>
        <w:numPr>
          <w:ilvl w:val="1"/>
          <w:numId w:val="3"/>
        </w:numPr>
        <w:rPr>
          <w:sz w:val="26"/>
          <w:szCs w:val="26"/>
          <w:lang w:val="en-US"/>
        </w:rPr>
      </w:pPr>
      <w:r w:rsidRPr="005C3657">
        <w:rPr>
          <w:sz w:val="26"/>
          <w:szCs w:val="26"/>
          <w:lang w:val="en-US"/>
        </w:rPr>
        <w:t>Quản lý kho hàng</w:t>
      </w:r>
      <w:r>
        <w:rPr>
          <w:sz w:val="26"/>
          <w:szCs w:val="26"/>
          <w:lang w:val="en-US"/>
        </w:rPr>
        <w:t>. (Đầu tiên người dùng cần phải chọn kho, sau khi chọn kho người dùng mới có thể thêm, chỉnh sửa, xóa vật liệu. Bên cạnh đó người dùng có thể tạo hoặc xóa kho).</w:t>
      </w:r>
    </w:p>
    <w:p w14:paraId="5E1A25E8" w14:textId="77777777" w:rsidR="00FD3AF9" w:rsidRPr="005C3657" w:rsidRDefault="00FD3AF9" w:rsidP="00FD3AF9">
      <w:pPr>
        <w:pStyle w:val="ListParagraph"/>
        <w:numPr>
          <w:ilvl w:val="1"/>
          <w:numId w:val="3"/>
        </w:numPr>
        <w:rPr>
          <w:sz w:val="26"/>
          <w:szCs w:val="26"/>
          <w:lang w:val="en-US"/>
        </w:rPr>
      </w:pPr>
      <w:r w:rsidRPr="005C3657">
        <w:rPr>
          <w:sz w:val="26"/>
          <w:szCs w:val="26"/>
          <w:lang w:val="en-US"/>
        </w:rPr>
        <w:t>Quản lý thực đơn</w:t>
      </w:r>
      <w:r>
        <w:rPr>
          <w:sz w:val="26"/>
          <w:szCs w:val="26"/>
          <w:lang w:val="en-US"/>
        </w:rPr>
        <w:t>. (Thêm, chỉnh sửa, xóa thực đơn trong hệ thống).</w:t>
      </w:r>
    </w:p>
    <w:p w14:paraId="2C2D21A1" w14:textId="77777777" w:rsidR="00FD3AF9" w:rsidRPr="005C3657" w:rsidRDefault="00FD3AF9" w:rsidP="00FD3AF9">
      <w:pPr>
        <w:pStyle w:val="ListParagraph"/>
        <w:numPr>
          <w:ilvl w:val="1"/>
          <w:numId w:val="3"/>
        </w:numPr>
        <w:rPr>
          <w:sz w:val="26"/>
          <w:szCs w:val="26"/>
          <w:lang w:val="en-US"/>
        </w:rPr>
      </w:pPr>
      <w:r w:rsidRPr="005C3657">
        <w:rPr>
          <w:sz w:val="26"/>
          <w:szCs w:val="26"/>
          <w:lang w:val="en-US"/>
        </w:rPr>
        <w:t>Quản lý nhân sự</w:t>
      </w:r>
      <w:r>
        <w:rPr>
          <w:sz w:val="26"/>
          <w:szCs w:val="26"/>
          <w:lang w:val="en-US"/>
        </w:rPr>
        <w:t>. (Thêm, chỉnh sửa, xóa nhân viên trong hệ thống).</w:t>
      </w:r>
    </w:p>
    <w:p w14:paraId="5A6FE9FD" w14:textId="77777777" w:rsidR="00FD3AF9" w:rsidRPr="00FD3AF9" w:rsidRDefault="00FD3AF9" w:rsidP="00FD3AF9">
      <w:pPr>
        <w:pStyle w:val="ListParagraph"/>
        <w:numPr>
          <w:ilvl w:val="1"/>
          <w:numId w:val="3"/>
        </w:numPr>
        <w:rPr>
          <w:sz w:val="26"/>
          <w:szCs w:val="26"/>
          <w:lang w:val="en-US"/>
        </w:rPr>
      </w:pPr>
      <w:r w:rsidRPr="005C3657">
        <w:rPr>
          <w:sz w:val="26"/>
          <w:szCs w:val="26"/>
          <w:lang w:val="en-US"/>
        </w:rPr>
        <w:t>Cài đặt</w:t>
      </w:r>
      <w:r>
        <w:rPr>
          <w:sz w:val="26"/>
          <w:szCs w:val="26"/>
          <w:lang w:val="en-US"/>
        </w:rPr>
        <w:t>. (Người dùng có thể thay đổi ngôn ngữ, bật/tắt chế độ tối, đổi màu giao diện, đổi mật khẩu).</w:t>
      </w:r>
    </w:p>
    <w:p w14:paraId="6302A281" w14:textId="19773741" w:rsidR="00B8777C" w:rsidRDefault="00B8777C" w:rsidP="00B8777C">
      <w:pPr>
        <w:pStyle w:val="Heading3"/>
        <w:ind w:left="1080" w:hanging="360"/>
        <w:rPr>
          <w:b/>
          <w:bCs/>
          <w:color w:val="9B644F"/>
          <w:sz w:val="26"/>
          <w:szCs w:val="26"/>
          <w:lang w:val="en-US"/>
        </w:rPr>
      </w:pPr>
      <w:bookmarkStart w:id="18" w:name="_Toc105096014"/>
      <w:r w:rsidRPr="00B8777C">
        <w:rPr>
          <w:b/>
          <w:bCs/>
          <w:color w:val="9B644F"/>
          <w:sz w:val="26"/>
          <w:szCs w:val="26"/>
          <w:lang w:val="en-US"/>
        </w:rPr>
        <w:t>Nhân viên pha chế</w:t>
      </w:r>
      <w:bookmarkEnd w:id="18"/>
    </w:p>
    <w:p w14:paraId="51BFFAA1" w14:textId="03C25584" w:rsidR="00DE7FC9" w:rsidRPr="004E3FB8" w:rsidRDefault="00DE7FC9" w:rsidP="00DE7FC9">
      <w:pPr>
        <w:pStyle w:val="ListParagraph"/>
        <w:numPr>
          <w:ilvl w:val="1"/>
          <w:numId w:val="3"/>
        </w:numPr>
        <w:rPr>
          <w:sz w:val="26"/>
          <w:szCs w:val="26"/>
          <w:lang w:val="en-US"/>
        </w:rPr>
      </w:pPr>
      <w:r w:rsidRPr="004E3FB8">
        <w:rPr>
          <w:sz w:val="26"/>
          <w:szCs w:val="26"/>
          <w:lang w:val="en-US"/>
        </w:rPr>
        <w:t>Xem thông tin</w:t>
      </w:r>
      <w:r w:rsidR="004E3FB8" w:rsidRPr="004E3FB8">
        <w:rPr>
          <w:sz w:val="26"/>
          <w:szCs w:val="26"/>
          <w:lang w:val="en-US"/>
        </w:rPr>
        <w:t>.</w:t>
      </w:r>
      <w:r w:rsidR="004A4E31">
        <w:rPr>
          <w:sz w:val="26"/>
          <w:szCs w:val="26"/>
          <w:lang w:val="en-US"/>
        </w:rPr>
        <w:t xml:space="preserve"> (Người dùng có thể xem thông tin của chính mình).</w:t>
      </w:r>
    </w:p>
    <w:p w14:paraId="0BCA57D3" w14:textId="1D7FD41D" w:rsidR="00DE7FC9" w:rsidRPr="004E3FB8" w:rsidRDefault="004E3FB8" w:rsidP="00DE7FC9">
      <w:pPr>
        <w:pStyle w:val="ListParagraph"/>
        <w:numPr>
          <w:ilvl w:val="1"/>
          <w:numId w:val="3"/>
        </w:numPr>
        <w:rPr>
          <w:sz w:val="26"/>
          <w:szCs w:val="26"/>
          <w:lang w:val="en-US"/>
        </w:rPr>
      </w:pPr>
      <w:r w:rsidRPr="004E3FB8">
        <w:rPr>
          <w:sz w:val="26"/>
          <w:szCs w:val="26"/>
          <w:lang w:val="en-US"/>
        </w:rPr>
        <w:lastRenderedPageBreak/>
        <w:t>Quản lý kho hàng.</w:t>
      </w:r>
      <w:r w:rsidR="004A4E31" w:rsidRPr="004A4E31">
        <w:rPr>
          <w:sz w:val="26"/>
          <w:szCs w:val="26"/>
          <w:lang w:val="en-US"/>
        </w:rPr>
        <w:t xml:space="preserve"> </w:t>
      </w:r>
      <w:r w:rsidR="004A4E31">
        <w:rPr>
          <w:sz w:val="26"/>
          <w:szCs w:val="26"/>
          <w:lang w:val="en-US"/>
        </w:rPr>
        <w:t>(Đầu tiên người dùng cần phải chọn kho, sau khi chọn kho người dùng mới có thể thêm, chỉnh sửa, xóa vật liệu. Bên cạnh đó người dùng có thể tạo hoặc xóa kho).</w:t>
      </w:r>
    </w:p>
    <w:p w14:paraId="5154E257" w14:textId="049E1EE4" w:rsidR="004E3FB8" w:rsidRPr="004E3FB8" w:rsidRDefault="004E3FB8" w:rsidP="00DE7FC9">
      <w:pPr>
        <w:pStyle w:val="ListParagraph"/>
        <w:numPr>
          <w:ilvl w:val="1"/>
          <w:numId w:val="3"/>
        </w:numPr>
        <w:rPr>
          <w:sz w:val="26"/>
          <w:szCs w:val="26"/>
          <w:lang w:val="en-US"/>
        </w:rPr>
      </w:pPr>
      <w:r w:rsidRPr="004E3FB8">
        <w:rPr>
          <w:sz w:val="26"/>
          <w:szCs w:val="26"/>
          <w:lang w:val="en-US"/>
        </w:rPr>
        <w:t>Cài đặt.</w:t>
      </w:r>
      <w:r w:rsidR="004A4E31" w:rsidRPr="004A4E31">
        <w:rPr>
          <w:sz w:val="26"/>
          <w:szCs w:val="26"/>
          <w:lang w:val="en-US"/>
        </w:rPr>
        <w:t xml:space="preserve"> </w:t>
      </w:r>
      <w:r w:rsidR="004A4E31">
        <w:rPr>
          <w:sz w:val="26"/>
          <w:szCs w:val="26"/>
          <w:lang w:val="en-US"/>
        </w:rPr>
        <w:t>(Người dùng có thể thay đổi ngôn ngữ, bật/tắt chế độ tối, đổi màu giao diện, đổi mật khẩu).</w:t>
      </w:r>
    </w:p>
    <w:p w14:paraId="623B7030" w14:textId="76B72E6F" w:rsidR="00B8777C" w:rsidRPr="004E3FB8" w:rsidRDefault="00B8777C" w:rsidP="00B8777C">
      <w:pPr>
        <w:pStyle w:val="Heading3"/>
        <w:ind w:left="1080" w:hanging="360"/>
        <w:rPr>
          <w:b/>
          <w:bCs/>
          <w:color w:val="9B644F"/>
          <w:sz w:val="26"/>
          <w:szCs w:val="26"/>
          <w:lang w:val="en-US"/>
        </w:rPr>
      </w:pPr>
      <w:bookmarkStart w:id="19" w:name="_Toc105096015"/>
      <w:r w:rsidRPr="004E3FB8">
        <w:rPr>
          <w:b/>
          <w:bCs/>
          <w:color w:val="9B644F"/>
          <w:sz w:val="26"/>
          <w:szCs w:val="26"/>
          <w:lang w:val="en-US"/>
        </w:rPr>
        <w:t>Nhân viên thu ngân</w:t>
      </w:r>
      <w:bookmarkEnd w:id="19"/>
    </w:p>
    <w:p w14:paraId="335C854F" w14:textId="5ADF5C44" w:rsidR="004E3FB8" w:rsidRPr="004E3FB8" w:rsidRDefault="004E3FB8" w:rsidP="004E3FB8">
      <w:pPr>
        <w:pStyle w:val="ListParagraph"/>
        <w:numPr>
          <w:ilvl w:val="1"/>
          <w:numId w:val="3"/>
        </w:numPr>
        <w:rPr>
          <w:sz w:val="26"/>
          <w:szCs w:val="26"/>
          <w:lang w:val="en-US"/>
        </w:rPr>
      </w:pPr>
      <w:r w:rsidRPr="004E3FB8">
        <w:rPr>
          <w:sz w:val="26"/>
          <w:szCs w:val="26"/>
          <w:lang w:val="en-US"/>
        </w:rPr>
        <w:t>Xem thông tin.</w:t>
      </w:r>
      <w:r w:rsidR="004A4E31">
        <w:rPr>
          <w:sz w:val="26"/>
          <w:szCs w:val="26"/>
          <w:lang w:val="en-US"/>
        </w:rPr>
        <w:t xml:space="preserve"> (Người dùng có thể xem thông tin của chính mình).</w:t>
      </w:r>
    </w:p>
    <w:p w14:paraId="11ECD8B6" w14:textId="7D274284" w:rsidR="004E3FB8" w:rsidRPr="004E3FB8" w:rsidRDefault="004E3FB8" w:rsidP="004E3FB8">
      <w:pPr>
        <w:pStyle w:val="ListParagraph"/>
        <w:numPr>
          <w:ilvl w:val="1"/>
          <w:numId w:val="3"/>
        </w:numPr>
        <w:rPr>
          <w:sz w:val="26"/>
          <w:szCs w:val="26"/>
          <w:lang w:val="en-US"/>
        </w:rPr>
      </w:pPr>
      <w:r w:rsidRPr="004E3FB8">
        <w:rPr>
          <w:sz w:val="26"/>
          <w:szCs w:val="26"/>
          <w:lang w:val="en-US"/>
        </w:rPr>
        <w:t>Quản lý đơn hàng.</w:t>
      </w:r>
      <w:r w:rsidR="004A4E31">
        <w:rPr>
          <w:sz w:val="26"/>
          <w:szCs w:val="26"/>
          <w:lang w:val="en-US"/>
        </w:rPr>
        <w:t xml:space="preserve"> (Để tạo 1 hóa đơn tự động, người dùng cần thêm ít nhất 1 sản phẩm, người dùng có thể chỉnh sửa số lượng bằng cách nhấn đúp chuột vào sản phẩm cần chỉnh sửa ở những sản phẩm đã thêm trước đó, thành tiền hóa đơn, xem lịch sử giao dịch và xuất file).</w:t>
      </w:r>
    </w:p>
    <w:p w14:paraId="126331B2" w14:textId="2BEEF213" w:rsidR="004E3FB8" w:rsidRPr="004E3FB8" w:rsidRDefault="004E3FB8" w:rsidP="004E3FB8">
      <w:pPr>
        <w:pStyle w:val="ListParagraph"/>
        <w:numPr>
          <w:ilvl w:val="1"/>
          <w:numId w:val="3"/>
        </w:numPr>
        <w:rPr>
          <w:sz w:val="26"/>
          <w:szCs w:val="26"/>
          <w:lang w:val="en-US"/>
        </w:rPr>
      </w:pPr>
      <w:r w:rsidRPr="004E3FB8">
        <w:rPr>
          <w:sz w:val="26"/>
          <w:szCs w:val="26"/>
          <w:lang w:val="en-US"/>
        </w:rPr>
        <w:t>Cài đặt.</w:t>
      </w:r>
      <w:r w:rsidR="004A4E31" w:rsidRPr="004A4E31">
        <w:rPr>
          <w:sz w:val="26"/>
          <w:szCs w:val="26"/>
          <w:lang w:val="en-US"/>
        </w:rPr>
        <w:t xml:space="preserve"> </w:t>
      </w:r>
      <w:r w:rsidR="004A4E31">
        <w:rPr>
          <w:sz w:val="26"/>
          <w:szCs w:val="26"/>
          <w:lang w:val="en-US"/>
        </w:rPr>
        <w:t>(Người dùng có thể thay đổi ngôn ngữ, bật/tắt chế độ tối, đổi màu giao diện, đổi mật khẩu).</w:t>
      </w:r>
    </w:p>
    <w:p w14:paraId="5317516B" w14:textId="77777777" w:rsidR="00805694" w:rsidRPr="00805694" w:rsidRDefault="00805694" w:rsidP="00805694"/>
    <w:p w14:paraId="2D42F332" w14:textId="056D16DC" w:rsidR="00980BEE" w:rsidRPr="00980BEE" w:rsidRDefault="00980BEE" w:rsidP="00980BEE">
      <w:pPr>
        <w:pStyle w:val="Heading1"/>
        <w:rPr>
          <w:b/>
          <w:bCs/>
          <w:color w:val="FB7175"/>
          <w:lang w:val="en-US"/>
        </w:rPr>
      </w:pPr>
      <w:bookmarkStart w:id="20" w:name="_Toc105096016"/>
      <w:r w:rsidRPr="00980BEE">
        <w:rPr>
          <w:b/>
          <w:bCs/>
          <w:color w:val="FB7175"/>
          <w:lang w:val="en-US"/>
        </w:rPr>
        <w:t>Phân tích hệ thống</w:t>
      </w:r>
      <w:bookmarkEnd w:id="20"/>
    </w:p>
    <w:p w14:paraId="42BDB3B4" w14:textId="2460800E" w:rsidR="009B6346" w:rsidRPr="008328E5" w:rsidRDefault="00805694" w:rsidP="009B6346">
      <w:pPr>
        <w:pStyle w:val="Heading2"/>
        <w:ind w:hanging="450"/>
        <w:rPr>
          <w:b/>
          <w:color w:val="506CF7"/>
          <w:sz w:val="28"/>
          <w:szCs w:val="28"/>
        </w:rPr>
      </w:pPr>
      <w:bookmarkStart w:id="21" w:name="_Toc105096017"/>
      <w:r w:rsidRPr="00805694">
        <w:rPr>
          <w:b/>
          <w:bCs/>
          <w:color w:val="506CF7"/>
          <w:sz w:val="28"/>
          <w:szCs w:val="28"/>
        </w:rPr>
        <w:t>Sơ đồ tổ chức</w:t>
      </w:r>
      <w:bookmarkEnd w:id="21"/>
    </w:p>
    <w:p w14:paraId="6BB075A3" w14:textId="77777777" w:rsidR="004A65BB" w:rsidRDefault="00805694" w:rsidP="004A65BB">
      <w:pPr>
        <w:keepNext/>
      </w:pPr>
      <w:r>
        <w:rPr>
          <w:noProof/>
        </w:rPr>
        <w:drawing>
          <wp:inline distT="0" distB="0" distL="0" distR="0" wp14:anchorId="3F9CA03A" wp14:editId="76BBAAD5">
            <wp:extent cx="5928874" cy="3970364"/>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5928874" cy="3970364"/>
                    </a:xfrm>
                    <a:prstGeom prst="rect">
                      <a:avLst/>
                    </a:prstGeom>
                  </pic:spPr>
                </pic:pic>
              </a:graphicData>
            </a:graphic>
          </wp:inline>
        </w:drawing>
      </w:r>
    </w:p>
    <w:p w14:paraId="0A6F36AB" w14:textId="7B42F30D" w:rsidR="00805694" w:rsidRDefault="004A65BB" w:rsidP="004A65BB">
      <w:pPr>
        <w:pStyle w:val="Caption"/>
        <w:jc w:val="center"/>
      </w:pPr>
      <w:bookmarkStart w:id="22" w:name="_Toc104318959"/>
      <w:r>
        <w:t xml:space="preserve">Hình </w:t>
      </w:r>
      <w:r>
        <w:fldChar w:fldCharType="begin"/>
      </w:r>
      <w:r>
        <w:instrText xml:space="preserve"> SEQ Hình \* ARABIC </w:instrText>
      </w:r>
      <w:r>
        <w:fldChar w:fldCharType="separate"/>
      </w:r>
      <w:r w:rsidR="007E2D0F">
        <w:rPr>
          <w:noProof/>
        </w:rPr>
        <w:t>1</w:t>
      </w:r>
      <w:r>
        <w:fldChar w:fldCharType="end"/>
      </w:r>
      <w:r w:rsidRPr="004A65BB">
        <w:t>: Sơ đồ tổ chức</w:t>
      </w:r>
      <w:bookmarkEnd w:id="22"/>
    </w:p>
    <w:p w14:paraId="7398B0AD" w14:textId="1F517706" w:rsidR="004A65BB" w:rsidRDefault="004360FD" w:rsidP="004360FD">
      <w:pPr>
        <w:pStyle w:val="Heading2"/>
        <w:ind w:hanging="450"/>
        <w:rPr>
          <w:b/>
          <w:bCs/>
          <w:color w:val="506CF7"/>
          <w:sz w:val="28"/>
          <w:szCs w:val="28"/>
        </w:rPr>
      </w:pPr>
      <w:bookmarkStart w:id="23" w:name="_Toc95847736"/>
      <w:bookmarkStart w:id="24" w:name="_Toc105096018"/>
      <w:r w:rsidRPr="004360FD">
        <w:rPr>
          <w:b/>
          <w:bCs/>
          <w:color w:val="506CF7"/>
          <w:sz w:val="28"/>
          <w:szCs w:val="28"/>
        </w:rPr>
        <w:lastRenderedPageBreak/>
        <w:t>Sơ đồ Use Case</w:t>
      </w:r>
      <w:bookmarkEnd w:id="23"/>
      <w:bookmarkEnd w:id="24"/>
    </w:p>
    <w:p w14:paraId="1465C55F" w14:textId="6154843F" w:rsidR="004360FD" w:rsidRPr="004A65BB" w:rsidRDefault="004A65BB" w:rsidP="004A65BB">
      <w:pPr>
        <w:rPr>
          <w:rFonts w:asciiTheme="majorHAnsi" w:eastAsiaTheme="majorEastAsia" w:hAnsiTheme="majorHAnsi" w:cstheme="majorBidi"/>
          <w:b/>
          <w:bCs/>
          <w:color w:val="506CF7"/>
          <w:sz w:val="28"/>
          <w:szCs w:val="28"/>
        </w:rPr>
      </w:pPr>
      <w:r>
        <w:rPr>
          <w:b/>
          <w:bCs/>
          <w:color w:val="506CF7"/>
          <w:sz w:val="28"/>
          <w:szCs w:val="28"/>
        </w:rPr>
        <w:br w:type="page"/>
      </w:r>
    </w:p>
    <w:p w14:paraId="2CFF4122" w14:textId="44E64ED7" w:rsidR="00E810AA" w:rsidRDefault="00E810AA" w:rsidP="00E810AA">
      <w:pPr>
        <w:pStyle w:val="Heading3"/>
        <w:ind w:left="1080" w:hanging="360"/>
        <w:rPr>
          <w:b/>
          <w:bCs/>
          <w:color w:val="9B644F"/>
          <w:sz w:val="26"/>
          <w:szCs w:val="26"/>
          <w:lang w:val="en-US"/>
        </w:rPr>
      </w:pPr>
      <w:bookmarkStart w:id="25" w:name="_Toc105096019"/>
      <w:r w:rsidRPr="00E810AA">
        <w:rPr>
          <w:b/>
          <w:bCs/>
          <w:color w:val="9B644F"/>
          <w:sz w:val="26"/>
          <w:szCs w:val="26"/>
          <w:lang w:val="en-US"/>
        </w:rPr>
        <w:lastRenderedPageBreak/>
        <w:t>Chủ quán</w:t>
      </w:r>
      <w:bookmarkEnd w:id="25"/>
    </w:p>
    <w:p w14:paraId="4E50F3FF" w14:textId="77777777" w:rsidR="006B7211" w:rsidRPr="006B7211" w:rsidRDefault="006B7211" w:rsidP="006B7211">
      <w:pPr>
        <w:rPr>
          <w:lang w:val="en-US"/>
        </w:rPr>
      </w:pPr>
    </w:p>
    <w:p w14:paraId="3F0D4BDA" w14:textId="77777777" w:rsidR="004A65BB" w:rsidRDefault="006B7211" w:rsidP="004A65BB">
      <w:pPr>
        <w:keepNext/>
      </w:pPr>
      <w:r>
        <w:rPr>
          <w:noProof/>
        </w:rPr>
        <w:drawing>
          <wp:inline distT="0" distB="0" distL="0" distR="0" wp14:anchorId="3E061340" wp14:editId="2A908375">
            <wp:extent cx="5943600" cy="3245485"/>
            <wp:effectExtent l="0" t="0" r="0" b="0"/>
            <wp:docPr id="1978033548" name="Picture 1978033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45485"/>
                    </a:xfrm>
                    <a:prstGeom prst="rect">
                      <a:avLst/>
                    </a:prstGeom>
                    <a:noFill/>
                    <a:ln>
                      <a:noFill/>
                    </a:ln>
                  </pic:spPr>
                </pic:pic>
              </a:graphicData>
            </a:graphic>
          </wp:inline>
        </w:drawing>
      </w:r>
    </w:p>
    <w:p w14:paraId="494867F1" w14:textId="7A945B9D" w:rsidR="00E810AA" w:rsidRPr="002449A2" w:rsidRDefault="004A65BB" w:rsidP="004A65BB">
      <w:pPr>
        <w:pStyle w:val="Caption"/>
        <w:jc w:val="center"/>
      </w:pPr>
      <w:bookmarkStart w:id="26" w:name="_Toc104318960"/>
      <w:r>
        <w:t xml:space="preserve">Hình </w:t>
      </w:r>
      <w:r>
        <w:fldChar w:fldCharType="begin"/>
      </w:r>
      <w:r>
        <w:instrText xml:space="preserve"> SEQ Hình \* ARABIC </w:instrText>
      </w:r>
      <w:r>
        <w:fldChar w:fldCharType="separate"/>
      </w:r>
      <w:r w:rsidR="007E2D0F">
        <w:rPr>
          <w:noProof/>
        </w:rPr>
        <w:t>2</w:t>
      </w:r>
      <w:r>
        <w:fldChar w:fldCharType="end"/>
      </w:r>
      <w:r w:rsidRPr="002449A2">
        <w:t>: Sơ đồ Use case Đăng nhập</w:t>
      </w:r>
      <w:r w:rsidR="002449A2" w:rsidRPr="002449A2">
        <w:t xml:space="preserve"> của Chủ quán</w:t>
      </w:r>
      <w:bookmarkEnd w:id="26"/>
    </w:p>
    <w:p w14:paraId="2126BC4B" w14:textId="77777777" w:rsidR="006B7211" w:rsidRPr="002449A2" w:rsidRDefault="006B7211" w:rsidP="00E810AA"/>
    <w:p w14:paraId="56BD6808" w14:textId="77777777" w:rsidR="00BF200A" w:rsidRPr="002449A2" w:rsidRDefault="00BF200A" w:rsidP="00E810AA"/>
    <w:p w14:paraId="2BEB47A6" w14:textId="77777777" w:rsidR="0003381E" w:rsidRDefault="006B7211" w:rsidP="0003381E">
      <w:pPr>
        <w:keepNext/>
        <w:jc w:val="center"/>
      </w:pPr>
      <w:r>
        <w:rPr>
          <w:noProof/>
        </w:rPr>
        <w:drawing>
          <wp:inline distT="0" distB="0" distL="0" distR="0" wp14:anchorId="27D904BA" wp14:editId="1506622E">
            <wp:extent cx="4524951" cy="2576195"/>
            <wp:effectExtent l="0" t="0" r="9525" b="0"/>
            <wp:docPr id="1978033549" name="Picture 1978033549"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33549" name="Picture 1978033549" descr="Chart, funnel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8969" cy="2584176"/>
                    </a:xfrm>
                    <a:prstGeom prst="rect">
                      <a:avLst/>
                    </a:prstGeom>
                    <a:noFill/>
                    <a:ln>
                      <a:noFill/>
                    </a:ln>
                  </pic:spPr>
                </pic:pic>
              </a:graphicData>
            </a:graphic>
          </wp:inline>
        </w:drawing>
      </w:r>
    </w:p>
    <w:p w14:paraId="676517B6" w14:textId="75D81250" w:rsidR="006B7211" w:rsidRPr="002449A2" w:rsidRDefault="0003381E" w:rsidP="0003381E">
      <w:pPr>
        <w:pStyle w:val="Caption"/>
        <w:jc w:val="center"/>
      </w:pPr>
      <w:bookmarkStart w:id="27" w:name="_Toc104318961"/>
      <w:r>
        <w:t xml:space="preserve">Hình </w:t>
      </w:r>
      <w:r>
        <w:fldChar w:fldCharType="begin"/>
      </w:r>
      <w:r>
        <w:instrText xml:space="preserve"> SEQ Hình \* ARABIC </w:instrText>
      </w:r>
      <w:r>
        <w:fldChar w:fldCharType="separate"/>
      </w:r>
      <w:r w:rsidR="007E2D0F">
        <w:rPr>
          <w:noProof/>
        </w:rPr>
        <w:t>3</w:t>
      </w:r>
      <w:r>
        <w:fldChar w:fldCharType="end"/>
      </w:r>
      <w:r w:rsidRPr="002449A2">
        <w:t>: Sơ đồ Use case Quản lý thực đơn</w:t>
      </w:r>
      <w:r w:rsidR="002449A2" w:rsidRPr="002449A2">
        <w:t xml:space="preserve"> của Chủ quán</w:t>
      </w:r>
      <w:bookmarkEnd w:id="27"/>
    </w:p>
    <w:p w14:paraId="2EEB9AF3" w14:textId="77777777" w:rsidR="006B7211" w:rsidRPr="002449A2" w:rsidRDefault="006B7211" w:rsidP="006B7211">
      <w:pPr>
        <w:jc w:val="center"/>
      </w:pPr>
    </w:p>
    <w:p w14:paraId="76C330D7" w14:textId="77777777" w:rsidR="006B7211" w:rsidRPr="002449A2" w:rsidRDefault="006B7211" w:rsidP="006B7211">
      <w:pPr>
        <w:jc w:val="center"/>
      </w:pPr>
    </w:p>
    <w:p w14:paraId="5AE7943B" w14:textId="77777777" w:rsidR="0003381E" w:rsidRDefault="00BA40FB" w:rsidP="0003381E">
      <w:pPr>
        <w:keepNext/>
        <w:jc w:val="center"/>
      </w:pPr>
      <w:r>
        <w:rPr>
          <w:noProof/>
        </w:rPr>
        <w:lastRenderedPageBreak/>
        <w:drawing>
          <wp:inline distT="0" distB="0" distL="0" distR="0" wp14:anchorId="28CABC2D" wp14:editId="7998DCE2">
            <wp:extent cx="3562350" cy="2702739"/>
            <wp:effectExtent l="0" t="0" r="0" b="2540"/>
            <wp:docPr id="1978033550" name="Picture 19780335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33550" name="Picture 1978033550"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7178" cy="2706402"/>
                    </a:xfrm>
                    <a:prstGeom prst="rect">
                      <a:avLst/>
                    </a:prstGeom>
                    <a:noFill/>
                    <a:ln>
                      <a:noFill/>
                    </a:ln>
                  </pic:spPr>
                </pic:pic>
              </a:graphicData>
            </a:graphic>
          </wp:inline>
        </w:drawing>
      </w:r>
    </w:p>
    <w:p w14:paraId="5764B474" w14:textId="63B63E4C" w:rsidR="006B7211" w:rsidRPr="002449A2" w:rsidRDefault="0003381E" w:rsidP="0003381E">
      <w:pPr>
        <w:pStyle w:val="Caption"/>
        <w:jc w:val="center"/>
      </w:pPr>
      <w:bookmarkStart w:id="28" w:name="_Toc104318962"/>
      <w:r>
        <w:t xml:space="preserve">Hình </w:t>
      </w:r>
      <w:r>
        <w:fldChar w:fldCharType="begin"/>
      </w:r>
      <w:r>
        <w:instrText xml:space="preserve"> SEQ Hình \* ARABIC </w:instrText>
      </w:r>
      <w:r>
        <w:fldChar w:fldCharType="separate"/>
      </w:r>
      <w:r w:rsidR="007E2D0F">
        <w:rPr>
          <w:noProof/>
        </w:rPr>
        <w:t>4</w:t>
      </w:r>
      <w:r>
        <w:fldChar w:fldCharType="end"/>
      </w:r>
      <w:r w:rsidRPr="002449A2">
        <w:t>: Sơ đồ Use case Xem thống kê</w:t>
      </w:r>
      <w:r w:rsidR="002449A2" w:rsidRPr="002449A2">
        <w:t xml:space="preserve"> của Chủ quán</w:t>
      </w:r>
      <w:bookmarkEnd w:id="28"/>
    </w:p>
    <w:p w14:paraId="689AB776" w14:textId="77777777" w:rsidR="00BA40FB" w:rsidRPr="002449A2" w:rsidRDefault="00BA40FB" w:rsidP="006B7211">
      <w:pPr>
        <w:jc w:val="center"/>
      </w:pPr>
    </w:p>
    <w:p w14:paraId="644B62A9" w14:textId="77777777" w:rsidR="00BA40FB" w:rsidRPr="002449A2" w:rsidRDefault="00BA40FB" w:rsidP="006B7211">
      <w:pPr>
        <w:jc w:val="center"/>
      </w:pPr>
    </w:p>
    <w:p w14:paraId="57A983B4" w14:textId="77777777" w:rsidR="0003381E" w:rsidRDefault="00BA40FB" w:rsidP="0003381E">
      <w:pPr>
        <w:keepNext/>
        <w:jc w:val="center"/>
      </w:pPr>
      <w:r>
        <w:rPr>
          <w:noProof/>
        </w:rPr>
        <w:drawing>
          <wp:inline distT="0" distB="0" distL="0" distR="0" wp14:anchorId="67B793CC" wp14:editId="4A931945">
            <wp:extent cx="5505312" cy="2616200"/>
            <wp:effectExtent l="0" t="0" r="635" b="0"/>
            <wp:docPr id="1978033551" name="Picture 197803355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33551" name="Picture 1978033551" descr="A picture containing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8756" cy="2622589"/>
                    </a:xfrm>
                    <a:prstGeom prst="rect">
                      <a:avLst/>
                    </a:prstGeom>
                    <a:noFill/>
                    <a:ln>
                      <a:noFill/>
                    </a:ln>
                  </pic:spPr>
                </pic:pic>
              </a:graphicData>
            </a:graphic>
          </wp:inline>
        </w:drawing>
      </w:r>
    </w:p>
    <w:p w14:paraId="2ABE3158" w14:textId="0198B781" w:rsidR="00BA40FB" w:rsidRPr="002449A2" w:rsidRDefault="0003381E" w:rsidP="0003381E">
      <w:pPr>
        <w:pStyle w:val="Caption"/>
        <w:jc w:val="center"/>
      </w:pPr>
      <w:bookmarkStart w:id="29" w:name="_Toc104318963"/>
      <w:r>
        <w:t xml:space="preserve">Hình </w:t>
      </w:r>
      <w:r>
        <w:fldChar w:fldCharType="begin"/>
      </w:r>
      <w:r>
        <w:instrText xml:space="preserve"> SEQ Hình \* ARABIC </w:instrText>
      </w:r>
      <w:r>
        <w:fldChar w:fldCharType="separate"/>
      </w:r>
      <w:r w:rsidR="007E2D0F">
        <w:rPr>
          <w:noProof/>
        </w:rPr>
        <w:t>5</w:t>
      </w:r>
      <w:r>
        <w:fldChar w:fldCharType="end"/>
      </w:r>
      <w:r w:rsidRPr="004476E7">
        <w:t xml:space="preserve">: Sơ đồ Use case </w:t>
      </w:r>
      <w:r w:rsidRPr="002449A2">
        <w:t>Quản lý kho hàng</w:t>
      </w:r>
      <w:r w:rsidR="002449A2" w:rsidRPr="002449A2">
        <w:t xml:space="preserve"> của Chủ quán</w:t>
      </w:r>
      <w:bookmarkEnd w:id="29"/>
    </w:p>
    <w:p w14:paraId="315C4AB4" w14:textId="77777777" w:rsidR="00BA40FB" w:rsidRPr="002449A2" w:rsidRDefault="00BA40FB" w:rsidP="006B7211">
      <w:pPr>
        <w:jc w:val="center"/>
      </w:pPr>
    </w:p>
    <w:p w14:paraId="7C8FC33F" w14:textId="77777777" w:rsidR="00BA40FB" w:rsidRPr="002449A2" w:rsidRDefault="00BA40FB" w:rsidP="006B7211">
      <w:pPr>
        <w:jc w:val="center"/>
      </w:pPr>
    </w:p>
    <w:p w14:paraId="0CBAB317" w14:textId="77777777" w:rsidR="0003381E" w:rsidRDefault="00DB638A" w:rsidP="0003381E">
      <w:pPr>
        <w:keepNext/>
        <w:jc w:val="center"/>
      </w:pPr>
      <w:r>
        <w:rPr>
          <w:noProof/>
        </w:rPr>
        <w:lastRenderedPageBreak/>
        <w:drawing>
          <wp:inline distT="0" distB="0" distL="0" distR="0" wp14:anchorId="1C59D52F" wp14:editId="0D3AF816">
            <wp:extent cx="5657850" cy="2789030"/>
            <wp:effectExtent l="0" t="0" r="0" b="0"/>
            <wp:docPr id="1978033555" name="Picture 197803355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33555" name="Picture 1978033555" descr="A picture containing 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1812" cy="2790983"/>
                    </a:xfrm>
                    <a:prstGeom prst="rect">
                      <a:avLst/>
                    </a:prstGeom>
                    <a:noFill/>
                    <a:ln>
                      <a:noFill/>
                    </a:ln>
                  </pic:spPr>
                </pic:pic>
              </a:graphicData>
            </a:graphic>
          </wp:inline>
        </w:drawing>
      </w:r>
    </w:p>
    <w:p w14:paraId="358678A6" w14:textId="35AAA3FB" w:rsidR="00BA40FB" w:rsidRPr="002449A2" w:rsidRDefault="0003381E" w:rsidP="0003381E">
      <w:pPr>
        <w:pStyle w:val="Caption"/>
        <w:jc w:val="center"/>
      </w:pPr>
      <w:bookmarkStart w:id="30" w:name="_Toc104318964"/>
      <w:r>
        <w:t xml:space="preserve">Hình </w:t>
      </w:r>
      <w:r>
        <w:fldChar w:fldCharType="begin"/>
      </w:r>
      <w:r>
        <w:instrText xml:space="preserve"> SEQ Hình \* ARABIC </w:instrText>
      </w:r>
      <w:r>
        <w:fldChar w:fldCharType="separate"/>
      </w:r>
      <w:r w:rsidR="007E2D0F">
        <w:rPr>
          <w:noProof/>
        </w:rPr>
        <w:t>6</w:t>
      </w:r>
      <w:r>
        <w:fldChar w:fldCharType="end"/>
      </w:r>
      <w:r w:rsidRPr="00F73E0C">
        <w:t xml:space="preserve">: Sơ đồ Use case </w:t>
      </w:r>
      <w:r w:rsidRPr="002449A2">
        <w:t>Quản lý đơn hàng</w:t>
      </w:r>
      <w:r w:rsidR="002449A2" w:rsidRPr="002449A2">
        <w:t xml:space="preserve"> của Chủ quán</w:t>
      </w:r>
      <w:bookmarkEnd w:id="30"/>
    </w:p>
    <w:p w14:paraId="65E1A5B8" w14:textId="77777777" w:rsidR="00BA40FB" w:rsidRPr="002449A2" w:rsidRDefault="00BA40FB" w:rsidP="006B7211">
      <w:pPr>
        <w:jc w:val="center"/>
      </w:pPr>
    </w:p>
    <w:p w14:paraId="2C914971" w14:textId="77777777" w:rsidR="00BA40FB" w:rsidRPr="002449A2" w:rsidRDefault="00BA40FB" w:rsidP="006B7211">
      <w:pPr>
        <w:jc w:val="center"/>
      </w:pPr>
    </w:p>
    <w:p w14:paraId="71FFECFA" w14:textId="77777777" w:rsidR="0003381E" w:rsidRDefault="00BA40FB" w:rsidP="0003381E">
      <w:pPr>
        <w:keepNext/>
        <w:jc w:val="center"/>
      </w:pPr>
      <w:r>
        <w:rPr>
          <w:noProof/>
        </w:rPr>
        <w:drawing>
          <wp:inline distT="0" distB="0" distL="0" distR="0" wp14:anchorId="4CB0734F" wp14:editId="774BD091">
            <wp:extent cx="5200650" cy="2960892"/>
            <wp:effectExtent l="0" t="0" r="0" b="0"/>
            <wp:docPr id="1978033553" name="Picture 1978033553"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33553" name="Picture 1978033553" descr="Chart, funnel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0381" cy="2966432"/>
                    </a:xfrm>
                    <a:prstGeom prst="rect">
                      <a:avLst/>
                    </a:prstGeom>
                    <a:noFill/>
                    <a:ln>
                      <a:noFill/>
                    </a:ln>
                  </pic:spPr>
                </pic:pic>
              </a:graphicData>
            </a:graphic>
          </wp:inline>
        </w:drawing>
      </w:r>
    </w:p>
    <w:p w14:paraId="15637B23" w14:textId="761881B7" w:rsidR="00BA40FB" w:rsidRPr="002449A2" w:rsidRDefault="0003381E" w:rsidP="0003381E">
      <w:pPr>
        <w:pStyle w:val="Caption"/>
        <w:jc w:val="center"/>
      </w:pPr>
      <w:bookmarkStart w:id="31" w:name="_Toc104318965"/>
      <w:r>
        <w:t xml:space="preserve">Hình </w:t>
      </w:r>
      <w:r>
        <w:fldChar w:fldCharType="begin"/>
      </w:r>
      <w:r>
        <w:instrText xml:space="preserve"> SEQ Hình \* ARABIC </w:instrText>
      </w:r>
      <w:r>
        <w:fldChar w:fldCharType="separate"/>
      </w:r>
      <w:r w:rsidR="007E2D0F">
        <w:rPr>
          <w:noProof/>
        </w:rPr>
        <w:t>7</w:t>
      </w:r>
      <w:r>
        <w:fldChar w:fldCharType="end"/>
      </w:r>
      <w:r w:rsidRPr="00BE3BA7">
        <w:t xml:space="preserve">: Sơ đồ Use case </w:t>
      </w:r>
      <w:r w:rsidRPr="002449A2">
        <w:t>Quản lý nhân sự</w:t>
      </w:r>
      <w:r w:rsidR="002449A2" w:rsidRPr="002449A2">
        <w:t xml:space="preserve"> của Chủ quán</w:t>
      </w:r>
      <w:bookmarkEnd w:id="31"/>
    </w:p>
    <w:p w14:paraId="70D7B2FC" w14:textId="77777777" w:rsidR="00BA40FB" w:rsidRPr="002449A2" w:rsidRDefault="00BA40FB" w:rsidP="006B7211">
      <w:pPr>
        <w:jc w:val="center"/>
      </w:pPr>
    </w:p>
    <w:p w14:paraId="27DEB820" w14:textId="77777777" w:rsidR="00BA40FB" w:rsidRPr="002449A2" w:rsidRDefault="00BA40FB" w:rsidP="006B7211">
      <w:pPr>
        <w:jc w:val="center"/>
      </w:pPr>
    </w:p>
    <w:p w14:paraId="7BE5B8E3" w14:textId="77777777" w:rsidR="0003381E" w:rsidRDefault="00BA40FB" w:rsidP="0003381E">
      <w:pPr>
        <w:keepNext/>
        <w:jc w:val="center"/>
      </w:pPr>
      <w:r>
        <w:rPr>
          <w:noProof/>
        </w:rPr>
        <w:lastRenderedPageBreak/>
        <w:drawing>
          <wp:inline distT="0" distB="0" distL="0" distR="0" wp14:anchorId="338D1A44" wp14:editId="34B8BEE9">
            <wp:extent cx="5210175" cy="2957815"/>
            <wp:effectExtent l="0" t="0" r="0" b="0"/>
            <wp:docPr id="1978033554" name="Picture 197803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0718" cy="2963800"/>
                    </a:xfrm>
                    <a:prstGeom prst="rect">
                      <a:avLst/>
                    </a:prstGeom>
                    <a:noFill/>
                    <a:ln>
                      <a:noFill/>
                    </a:ln>
                  </pic:spPr>
                </pic:pic>
              </a:graphicData>
            </a:graphic>
          </wp:inline>
        </w:drawing>
      </w:r>
    </w:p>
    <w:p w14:paraId="128B321B" w14:textId="600A33EA" w:rsidR="00BA40FB" w:rsidRPr="00E810AA" w:rsidRDefault="0003381E" w:rsidP="0003381E">
      <w:pPr>
        <w:pStyle w:val="Caption"/>
        <w:jc w:val="center"/>
        <w:rPr>
          <w:lang w:val="en-US"/>
        </w:rPr>
      </w:pPr>
      <w:bookmarkStart w:id="32" w:name="_Toc104318966"/>
      <w:r>
        <w:t xml:space="preserve">Hình </w:t>
      </w:r>
      <w:r>
        <w:fldChar w:fldCharType="begin"/>
      </w:r>
      <w:r>
        <w:instrText xml:space="preserve"> SEQ Hình \* ARABIC </w:instrText>
      </w:r>
      <w:r>
        <w:fldChar w:fldCharType="separate"/>
      </w:r>
      <w:r w:rsidR="007E2D0F">
        <w:rPr>
          <w:noProof/>
        </w:rPr>
        <w:t>8</w:t>
      </w:r>
      <w:r>
        <w:fldChar w:fldCharType="end"/>
      </w:r>
      <w:r w:rsidRPr="00641BF9">
        <w:t xml:space="preserve">: Sơ đồ Use case </w:t>
      </w:r>
      <w:r>
        <w:rPr>
          <w:lang w:val="en-US"/>
        </w:rPr>
        <w:t>Cài đặt</w:t>
      </w:r>
      <w:r w:rsidR="002449A2">
        <w:rPr>
          <w:lang w:val="en-US"/>
        </w:rPr>
        <w:t xml:space="preserve"> </w:t>
      </w:r>
      <w:r w:rsidR="002449A2" w:rsidRPr="002449A2">
        <w:t>của Chủ quán</w:t>
      </w:r>
      <w:bookmarkEnd w:id="32"/>
    </w:p>
    <w:p w14:paraId="7E87F4AF" w14:textId="7E0A1933" w:rsidR="00E810AA" w:rsidRDefault="00E810AA" w:rsidP="00E810AA">
      <w:pPr>
        <w:pStyle w:val="Heading3"/>
        <w:ind w:left="1080" w:hanging="360"/>
        <w:rPr>
          <w:b/>
          <w:bCs/>
          <w:color w:val="9B644F"/>
          <w:sz w:val="26"/>
          <w:szCs w:val="26"/>
          <w:lang w:val="en-US"/>
        </w:rPr>
      </w:pPr>
      <w:bookmarkStart w:id="33" w:name="_Toc105096020"/>
      <w:r w:rsidRPr="00E810AA">
        <w:rPr>
          <w:b/>
          <w:bCs/>
          <w:color w:val="9B644F"/>
          <w:sz w:val="26"/>
          <w:szCs w:val="26"/>
          <w:lang w:val="en-US"/>
        </w:rPr>
        <w:t>Quản lý</w:t>
      </w:r>
      <w:bookmarkEnd w:id="33"/>
    </w:p>
    <w:p w14:paraId="42196031" w14:textId="77777777" w:rsidR="00DB638A" w:rsidRDefault="00DB638A" w:rsidP="00DB638A">
      <w:pPr>
        <w:rPr>
          <w:lang w:val="en-US"/>
        </w:rPr>
      </w:pPr>
    </w:p>
    <w:p w14:paraId="09ECF2F7" w14:textId="77777777" w:rsidR="0003381E" w:rsidRDefault="00DB638A" w:rsidP="0003381E">
      <w:pPr>
        <w:keepNext/>
      </w:pPr>
      <w:r>
        <w:rPr>
          <w:noProof/>
        </w:rPr>
        <w:drawing>
          <wp:inline distT="0" distB="0" distL="0" distR="0" wp14:anchorId="03182B7B" wp14:editId="3EC2A06E">
            <wp:extent cx="5943600" cy="3245485"/>
            <wp:effectExtent l="0" t="0" r="0" b="0"/>
            <wp:docPr id="1978033556" name="Picture 197803355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33556" name="Picture 1978033556" descr="Chart, funnel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45485"/>
                    </a:xfrm>
                    <a:prstGeom prst="rect">
                      <a:avLst/>
                    </a:prstGeom>
                    <a:noFill/>
                    <a:ln>
                      <a:noFill/>
                    </a:ln>
                  </pic:spPr>
                </pic:pic>
              </a:graphicData>
            </a:graphic>
          </wp:inline>
        </w:drawing>
      </w:r>
    </w:p>
    <w:p w14:paraId="31C17B6F" w14:textId="571DE0E9" w:rsidR="00DB638A" w:rsidRPr="002449A2" w:rsidRDefault="0003381E" w:rsidP="0003381E">
      <w:pPr>
        <w:pStyle w:val="Caption"/>
        <w:jc w:val="center"/>
      </w:pPr>
      <w:bookmarkStart w:id="34" w:name="_Toc104318967"/>
      <w:r>
        <w:t xml:space="preserve">Hình </w:t>
      </w:r>
      <w:r>
        <w:fldChar w:fldCharType="begin"/>
      </w:r>
      <w:r>
        <w:instrText xml:space="preserve"> SEQ Hình \* ARABIC </w:instrText>
      </w:r>
      <w:r>
        <w:fldChar w:fldCharType="separate"/>
      </w:r>
      <w:r w:rsidR="007E2D0F">
        <w:rPr>
          <w:noProof/>
        </w:rPr>
        <w:t>9</w:t>
      </w:r>
      <w:r>
        <w:fldChar w:fldCharType="end"/>
      </w:r>
      <w:r w:rsidRPr="007D3A70">
        <w:t xml:space="preserve">: Sơ đồ Use case </w:t>
      </w:r>
      <w:r w:rsidRPr="002449A2">
        <w:t>Đăng nhập của Quản lý</w:t>
      </w:r>
      <w:bookmarkEnd w:id="34"/>
    </w:p>
    <w:p w14:paraId="2410E5CA" w14:textId="77777777" w:rsidR="00DB638A" w:rsidRPr="002449A2" w:rsidRDefault="00DB638A" w:rsidP="00DB638A"/>
    <w:p w14:paraId="009B26D7" w14:textId="77777777" w:rsidR="00DB638A" w:rsidRPr="002449A2" w:rsidRDefault="00DB638A" w:rsidP="00DB638A"/>
    <w:p w14:paraId="783F9C50" w14:textId="77777777" w:rsidR="002449A2" w:rsidRDefault="00DB638A" w:rsidP="002449A2">
      <w:pPr>
        <w:keepNext/>
        <w:jc w:val="center"/>
      </w:pPr>
      <w:r>
        <w:rPr>
          <w:noProof/>
        </w:rPr>
        <w:lastRenderedPageBreak/>
        <w:drawing>
          <wp:inline distT="0" distB="0" distL="0" distR="0" wp14:anchorId="201AC314" wp14:editId="7EE75A51">
            <wp:extent cx="4972050" cy="2830743"/>
            <wp:effectExtent l="0" t="0" r="0" b="8255"/>
            <wp:docPr id="1978033557" name="Picture 1978033557"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33557" name="Picture 1978033557" descr="Chart, funnel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4880" cy="2838047"/>
                    </a:xfrm>
                    <a:prstGeom prst="rect">
                      <a:avLst/>
                    </a:prstGeom>
                    <a:noFill/>
                    <a:ln>
                      <a:noFill/>
                    </a:ln>
                  </pic:spPr>
                </pic:pic>
              </a:graphicData>
            </a:graphic>
          </wp:inline>
        </w:drawing>
      </w:r>
    </w:p>
    <w:p w14:paraId="0194B911" w14:textId="5046CD31" w:rsidR="00DB638A" w:rsidRPr="002449A2" w:rsidRDefault="002449A2" w:rsidP="002449A2">
      <w:pPr>
        <w:pStyle w:val="Caption"/>
        <w:jc w:val="center"/>
      </w:pPr>
      <w:bookmarkStart w:id="35" w:name="_Toc104318968"/>
      <w:r>
        <w:t xml:space="preserve">Hình </w:t>
      </w:r>
      <w:r>
        <w:fldChar w:fldCharType="begin"/>
      </w:r>
      <w:r>
        <w:instrText xml:space="preserve"> SEQ Hình \* ARABIC </w:instrText>
      </w:r>
      <w:r>
        <w:fldChar w:fldCharType="separate"/>
      </w:r>
      <w:r w:rsidR="007E2D0F">
        <w:rPr>
          <w:noProof/>
        </w:rPr>
        <w:t>10</w:t>
      </w:r>
      <w:r>
        <w:fldChar w:fldCharType="end"/>
      </w:r>
      <w:r w:rsidRPr="002449A2">
        <w:t>: Sơ đồ Use case Quản lý thực đơn của Quản lý</w:t>
      </w:r>
      <w:bookmarkEnd w:id="35"/>
    </w:p>
    <w:p w14:paraId="43DB66E5" w14:textId="77777777" w:rsidR="00DB638A" w:rsidRPr="002449A2" w:rsidRDefault="00DB638A" w:rsidP="00DB638A">
      <w:pPr>
        <w:jc w:val="center"/>
      </w:pPr>
    </w:p>
    <w:p w14:paraId="5440FAD0" w14:textId="77777777" w:rsidR="00DB638A" w:rsidRPr="002449A2" w:rsidRDefault="00DB638A" w:rsidP="00DB638A">
      <w:pPr>
        <w:jc w:val="center"/>
      </w:pPr>
    </w:p>
    <w:p w14:paraId="7F0645A2" w14:textId="77777777" w:rsidR="002449A2" w:rsidRDefault="00DB638A" w:rsidP="002449A2">
      <w:pPr>
        <w:keepNext/>
        <w:jc w:val="center"/>
      </w:pPr>
      <w:r>
        <w:rPr>
          <w:noProof/>
        </w:rPr>
        <w:drawing>
          <wp:inline distT="0" distB="0" distL="0" distR="0" wp14:anchorId="5564B9D3" wp14:editId="2412C1AA">
            <wp:extent cx="3886200" cy="2948443"/>
            <wp:effectExtent l="0" t="0" r="0" b="4445"/>
            <wp:docPr id="1978033558" name="Picture 19780335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33558" name="Picture 1978033558"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9190" cy="2958298"/>
                    </a:xfrm>
                    <a:prstGeom prst="rect">
                      <a:avLst/>
                    </a:prstGeom>
                    <a:noFill/>
                    <a:ln>
                      <a:noFill/>
                    </a:ln>
                  </pic:spPr>
                </pic:pic>
              </a:graphicData>
            </a:graphic>
          </wp:inline>
        </w:drawing>
      </w:r>
    </w:p>
    <w:p w14:paraId="2BDB14A6" w14:textId="157BF347" w:rsidR="00DB638A" w:rsidRPr="002449A2" w:rsidRDefault="002449A2" w:rsidP="002449A2">
      <w:pPr>
        <w:pStyle w:val="Caption"/>
        <w:jc w:val="center"/>
      </w:pPr>
      <w:bookmarkStart w:id="36" w:name="_Toc104318969"/>
      <w:r>
        <w:t xml:space="preserve">Hình </w:t>
      </w:r>
      <w:r>
        <w:fldChar w:fldCharType="begin"/>
      </w:r>
      <w:r>
        <w:instrText xml:space="preserve"> SEQ Hình \* ARABIC </w:instrText>
      </w:r>
      <w:r>
        <w:fldChar w:fldCharType="separate"/>
      </w:r>
      <w:r w:rsidR="007E2D0F">
        <w:rPr>
          <w:noProof/>
        </w:rPr>
        <w:t>11</w:t>
      </w:r>
      <w:r>
        <w:fldChar w:fldCharType="end"/>
      </w:r>
      <w:r w:rsidRPr="00106E57">
        <w:t>: Sơ đồ Use cas</w:t>
      </w:r>
      <w:r w:rsidRPr="002449A2">
        <w:t>e Xem thống kê của Quản lý</w:t>
      </w:r>
      <w:bookmarkEnd w:id="36"/>
    </w:p>
    <w:p w14:paraId="4FF4EDA5" w14:textId="77777777" w:rsidR="00DB638A" w:rsidRPr="002449A2" w:rsidRDefault="00DB638A" w:rsidP="00DB638A">
      <w:pPr>
        <w:jc w:val="center"/>
      </w:pPr>
    </w:p>
    <w:p w14:paraId="7A4336CE" w14:textId="77777777" w:rsidR="00DB638A" w:rsidRPr="002449A2" w:rsidRDefault="00DB638A" w:rsidP="00DB638A">
      <w:pPr>
        <w:jc w:val="center"/>
      </w:pPr>
    </w:p>
    <w:p w14:paraId="04E3399D" w14:textId="77777777" w:rsidR="002449A2" w:rsidRDefault="00DB638A" w:rsidP="002449A2">
      <w:pPr>
        <w:keepNext/>
        <w:jc w:val="center"/>
      </w:pPr>
      <w:r>
        <w:rPr>
          <w:noProof/>
        </w:rPr>
        <w:lastRenderedPageBreak/>
        <w:drawing>
          <wp:inline distT="0" distB="0" distL="0" distR="0" wp14:anchorId="1428B726" wp14:editId="52D86DFF">
            <wp:extent cx="5943600" cy="2824480"/>
            <wp:effectExtent l="0" t="0" r="0" b="0"/>
            <wp:docPr id="1978033559" name="Picture 197803355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33559" name="Picture 1978033559" descr="A picture containing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24480"/>
                    </a:xfrm>
                    <a:prstGeom prst="rect">
                      <a:avLst/>
                    </a:prstGeom>
                    <a:noFill/>
                    <a:ln>
                      <a:noFill/>
                    </a:ln>
                  </pic:spPr>
                </pic:pic>
              </a:graphicData>
            </a:graphic>
          </wp:inline>
        </w:drawing>
      </w:r>
    </w:p>
    <w:p w14:paraId="654B8AD7" w14:textId="3AD19DCA" w:rsidR="00DB638A" w:rsidRPr="002449A2" w:rsidRDefault="002449A2" w:rsidP="002449A2">
      <w:pPr>
        <w:pStyle w:val="Caption"/>
        <w:jc w:val="center"/>
      </w:pPr>
      <w:bookmarkStart w:id="37" w:name="_Toc104318970"/>
      <w:r>
        <w:t xml:space="preserve">Hình </w:t>
      </w:r>
      <w:r>
        <w:fldChar w:fldCharType="begin"/>
      </w:r>
      <w:r>
        <w:instrText xml:space="preserve"> SEQ Hình \* ARABIC </w:instrText>
      </w:r>
      <w:r>
        <w:fldChar w:fldCharType="separate"/>
      </w:r>
      <w:r w:rsidR="007E2D0F">
        <w:rPr>
          <w:noProof/>
        </w:rPr>
        <w:t>12</w:t>
      </w:r>
      <w:r>
        <w:fldChar w:fldCharType="end"/>
      </w:r>
      <w:r w:rsidRPr="007E58D7">
        <w:t xml:space="preserve">: Sơ đồ Use case Quản lý </w:t>
      </w:r>
      <w:r w:rsidRPr="002449A2">
        <w:t>kho hàng của Quản lý</w:t>
      </w:r>
      <w:bookmarkEnd w:id="37"/>
    </w:p>
    <w:p w14:paraId="3B6F1C98" w14:textId="77777777" w:rsidR="00DB638A" w:rsidRPr="002449A2" w:rsidRDefault="00DB638A" w:rsidP="00DB638A">
      <w:pPr>
        <w:jc w:val="center"/>
      </w:pPr>
    </w:p>
    <w:p w14:paraId="537130EB" w14:textId="77777777" w:rsidR="00DB638A" w:rsidRPr="002449A2" w:rsidRDefault="00DB638A" w:rsidP="00DB638A">
      <w:pPr>
        <w:jc w:val="center"/>
      </w:pPr>
    </w:p>
    <w:p w14:paraId="412B4978" w14:textId="77777777" w:rsidR="002449A2" w:rsidRDefault="00DB638A" w:rsidP="002449A2">
      <w:pPr>
        <w:keepNext/>
        <w:jc w:val="center"/>
      </w:pPr>
      <w:r>
        <w:rPr>
          <w:noProof/>
        </w:rPr>
        <w:drawing>
          <wp:inline distT="0" distB="0" distL="0" distR="0" wp14:anchorId="6731FBB4" wp14:editId="47941729">
            <wp:extent cx="5943600" cy="2929890"/>
            <wp:effectExtent l="0" t="0" r="0" b="3810"/>
            <wp:docPr id="1978033560" name="Picture 19780335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33560" name="Picture 1978033560" descr="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29890"/>
                    </a:xfrm>
                    <a:prstGeom prst="rect">
                      <a:avLst/>
                    </a:prstGeom>
                    <a:noFill/>
                    <a:ln>
                      <a:noFill/>
                    </a:ln>
                  </pic:spPr>
                </pic:pic>
              </a:graphicData>
            </a:graphic>
          </wp:inline>
        </w:drawing>
      </w:r>
    </w:p>
    <w:p w14:paraId="039BF811" w14:textId="241FE911" w:rsidR="00DB638A" w:rsidRPr="002449A2" w:rsidRDefault="002449A2" w:rsidP="002449A2">
      <w:pPr>
        <w:pStyle w:val="Caption"/>
        <w:jc w:val="center"/>
      </w:pPr>
      <w:bookmarkStart w:id="38" w:name="_Toc104318971"/>
      <w:r>
        <w:t xml:space="preserve">Hình </w:t>
      </w:r>
      <w:r>
        <w:fldChar w:fldCharType="begin"/>
      </w:r>
      <w:r>
        <w:instrText xml:space="preserve"> SEQ Hình \* ARABIC </w:instrText>
      </w:r>
      <w:r>
        <w:fldChar w:fldCharType="separate"/>
      </w:r>
      <w:r w:rsidR="007E2D0F">
        <w:rPr>
          <w:noProof/>
        </w:rPr>
        <w:t>13</w:t>
      </w:r>
      <w:r>
        <w:fldChar w:fldCharType="end"/>
      </w:r>
      <w:r w:rsidRPr="00D865DD">
        <w:t>: Sơ đồ Use case Quản lý</w:t>
      </w:r>
      <w:r w:rsidRPr="002449A2">
        <w:t xml:space="preserve"> đơn hàng của Quản lý</w:t>
      </w:r>
      <w:bookmarkEnd w:id="38"/>
    </w:p>
    <w:p w14:paraId="13550FE0" w14:textId="77777777" w:rsidR="00FF5248" w:rsidRPr="002449A2" w:rsidRDefault="00FF5248" w:rsidP="00DB638A">
      <w:pPr>
        <w:jc w:val="center"/>
      </w:pPr>
    </w:p>
    <w:p w14:paraId="07C42BC5" w14:textId="77777777" w:rsidR="00FF5248" w:rsidRPr="002449A2" w:rsidRDefault="00FF5248" w:rsidP="00DB638A">
      <w:pPr>
        <w:jc w:val="center"/>
      </w:pPr>
    </w:p>
    <w:p w14:paraId="13D117E7" w14:textId="77777777" w:rsidR="002449A2" w:rsidRDefault="00FF5248" w:rsidP="002449A2">
      <w:pPr>
        <w:keepNext/>
        <w:jc w:val="center"/>
      </w:pPr>
      <w:r>
        <w:rPr>
          <w:noProof/>
        </w:rPr>
        <w:lastRenderedPageBreak/>
        <w:drawing>
          <wp:inline distT="0" distB="0" distL="0" distR="0" wp14:anchorId="5302DF11" wp14:editId="74D73AD3">
            <wp:extent cx="5229225" cy="2977161"/>
            <wp:effectExtent l="0" t="0" r="0" b="0"/>
            <wp:docPr id="1978033561" name="Picture 197803356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33561" name="Picture 1978033561" descr="Chart, funnel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7051" cy="2981616"/>
                    </a:xfrm>
                    <a:prstGeom prst="rect">
                      <a:avLst/>
                    </a:prstGeom>
                    <a:noFill/>
                    <a:ln>
                      <a:noFill/>
                    </a:ln>
                  </pic:spPr>
                </pic:pic>
              </a:graphicData>
            </a:graphic>
          </wp:inline>
        </w:drawing>
      </w:r>
    </w:p>
    <w:p w14:paraId="41ADF800" w14:textId="28182C15" w:rsidR="00FF5248" w:rsidRPr="002449A2" w:rsidRDefault="002449A2" w:rsidP="002449A2">
      <w:pPr>
        <w:pStyle w:val="Caption"/>
        <w:jc w:val="center"/>
      </w:pPr>
      <w:bookmarkStart w:id="39" w:name="_Toc104318972"/>
      <w:r>
        <w:t xml:space="preserve">Hình </w:t>
      </w:r>
      <w:r>
        <w:fldChar w:fldCharType="begin"/>
      </w:r>
      <w:r>
        <w:instrText xml:space="preserve"> SEQ Hình \* ARABIC </w:instrText>
      </w:r>
      <w:r>
        <w:fldChar w:fldCharType="separate"/>
      </w:r>
      <w:r w:rsidR="007E2D0F">
        <w:rPr>
          <w:noProof/>
        </w:rPr>
        <w:t>14</w:t>
      </w:r>
      <w:r>
        <w:fldChar w:fldCharType="end"/>
      </w:r>
      <w:r w:rsidRPr="00BD7FAF">
        <w:t xml:space="preserve">: Sơ đồ Use case Quản lý </w:t>
      </w:r>
      <w:r w:rsidRPr="002449A2">
        <w:t>nhân sự của Quản lý</w:t>
      </w:r>
      <w:bookmarkEnd w:id="39"/>
    </w:p>
    <w:p w14:paraId="02101A09" w14:textId="77777777" w:rsidR="00FF5248" w:rsidRPr="002449A2" w:rsidRDefault="00FF5248" w:rsidP="00DB638A">
      <w:pPr>
        <w:jc w:val="center"/>
      </w:pPr>
    </w:p>
    <w:p w14:paraId="6B7DC718" w14:textId="77777777" w:rsidR="00FF5248" w:rsidRPr="002449A2" w:rsidRDefault="00FF5248" w:rsidP="00DB638A">
      <w:pPr>
        <w:jc w:val="center"/>
      </w:pPr>
    </w:p>
    <w:p w14:paraId="103F48AF" w14:textId="77777777" w:rsidR="002449A2" w:rsidRDefault="00FF5248" w:rsidP="002449A2">
      <w:pPr>
        <w:keepNext/>
        <w:jc w:val="center"/>
      </w:pPr>
      <w:r>
        <w:rPr>
          <w:noProof/>
        </w:rPr>
        <w:drawing>
          <wp:inline distT="0" distB="0" distL="0" distR="0" wp14:anchorId="41A0FDE3" wp14:editId="43692627">
            <wp:extent cx="5200650" cy="2952408"/>
            <wp:effectExtent l="0" t="0" r="0" b="635"/>
            <wp:docPr id="1978033562" name="Picture 1978033562" descr="Graphical user interface,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33562" name="Picture 1978033562" descr="Graphical user interface, chart, funnel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1373" cy="2958496"/>
                    </a:xfrm>
                    <a:prstGeom prst="rect">
                      <a:avLst/>
                    </a:prstGeom>
                    <a:noFill/>
                    <a:ln>
                      <a:noFill/>
                    </a:ln>
                  </pic:spPr>
                </pic:pic>
              </a:graphicData>
            </a:graphic>
          </wp:inline>
        </w:drawing>
      </w:r>
    </w:p>
    <w:p w14:paraId="20EC8C7D" w14:textId="113306FA" w:rsidR="00FF5248" w:rsidRPr="00DB638A" w:rsidRDefault="002449A2" w:rsidP="002449A2">
      <w:pPr>
        <w:pStyle w:val="Caption"/>
        <w:jc w:val="center"/>
        <w:rPr>
          <w:lang w:val="en-US"/>
        </w:rPr>
      </w:pPr>
      <w:bookmarkStart w:id="40" w:name="_Toc104318973"/>
      <w:r>
        <w:t xml:space="preserve">Hình </w:t>
      </w:r>
      <w:r>
        <w:fldChar w:fldCharType="begin"/>
      </w:r>
      <w:r>
        <w:instrText xml:space="preserve"> SEQ Hình \* ARABIC </w:instrText>
      </w:r>
      <w:r>
        <w:fldChar w:fldCharType="separate"/>
      </w:r>
      <w:r w:rsidR="007E2D0F">
        <w:rPr>
          <w:noProof/>
        </w:rPr>
        <w:t>15</w:t>
      </w:r>
      <w:r>
        <w:fldChar w:fldCharType="end"/>
      </w:r>
      <w:r w:rsidRPr="00E9323A">
        <w:t xml:space="preserve">: Sơ đồ Use case </w:t>
      </w:r>
      <w:r>
        <w:rPr>
          <w:lang w:val="en-US"/>
        </w:rPr>
        <w:t>Cài đặt của Quản lý</w:t>
      </w:r>
      <w:bookmarkEnd w:id="40"/>
    </w:p>
    <w:p w14:paraId="15293840" w14:textId="1DFD5AFA" w:rsidR="00E810AA" w:rsidRDefault="00E810AA" w:rsidP="00E810AA">
      <w:pPr>
        <w:pStyle w:val="Heading3"/>
        <w:ind w:left="1080" w:hanging="360"/>
        <w:rPr>
          <w:b/>
          <w:bCs/>
          <w:color w:val="9B644F"/>
          <w:sz w:val="26"/>
          <w:szCs w:val="26"/>
          <w:lang w:val="en-US"/>
        </w:rPr>
      </w:pPr>
      <w:bookmarkStart w:id="41" w:name="_Toc105096021"/>
      <w:r w:rsidRPr="00E810AA">
        <w:rPr>
          <w:b/>
          <w:bCs/>
          <w:color w:val="9B644F"/>
          <w:sz w:val="26"/>
          <w:szCs w:val="26"/>
          <w:lang w:val="en-US"/>
        </w:rPr>
        <w:t xml:space="preserve">Nhân viên </w:t>
      </w:r>
      <w:r w:rsidR="00B8777C">
        <w:rPr>
          <w:b/>
          <w:bCs/>
          <w:color w:val="9B644F"/>
          <w:sz w:val="26"/>
          <w:szCs w:val="26"/>
          <w:lang w:val="en-US"/>
        </w:rPr>
        <w:t>pha chế</w:t>
      </w:r>
      <w:bookmarkEnd w:id="41"/>
    </w:p>
    <w:p w14:paraId="01B5F347" w14:textId="77777777" w:rsidR="00CC1A91" w:rsidRPr="00CC1A91" w:rsidRDefault="00CC1A91" w:rsidP="00CC1A91">
      <w:pPr>
        <w:rPr>
          <w:lang w:val="en-US"/>
        </w:rPr>
      </w:pPr>
    </w:p>
    <w:p w14:paraId="5269FA8D" w14:textId="77777777" w:rsidR="002449A2" w:rsidRDefault="00CC1A91" w:rsidP="002449A2">
      <w:pPr>
        <w:keepNext/>
      </w:pPr>
      <w:r>
        <w:rPr>
          <w:noProof/>
        </w:rPr>
        <w:lastRenderedPageBreak/>
        <w:drawing>
          <wp:inline distT="0" distB="0" distL="0" distR="0" wp14:anchorId="5DFD2A6F" wp14:editId="76054853">
            <wp:extent cx="5943600" cy="2879090"/>
            <wp:effectExtent l="0" t="0" r="0" b="0"/>
            <wp:docPr id="1978033563" name="Picture 1978033563" descr="Graphical user interface, chart, application,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33563" name="Picture 1978033563" descr="Graphical user interface, chart, application, funnel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79090"/>
                    </a:xfrm>
                    <a:prstGeom prst="rect">
                      <a:avLst/>
                    </a:prstGeom>
                    <a:noFill/>
                    <a:ln>
                      <a:noFill/>
                    </a:ln>
                  </pic:spPr>
                </pic:pic>
              </a:graphicData>
            </a:graphic>
          </wp:inline>
        </w:drawing>
      </w:r>
    </w:p>
    <w:p w14:paraId="55180A93" w14:textId="2FA00B18" w:rsidR="002B5143" w:rsidRPr="002449A2" w:rsidRDefault="002449A2" w:rsidP="002449A2">
      <w:pPr>
        <w:pStyle w:val="Caption"/>
        <w:jc w:val="center"/>
      </w:pPr>
      <w:bookmarkStart w:id="42" w:name="_Toc104318974"/>
      <w:r>
        <w:t xml:space="preserve">Hình </w:t>
      </w:r>
      <w:r>
        <w:fldChar w:fldCharType="begin"/>
      </w:r>
      <w:r>
        <w:instrText xml:space="preserve"> SEQ Hình \* ARABIC </w:instrText>
      </w:r>
      <w:r>
        <w:fldChar w:fldCharType="separate"/>
      </w:r>
      <w:r w:rsidR="007E2D0F">
        <w:rPr>
          <w:noProof/>
        </w:rPr>
        <w:t>16</w:t>
      </w:r>
      <w:r>
        <w:fldChar w:fldCharType="end"/>
      </w:r>
      <w:r w:rsidRPr="002449A2">
        <w:t>: Sơ đồ Use case Đăng nhập của Nhân viên pha chế</w:t>
      </w:r>
      <w:bookmarkEnd w:id="42"/>
    </w:p>
    <w:p w14:paraId="601B0D21" w14:textId="77777777" w:rsidR="00CC1A91" w:rsidRPr="002449A2" w:rsidRDefault="00CC1A91" w:rsidP="002B5143"/>
    <w:p w14:paraId="3A641398" w14:textId="77777777" w:rsidR="00CC1A91" w:rsidRPr="002449A2" w:rsidRDefault="00CC1A91" w:rsidP="002B5143"/>
    <w:p w14:paraId="7AC11770" w14:textId="77777777" w:rsidR="002449A2" w:rsidRDefault="00CC1A91" w:rsidP="002449A2">
      <w:pPr>
        <w:keepNext/>
        <w:jc w:val="center"/>
      </w:pPr>
      <w:r>
        <w:rPr>
          <w:noProof/>
        </w:rPr>
        <w:drawing>
          <wp:inline distT="0" distB="0" distL="0" distR="0" wp14:anchorId="1F5D401E" wp14:editId="4DBE6C01">
            <wp:extent cx="3733800" cy="1131931"/>
            <wp:effectExtent l="0" t="0" r="0" b="0"/>
            <wp:docPr id="1978033564" name="Picture 197803356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33564" name="Picture 1978033564" descr="A picture containing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2328" cy="1137548"/>
                    </a:xfrm>
                    <a:prstGeom prst="rect">
                      <a:avLst/>
                    </a:prstGeom>
                    <a:noFill/>
                    <a:ln>
                      <a:noFill/>
                    </a:ln>
                  </pic:spPr>
                </pic:pic>
              </a:graphicData>
            </a:graphic>
          </wp:inline>
        </w:drawing>
      </w:r>
    </w:p>
    <w:p w14:paraId="29CDEA1F" w14:textId="541DF925" w:rsidR="00CC1A91" w:rsidRDefault="002449A2" w:rsidP="002449A2">
      <w:pPr>
        <w:pStyle w:val="Caption"/>
        <w:jc w:val="center"/>
        <w:rPr>
          <w:lang w:val="en-US"/>
        </w:rPr>
      </w:pPr>
      <w:bookmarkStart w:id="43" w:name="_Toc104318975"/>
      <w:r>
        <w:t xml:space="preserve">Hình </w:t>
      </w:r>
      <w:r>
        <w:fldChar w:fldCharType="begin"/>
      </w:r>
      <w:r>
        <w:instrText xml:space="preserve"> SEQ Hình \* ARABIC </w:instrText>
      </w:r>
      <w:r>
        <w:fldChar w:fldCharType="separate"/>
      </w:r>
      <w:r w:rsidR="007E2D0F">
        <w:rPr>
          <w:noProof/>
        </w:rPr>
        <w:t>17</w:t>
      </w:r>
      <w:r>
        <w:fldChar w:fldCharType="end"/>
      </w:r>
      <w:r w:rsidRPr="008B2F3F">
        <w:t xml:space="preserve">: Sơ đồ Use case </w:t>
      </w:r>
      <w:r>
        <w:rPr>
          <w:lang w:val="en-US"/>
        </w:rPr>
        <w:t>Xem thông tin của Nhân viên pha chế</w:t>
      </w:r>
      <w:bookmarkEnd w:id="43"/>
    </w:p>
    <w:p w14:paraId="1398EB35" w14:textId="77777777" w:rsidR="00CC1A91" w:rsidRDefault="00CC1A91" w:rsidP="00CC1A91">
      <w:pPr>
        <w:jc w:val="center"/>
        <w:rPr>
          <w:lang w:val="en-US"/>
        </w:rPr>
      </w:pPr>
    </w:p>
    <w:p w14:paraId="230826A5" w14:textId="77777777" w:rsidR="00CC1A91" w:rsidRDefault="00CC1A91" w:rsidP="00CC1A91">
      <w:pPr>
        <w:jc w:val="center"/>
        <w:rPr>
          <w:lang w:val="en-US"/>
        </w:rPr>
      </w:pPr>
    </w:p>
    <w:p w14:paraId="1DF57F29" w14:textId="77777777" w:rsidR="002449A2" w:rsidRDefault="00CC1A91" w:rsidP="002449A2">
      <w:pPr>
        <w:keepNext/>
        <w:jc w:val="center"/>
      </w:pPr>
      <w:r>
        <w:rPr>
          <w:noProof/>
        </w:rPr>
        <w:lastRenderedPageBreak/>
        <w:drawing>
          <wp:inline distT="0" distB="0" distL="0" distR="0" wp14:anchorId="30BD2CE4" wp14:editId="740209D5">
            <wp:extent cx="5943600" cy="2785110"/>
            <wp:effectExtent l="0" t="0" r="0" b="0"/>
            <wp:docPr id="1978033565" name="Picture 197803356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33565" name="Picture 1978033565" descr="Diagram&#10;&#10;Description automatically generated with low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85110"/>
                    </a:xfrm>
                    <a:prstGeom prst="rect">
                      <a:avLst/>
                    </a:prstGeom>
                    <a:noFill/>
                    <a:ln>
                      <a:noFill/>
                    </a:ln>
                  </pic:spPr>
                </pic:pic>
              </a:graphicData>
            </a:graphic>
          </wp:inline>
        </w:drawing>
      </w:r>
    </w:p>
    <w:p w14:paraId="0BE8A8D7" w14:textId="408FD40F" w:rsidR="002449A2" w:rsidRDefault="002449A2" w:rsidP="002449A2">
      <w:pPr>
        <w:pStyle w:val="Caption"/>
        <w:jc w:val="center"/>
      </w:pPr>
      <w:bookmarkStart w:id="44" w:name="_Toc104318976"/>
      <w:r>
        <w:t xml:space="preserve">Hình </w:t>
      </w:r>
      <w:r>
        <w:fldChar w:fldCharType="begin"/>
      </w:r>
      <w:r>
        <w:instrText xml:space="preserve"> SEQ Hình \* ARABIC </w:instrText>
      </w:r>
      <w:r>
        <w:fldChar w:fldCharType="separate"/>
      </w:r>
      <w:r w:rsidR="007E2D0F">
        <w:rPr>
          <w:noProof/>
        </w:rPr>
        <w:t>18</w:t>
      </w:r>
      <w:r>
        <w:fldChar w:fldCharType="end"/>
      </w:r>
      <w:r w:rsidRPr="00B33319">
        <w:t xml:space="preserve">: Sơ đồ Use case </w:t>
      </w:r>
      <w:r w:rsidRPr="002449A2">
        <w:t>Quản lý kho hàng của Nhân viên pha chế</w:t>
      </w:r>
      <w:bookmarkEnd w:id="44"/>
    </w:p>
    <w:p w14:paraId="1503D315" w14:textId="321560BA" w:rsidR="00CC1A91" w:rsidRPr="002449A2" w:rsidRDefault="002449A2" w:rsidP="002449A2">
      <w:pPr>
        <w:rPr>
          <w:i/>
          <w:iCs/>
          <w:color w:val="44546A" w:themeColor="text2"/>
          <w:sz w:val="18"/>
          <w:szCs w:val="18"/>
        </w:rPr>
      </w:pPr>
      <w:r>
        <w:br w:type="page"/>
      </w:r>
    </w:p>
    <w:p w14:paraId="20B18FE9" w14:textId="77777777" w:rsidR="002449A2" w:rsidRDefault="00CC1A91" w:rsidP="002449A2">
      <w:pPr>
        <w:keepNext/>
        <w:jc w:val="center"/>
      </w:pPr>
      <w:r>
        <w:rPr>
          <w:noProof/>
        </w:rPr>
        <w:lastRenderedPageBreak/>
        <w:drawing>
          <wp:inline distT="0" distB="0" distL="0" distR="0" wp14:anchorId="129AD74B" wp14:editId="5E514AA4">
            <wp:extent cx="4895850" cy="2787360"/>
            <wp:effectExtent l="0" t="0" r="0" b="0"/>
            <wp:docPr id="1978033566" name="Picture 1978033566" descr="Graphical user interface,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33566" name="Picture 1978033566" descr="Graphical user interface, chart, funnel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7910" cy="2794226"/>
                    </a:xfrm>
                    <a:prstGeom prst="rect">
                      <a:avLst/>
                    </a:prstGeom>
                    <a:noFill/>
                    <a:ln>
                      <a:noFill/>
                    </a:ln>
                  </pic:spPr>
                </pic:pic>
              </a:graphicData>
            </a:graphic>
          </wp:inline>
        </w:drawing>
      </w:r>
    </w:p>
    <w:p w14:paraId="1DE76BD3" w14:textId="5856D377" w:rsidR="00CC1A91" w:rsidRPr="002449A2" w:rsidRDefault="002449A2" w:rsidP="002449A2">
      <w:pPr>
        <w:pStyle w:val="Caption"/>
        <w:jc w:val="center"/>
      </w:pPr>
      <w:bookmarkStart w:id="45" w:name="_Toc104318977"/>
      <w:r>
        <w:t xml:space="preserve">Hình </w:t>
      </w:r>
      <w:r>
        <w:fldChar w:fldCharType="begin"/>
      </w:r>
      <w:r>
        <w:instrText xml:space="preserve"> SEQ Hình \* ARABIC </w:instrText>
      </w:r>
      <w:r>
        <w:fldChar w:fldCharType="separate"/>
      </w:r>
      <w:r w:rsidR="007E2D0F">
        <w:rPr>
          <w:noProof/>
        </w:rPr>
        <w:t>19</w:t>
      </w:r>
      <w:r>
        <w:fldChar w:fldCharType="end"/>
      </w:r>
      <w:r w:rsidRPr="00B83041">
        <w:t xml:space="preserve">: Sơ đồ Use case </w:t>
      </w:r>
      <w:r w:rsidRPr="002449A2">
        <w:t>Cài đặt của Nhân viên pha chế</w:t>
      </w:r>
      <w:bookmarkEnd w:id="45"/>
    </w:p>
    <w:p w14:paraId="4EB93B81" w14:textId="2C277E91" w:rsidR="00E810AA" w:rsidRDefault="00E810AA" w:rsidP="00E810AA">
      <w:pPr>
        <w:pStyle w:val="Heading3"/>
        <w:ind w:left="1080" w:hanging="360"/>
        <w:rPr>
          <w:b/>
          <w:bCs/>
          <w:color w:val="9B644F"/>
          <w:sz w:val="26"/>
          <w:szCs w:val="26"/>
          <w:lang w:val="en-US"/>
        </w:rPr>
      </w:pPr>
      <w:bookmarkStart w:id="46" w:name="_Toc105096022"/>
      <w:r w:rsidRPr="00E810AA">
        <w:rPr>
          <w:b/>
          <w:bCs/>
          <w:color w:val="9B644F"/>
          <w:sz w:val="26"/>
          <w:szCs w:val="26"/>
          <w:lang w:val="en-US"/>
        </w:rPr>
        <w:t xml:space="preserve">Nhân viên </w:t>
      </w:r>
      <w:r w:rsidR="00B8777C">
        <w:rPr>
          <w:b/>
          <w:bCs/>
          <w:color w:val="9B644F"/>
          <w:sz w:val="26"/>
          <w:szCs w:val="26"/>
          <w:lang w:val="en-US"/>
        </w:rPr>
        <w:t>t</w:t>
      </w:r>
      <w:r w:rsidRPr="00E810AA">
        <w:rPr>
          <w:b/>
          <w:bCs/>
          <w:color w:val="9B644F"/>
          <w:sz w:val="26"/>
          <w:szCs w:val="26"/>
          <w:lang w:val="en-US"/>
        </w:rPr>
        <w:t>hu ngân</w:t>
      </w:r>
      <w:bookmarkEnd w:id="46"/>
    </w:p>
    <w:p w14:paraId="4CD7335D" w14:textId="77777777" w:rsidR="00CC1A91" w:rsidRDefault="00CC1A91" w:rsidP="00CC1A91">
      <w:pPr>
        <w:rPr>
          <w:lang w:val="en-US"/>
        </w:rPr>
      </w:pPr>
    </w:p>
    <w:p w14:paraId="3FF40637" w14:textId="77777777" w:rsidR="00602E2E" w:rsidRDefault="00CC1A91" w:rsidP="00602E2E">
      <w:pPr>
        <w:keepNext/>
        <w:jc w:val="center"/>
      </w:pPr>
      <w:r>
        <w:rPr>
          <w:noProof/>
        </w:rPr>
        <w:drawing>
          <wp:inline distT="0" distB="0" distL="0" distR="0" wp14:anchorId="08A9D7C1" wp14:editId="22E6BC38">
            <wp:extent cx="5943600" cy="2941320"/>
            <wp:effectExtent l="0" t="0" r="0" b="0"/>
            <wp:docPr id="1978033567" name="Picture 1978033567" descr="Graphical user interface, chart, application,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33567" name="Picture 1978033567" descr="Graphical user interface, chart, application, funnel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p>
    <w:p w14:paraId="2F512770" w14:textId="570C3107" w:rsidR="00CC1A91" w:rsidRPr="00602E2E" w:rsidRDefault="00602E2E" w:rsidP="00602E2E">
      <w:pPr>
        <w:pStyle w:val="Caption"/>
        <w:jc w:val="center"/>
      </w:pPr>
      <w:bookmarkStart w:id="47" w:name="_Toc104318978"/>
      <w:r>
        <w:t xml:space="preserve">Hình </w:t>
      </w:r>
      <w:r>
        <w:fldChar w:fldCharType="begin"/>
      </w:r>
      <w:r>
        <w:instrText xml:space="preserve"> SEQ Hình \* ARABIC </w:instrText>
      </w:r>
      <w:r>
        <w:fldChar w:fldCharType="separate"/>
      </w:r>
      <w:r w:rsidR="007E2D0F">
        <w:rPr>
          <w:noProof/>
        </w:rPr>
        <w:t>20</w:t>
      </w:r>
      <w:r>
        <w:fldChar w:fldCharType="end"/>
      </w:r>
      <w:r w:rsidRPr="00446808">
        <w:t xml:space="preserve">: Sơ đồ Use case </w:t>
      </w:r>
      <w:r w:rsidRPr="00602E2E">
        <w:t>Đăng nhập của Nhân viên thu ngân</w:t>
      </w:r>
      <w:bookmarkEnd w:id="47"/>
    </w:p>
    <w:p w14:paraId="1729C17B" w14:textId="77777777" w:rsidR="00CC1A91" w:rsidRPr="00602E2E" w:rsidRDefault="00CC1A91" w:rsidP="00CC1A91"/>
    <w:p w14:paraId="191AFDE5" w14:textId="77777777" w:rsidR="00CC1A91" w:rsidRPr="00602E2E" w:rsidRDefault="00CC1A91" w:rsidP="00CC1A91"/>
    <w:p w14:paraId="3B9A70A5" w14:textId="03441199" w:rsidR="00602E2E" w:rsidRDefault="00602E2E" w:rsidP="00602E2E">
      <w:pPr>
        <w:keepNext/>
        <w:jc w:val="center"/>
      </w:pPr>
    </w:p>
    <w:p w14:paraId="6CDAC4F7" w14:textId="77777777" w:rsidR="00634171" w:rsidRDefault="00634171" w:rsidP="00634171">
      <w:pPr>
        <w:keepNext/>
        <w:jc w:val="center"/>
      </w:pPr>
      <w:r>
        <w:rPr>
          <w:noProof/>
        </w:rPr>
        <w:drawing>
          <wp:inline distT="0" distB="0" distL="0" distR="0" wp14:anchorId="2DA7456F" wp14:editId="680FAF2B">
            <wp:extent cx="3895725" cy="1205624"/>
            <wp:effectExtent l="0" t="0" r="0" b="0"/>
            <wp:docPr id="1978033571" name="Picture 1978033571"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33571" name="Picture 1978033571" descr="A picture containing text, night sky&#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6654" cy="1212101"/>
                    </a:xfrm>
                    <a:prstGeom prst="rect">
                      <a:avLst/>
                    </a:prstGeom>
                    <a:noFill/>
                    <a:ln>
                      <a:noFill/>
                    </a:ln>
                  </pic:spPr>
                </pic:pic>
              </a:graphicData>
            </a:graphic>
          </wp:inline>
        </w:drawing>
      </w:r>
    </w:p>
    <w:p w14:paraId="2858B02E" w14:textId="3B6C1257" w:rsidR="00CC1A91" w:rsidRDefault="00634171" w:rsidP="00634171">
      <w:pPr>
        <w:pStyle w:val="Caption"/>
        <w:jc w:val="center"/>
        <w:rPr>
          <w:lang w:val="en-US"/>
        </w:rPr>
      </w:pPr>
      <w:bookmarkStart w:id="48" w:name="_Toc104318979"/>
      <w:r>
        <w:t xml:space="preserve">Hình </w:t>
      </w:r>
      <w:r>
        <w:fldChar w:fldCharType="begin"/>
      </w:r>
      <w:r>
        <w:instrText xml:space="preserve"> SEQ Hình \* ARABIC </w:instrText>
      </w:r>
      <w:r>
        <w:fldChar w:fldCharType="separate"/>
      </w:r>
      <w:r w:rsidR="007E2D0F">
        <w:rPr>
          <w:noProof/>
        </w:rPr>
        <w:t>21</w:t>
      </w:r>
      <w:r>
        <w:fldChar w:fldCharType="end"/>
      </w:r>
      <w:r>
        <w:rPr>
          <w:lang w:val="en-US"/>
        </w:rPr>
        <w:t>: Sơ đồ Use case Xem thông tin của Thu ngân</w:t>
      </w:r>
      <w:bookmarkEnd w:id="48"/>
    </w:p>
    <w:p w14:paraId="11FF0481" w14:textId="77777777" w:rsidR="00CC1A91" w:rsidRDefault="00CC1A91" w:rsidP="00CC1A91">
      <w:pPr>
        <w:jc w:val="center"/>
        <w:rPr>
          <w:lang w:val="en-US"/>
        </w:rPr>
      </w:pPr>
    </w:p>
    <w:p w14:paraId="05DDBCFB" w14:textId="77777777" w:rsidR="007E2D0F" w:rsidRDefault="00CC1A91" w:rsidP="007E2D0F">
      <w:pPr>
        <w:keepNext/>
        <w:jc w:val="center"/>
      </w:pPr>
      <w:r>
        <w:rPr>
          <w:noProof/>
        </w:rPr>
        <w:drawing>
          <wp:inline distT="0" distB="0" distL="0" distR="0" wp14:anchorId="62FBADA8" wp14:editId="30B85367">
            <wp:extent cx="5808518" cy="2867025"/>
            <wp:effectExtent l="0" t="0" r="1905" b="0"/>
            <wp:docPr id="1978033569" name="Picture 197803356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33569" name="Picture 1978033569" descr="A picture containing graphical user interfac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12773" cy="2869125"/>
                    </a:xfrm>
                    <a:prstGeom prst="rect">
                      <a:avLst/>
                    </a:prstGeom>
                    <a:noFill/>
                    <a:ln>
                      <a:noFill/>
                    </a:ln>
                  </pic:spPr>
                </pic:pic>
              </a:graphicData>
            </a:graphic>
          </wp:inline>
        </w:drawing>
      </w:r>
    </w:p>
    <w:p w14:paraId="6464FC9D" w14:textId="372CA791" w:rsidR="00CC1A91" w:rsidRPr="007E2D0F" w:rsidRDefault="007E2D0F" w:rsidP="007E2D0F">
      <w:pPr>
        <w:pStyle w:val="Caption"/>
        <w:jc w:val="center"/>
      </w:pPr>
      <w:bookmarkStart w:id="49" w:name="_Toc104318980"/>
      <w:r>
        <w:t xml:space="preserve">Hình </w:t>
      </w:r>
      <w:r>
        <w:fldChar w:fldCharType="begin"/>
      </w:r>
      <w:r>
        <w:instrText xml:space="preserve"> SEQ Hình \* ARABIC </w:instrText>
      </w:r>
      <w:r>
        <w:fldChar w:fldCharType="separate"/>
      </w:r>
      <w:r>
        <w:rPr>
          <w:noProof/>
        </w:rPr>
        <w:t>22</w:t>
      </w:r>
      <w:r>
        <w:fldChar w:fldCharType="end"/>
      </w:r>
      <w:r w:rsidRPr="007E2D0F">
        <w:t>: Sơ đồ Use case Quản lý đơn hàng của Thu ngân</w:t>
      </w:r>
      <w:bookmarkEnd w:id="49"/>
    </w:p>
    <w:p w14:paraId="3D471E03" w14:textId="77777777" w:rsidR="00CC1A91" w:rsidRPr="007E2D0F" w:rsidRDefault="00CC1A91" w:rsidP="00CC1A91"/>
    <w:p w14:paraId="2DEF574A" w14:textId="77777777" w:rsidR="007E2D0F" w:rsidRDefault="00CC1A91" w:rsidP="007E2D0F">
      <w:pPr>
        <w:keepNext/>
        <w:jc w:val="center"/>
      </w:pPr>
      <w:r>
        <w:rPr>
          <w:noProof/>
        </w:rPr>
        <w:lastRenderedPageBreak/>
        <w:drawing>
          <wp:inline distT="0" distB="0" distL="0" distR="0" wp14:anchorId="109ACE61" wp14:editId="76874BE3">
            <wp:extent cx="5162550" cy="2939201"/>
            <wp:effectExtent l="0" t="0" r="0" b="0"/>
            <wp:docPr id="1978033570" name="Picture 1978033570" descr="Graphical user interface,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33570" name="Picture 1978033570" descr="Graphical user interface, chart, funnel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1862" cy="2944503"/>
                    </a:xfrm>
                    <a:prstGeom prst="rect">
                      <a:avLst/>
                    </a:prstGeom>
                    <a:noFill/>
                    <a:ln>
                      <a:noFill/>
                    </a:ln>
                  </pic:spPr>
                </pic:pic>
              </a:graphicData>
            </a:graphic>
          </wp:inline>
        </w:drawing>
      </w:r>
    </w:p>
    <w:p w14:paraId="7702DD9A" w14:textId="20DFBE74" w:rsidR="00CC1A91" w:rsidRPr="00CC1A91" w:rsidRDefault="007E2D0F" w:rsidP="007E2D0F">
      <w:pPr>
        <w:pStyle w:val="Caption"/>
        <w:jc w:val="center"/>
        <w:rPr>
          <w:lang w:val="en-US"/>
        </w:rPr>
      </w:pPr>
      <w:bookmarkStart w:id="50" w:name="_Toc104318981"/>
      <w:r>
        <w:t xml:space="preserve">Hình </w:t>
      </w:r>
      <w:r>
        <w:fldChar w:fldCharType="begin"/>
      </w:r>
      <w:r>
        <w:instrText xml:space="preserve"> SEQ Hình \* ARABIC </w:instrText>
      </w:r>
      <w:r>
        <w:fldChar w:fldCharType="separate"/>
      </w:r>
      <w:r>
        <w:rPr>
          <w:noProof/>
        </w:rPr>
        <w:t>23</w:t>
      </w:r>
      <w:r>
        <w:fldChar w:fldCharType="end"/>
      </w:r>
      <w:r>
        <w:rPr>
          <w:lang w:val="en-US"/>
        </w:rPr>
        <w:t>: Sơ đồ Use case Cài đặt của Thu ngân</w:t>
      </w:r>
      <w:bookmarkEnd w:id="50"/>
    </w:p>
    <w:p w14:paraId="0AE1C31B" w14:textId="2E3E6AD8" w:rsidR="00F95678" w:rsidRDefault="00F95678" w:rsidP="00682B5D">
      <w:pPr>
        <w:pStyle w:val="Heading2"/>
        <w:ind w:hanging="450"/>
        <w:rPr>
          <w:b/>
          <w:bCs/>
          <w:color w:val="506CF7"/>
          <w:sz w:val="28"/>
          <w:szCs w:val="28"/>
        </w:rPr>
      </w:pPr>
      <w:bookmarkStart w:id="51" w:name="_Toc95847747"/>
      <w:bookmarkStart w:id="52" w:name="_Toc105096023"/>
      <w:r w:rsidRPr="00100399">
        <w:rPr>
          <w:b/>
          <w:bCs/>
          <w:color w:val="506CF7"/>
          <w:sz w:val="28"/>
          <w:szCs w:val="28"/>
        </w:rPr>
        <w:t>Bảng Đặc Tả Use Cas</w:t>
      </w:r>
      <w:bookmarkEnd w:id="51"/>
      <w:r w:rsidRPr="00100399">
        <w:rPr>
          <w:b/>
          <w:bCs/>
          <w:color w:val="506CF7"/>
          <w:sz w:val="28"/>
          <w:szCs w:val="28"/>
        </w:rPr>
        <w:t>e</w:t>
      </w:r>
      <w:bookmarkEnd w:id="52"/>
    </w:p>
    <w:p w14:paraId="2BEC8195" w14:textId="01AB8071" w:rsidR="00A66D07" w:rsidRPr="00A66D07" w:rsidRDefault="00A66D07" w:rsidP="00A66D07">
      <w:r>
        <w:br w:type="page"/>
      </w:r>
    </w:p>
    <w:tbl>
      <w:tblPr>
        <w:tblStyle w:val="TableGrid"/>
        <w:tblW w:w="0" w:type="auto"/>
        <w:tblInd w:w="720" w:type="dxa"/>
        <w:tblLook w:val="04A0" w:firstRow="1" w:lastRow="0" w:firstColumn="1" w:lastColumn="0" w:noHBand="0" w:noVBand="1"/>
      </w:tblPr>
      <w:tblGrid>
        <w:gridCol w:w="4338"/>
        <w:gridCol w:w="4292"/>
      </w:tblGrid>
      <w:tr w:rsidR="00F95678" w:rsidRPr="005B414D" w14:paraId="2221FBCC" w14:textId="77777777" w:rsidTr="005A5F40">
        <w:tc>
          <w:tcPr>
            <w:tcW w:w="8630" w:type="dxa"/>
            <w:gridSpan w:val="2"/>
            <w:shd w:val="clear" w:color="auto" w:fill="506CF7"/>
          </w:tcPr>
          <w:p w14:paraId="120698D6" w14:textId="77777777" w:rsidR="00F95678" w:rsidRPr="005A5F40" w:rsidRDefault="00F95678" w:rsidP="00C510CB">
            <w:pPr>
              <w:spacing w:before="60" w:after="60" w:line="264" w:lineRule="auto"/>
              <w:jc w:val="center"/>
              <w:rPr>
                <w:sz w:val="30"/>
                <w:szCs w:val="30"/>
                <w:lang w:val="en-US"/>
              </w:rPr>
            </w:pPr>
            <w:r w:rsidRPr="005A5F40">
              <w:rPr>
                <w:b/>
                <w:bCs/>
                <w:color w:val="FFFFFF" w:themeColor="background1"/>
                <w:sz w:val="30"/>
                <w:szCs w:val="30"/>
                <w:lang w:val="en-US"/>
              </w:rPr>
              <w:lastRenderedPageBreak/>
              <w:t>ĐĂNG NHẬP</w:t>
            </w:r>
          </w:p>
        </w:tc>
      </w:tr>
      <w:tr w:rsidR="00F95678" w:rsidRPr="005B414D" w14:paraId="2528F9D8" w14:textId="77777777" w:rsidTr="005A5F40">
        <w:tc>
          <w:tcPr>
            <w:tcW w:w="4338" w:type="dxa"/>
          </w:tcPr>
          <w:p w14:paraId="0CC5817A" w14:textId="77777777" w:rsidR="00F95678" w:rsidRPr="005A5F40" w:rsidRDefault="00F95678" w:rsidP="00C510CB">
            <w:pPr>
              <w:spacing w:before="60" w:after="60" w:line="264" w:lineRule="auto"/>
              <w:rPr>
                <w:sz w:val="26"/>
                <w:szCs w:val="26"/>
              </w:rPr>
            </w:pPr>
            <w:r w:rsidRPr="005A5F40">
              <w:rPr>
                <w:sz w:val="26"/>
                <w:szCs w:val="26"/>
              </w:rPr>
              <w:t>Tác nhân</w:t>
            </w:r>
          </w:p>
        </w:tc>
        <w:tc>
          <w:tcPr>
            <w:tcW w:w="4292" w:type="dxa"/>
          </w:tcPr>
          <w:p w14:paraId="1004D9EC" w14:textId="77777777" w:rsidR="00F95678" w:rsidRPr="005A5F40" w:rsidRDefault="00F95678" w:rsidP="00C510CB">
            <w:pPr>
              <w:spacing w:before="60" w:after="60"/>
              <w:rPr>
                <w:sz w:val="26"/>
                <w:szCs w:val="26"/>
                <w:lang w:val="en-US"/>
              </w:rPr>
            </w:pPr>
            <w:r w:rsidRPr="005A5F40">
              <w:rPr>
                <w:sz w:val="26"/>
                <w:szCs w:val="26"/>
                <w:lang w:val="en-US"/>
              </w:rPr>
              <w:t>Tất cả tác nhân.</w:t>
            </w:r>
          </w:p>
        </w:tc>
      </w:tr>
      <w:tr w:rsidR="00F95678" w:rsidRPr="0063753D" w14:paraId="2A6FFFC8" w14:textId="77777777" w:rsidTr="005A5F40">
        <w:tc>
          <w:tcPr>
            <w:tcW w:w="4338" w:type="dxa"/>
          </w:tcPr>
          <w:p w14:paraId="30059568" w14:textId="77777777" w:rsidR="00F95678" w:rsidRPr="005A5F40" w:rsidRDefault="00F95678" w:rsidP="00C510CB">
            <w:pPr>
              <w:spacing w:before="60" w:after="60" w:line="264" w:lineRule="auto"/>
              <w:rPr>
                <w:sz w:val="26"/>
                <w:szCs w:val="26"/>
              </w:rPr>
            </w:pPr>
            <w:r w:rsidRPr="005A5F40">
              <w:rPr>
                <w:sz w:val="26"/>
                <w:szCs w:val="26"/>
              </w:rPr>
              <w:t xml:space="preserve">Mô tả chung </w:t>
            </w:r>
          </w:p>
        </w:tc>
        <w:tc>
          <w:tcPr>
            <w:tcW w:w="4292" w:type="dxa"/>
          </w:tcPr>
          <w:p w14:paraId="61418AA0" w14:textId="77777777" w:rsidR="00F95678" w:rsidRPr="005A5F40" w:rsidRDefault="00F95678" w:rsidP="00C510CB">
            <w:pPr>
              <w:spacing w:before="60" w:after="60"/>
              <w:rPr>
                <w:sz w:val="26"/>
                <w:szCs w:val="26"/>
              </w:rPr>
            </w:pPr>
            <w:r w:rsidRPr="005A5F40">
              <w:rPr>
                <w:sz w:val="26"/>
                <w:szCs w:val="26"/>
              </w:rPr>
              <w:t>Là chức năng để các tác nhân đăng nhập vào hệ thống quản lý.</w:t>
            </w:r>
          </w:p>
        </w:tc>
      </w:tr>
      <w:tr w:rsidR="00F95678" w:rsidRPr="0098327C" w14:paraId="442AB88F" w14:textId="77777777" w:rsidTr="005A5F40">
        <w:tc>
          <w:tcPr>
            <w:tcW w:w="4338" w:type="dxa"/>
          </w:tcPr>
          <w:p w14:paraId="25B46576" w14:textId="77777777" w:rsidR="00F95678" w:rsidRPr="005A5F40" w:rsidRDefault="00F95678" w:rsidP="00C510CB">
            <w:pPr>
              <w:spacing w:before="60" w:after="60" w:line="264" w:lineRule="auto"/>
              <w:rPr>
                <w:sz w:val="26"/>
                <w:szCs w:val="26"/>
              </w:rPr>
            </w:pPr>
            <w:r w:rsidRPr="005A5F40">
              <w:rPr>
                <w:sz w:val="26"/>
                <w:szCs w:val="26"/>
              </w:rPr>
              <w:t>Dòng sự kiện</w:t>
            </w:r>
          </w:p>
        </w:tc>
        <w:tc>
          <w:tcPr>
            <w:tcW w:w="4292" w:type="dxa"/>
          </w:tcPr>
          <w:p w14:paraId="14A5367D" w14:textId="77777777" w:rsidR="00F95678" w:rsidRPr="005A5F40" w:rsidRDefault="00F95678" w:rsidP="00C510CB">
            <w:pPr>
              <w:spacing w:before="60" w:after="60"/>
              <w:rPr>
                <w:b/>
                <w:bCs/>
                <w:sz w:val="26"/>
                <w:szCs w:val="26"/>
              </w:rPr>
            </w:pPr>
            <w:r w:rsidRPr="005A5F40">
              <w:rPr>
                <w:sz w:val="26"/>
                <w:szCs w:val="26"/>
              </w:rPr>
              <w:t xml:space="preserve">- </w:t>
            </w:r>
            <w:r w:rsidRPr="005A5F40">
              <w:rPr>
                <w:b/>
                <w:bCs/>
                <w:sz w:val="26"/>
                <w:szCs w:val="26"/>
              </w:rPr>
              <w:t>Dòng sự kiện chính:</w:t>
            </w:r>
          </w:p>
          <w:p w14:paraId="21280BFD" w14:textId="77777777" w:rsidR="00F95678" w:rsidRPr="005A5F40" w:rsidRDefault="00F95678" w:rsidP="00C510CB">
            <w:pPr>
              <w:spacing w:before="60" w:after="60" w:line="264" w:lineRule="auto"/>
              <w:rPr>
                <w:sz w:val="26"/>
                <w:szCs w:val="26"/>
              </w:rPr>
            </w:pPr>
            <w:r w:rsidRPr="005A5F40">
              <w:rPr>
                <w:sz w:val="26"/>
                <w:szCs w:val="26"/>
              </w:rPr>
              <w:t>Use Case này bắt đầu khi một tác nhân muốn đăng nhập vào hệ thống.</w:t>
            </w:r>
          </w:p>
          <w:p w14:paraId="1860B3B1" w14:textId="77777777" w:rsidR="00F95678" w:rsidRPr="005A5F40" w:rsidRDefault="00F95678" w:rsidP="00C510CB">
            <w:pPr>
              <w:spacing w:before="60" w:after="60" w:line="264" w:lineRule="auto"/>
              <w:rPr>
                <w:sz w:val="26"/>
                <w:szCs w:val="26"/>
              </w:rPr>
            </w:pPr>
            <w:r w:rsidRPr="005A5F40">
              <w:rPr>
                <w:sz w:val="26"/>
                <w:szCs w:val="26"/>
              </w:rPr>
              <w:t>Hệ thống yêu cầu nhập tên tài khoản và mật khẩu.</w:t>
            </w:r>
            <w:r w:rsidRPr="005A5F40">
              <w:rPr>
                <w:sz w:val="26"/>
                <w:szCs w:val="26"/>
              </w:rPr>
              <w:tab/>
            </w:r>
          </w:p>
          <w:p w14:paraId="50DA4B6A" w14:textId="77777777" w:rsidR="00F95678" w:rsidRPr="005A5F40" w:rsidRDefault="00F95678" w:rsidP="00C510CB">
            <w:pPr>
              <w:spacing w:before="60" w:after="60" w:line="264" w:lineRule="auto"/>
              <w:rPr>
                <w:sz w:val="26"/>
                <w:szCs w:val="26"/>
              </w:rPr>
            </w:pPr>
            <w:r w:rsidRPr="005A5F40">
              <w:rPr>
                <w:sz w:val="26"/>
                <w:szCs w:val="26"/>
              </w:rPr>
              <w:t>Người dùng nhập tên tài khoản và mật khẩu.</w:t>
            </w:r>
          </w:p>
          <w:p w14:paraId="618C1199" w14:textId="77777777" w:rsidR="00F95678" w:rsidRPr="005A5F40" w:rsidRDefault="00F95678" w:rsidP="00C510CB">
            <w:pPr>
              <w:spacing w:before="60" w:after="60" w:line="264" w:lineRule="auto"/>
              <w:rPr>
                <w:sz w:val="26"/>
                <w:szCs w:val="26"/>
              </w:rPr>
            </w:pPr>
            <w:r w:rsidRPr="005A5F40">
              <w:rPr>
                <w:sz w:val="26"/>
                <w:szCs w:val="26"/>
              </w:rPr>
              <w:t>Hệ thống kiểm tra tên tài khoản và mật khẩu mà người dùng đã nhập và cho phép đăng nhập vào hệ thống, use case kết thúc.</w:t>
            </w:r>
          </w:p>
          <w:p w14:paraId="558C1098" w14:textId="77777777" w:rsidR="00F95678" w:rsidRPr="005A5F40" w:rsidRDefault="00F95678" w:rsidP="00C510CB">
            <w:pPr>
              <w:spacing w:before="60" w:after="60" w:line="312" w:lineRule="auto"/>
              <w:rPr>
                <w:b/>
                <w:bCs/>
                <w:sz w:val="26"/>
                <w:szCs w:val="26"/>
              </w:rPr>
            </w:pPr>
            <w:r w:rsidRPr="005A5F40">
              <w:rPr>
                <w:sz w:val="26"/>
                <w:szCs w:val="26"/>
              </w:rPr>
              <w:t xml:space="preserve">- </w:t>
            </w:r>
            <w:r w:rsidRPr="005A5F40">
              <w:rPr>
                <w:b/>
                <w:bCs/>
                <w:sz w:val="26"/>
                <w:szCs w:val="26"/>
              </w:rPr>
              <w:t>Dòng sự kiện khác:</w:t>
            </w:r>
          </w:p>
          <w:p w14:paraId="79657447" w14:textId="77777777" w:rsidR="00F95678" w:rsidRPr="005A5F40" w:rsidRDefault="00F95678" w:rsidP="00C510CB">
            <w:pPr>
              <w:spacing w:before="60" w:after="60" w:line="264" w:lineRule="auto"/>
              <w:rPr>
                <w:b/>
                <w:bCs/>
                <w:sz w:val="26"/>
                <w:szCs w:val="26"/>
              </w:rPr>
            </w:pPr>
            <w:r w:rsidRPr="005A5F40">
              <w:rPr>
                <w:sz w:val="26"/>
                <w:szCs w:val="26"/>
              </w:rPr>
              <w:t>Nếu dòng sự kiện chính tác nhân nhập tên hoặc mật khẩu sai thì hệ thống sẽ báo lỗi. Tác nhân có thể quay trở về đầu dòng sự kiện hoặc hủy bỏ việc đăng nhập. Lúc này use case đã kết thúc.</w:t>
            </w:r>
          </w:p>
        </w:tc>
      </w:tr>
      <w:tr w:rsidR="00F95678" w:rsidRPr="0098327C" w14:paraId="294D3BB4" w14:textId="77777777" w:rsidTr="005A5F40">
        <w:tc>
          <w:tcPr>
            <w:tcW w:w="4338" w:type="dxa"/>
          </w:tcPr>
          <w:p w14:paraId="35F72E07" w14:textId="77777777" w:rsidR="00F95678" w:rsidRPr="005A5F40" w:rsidRDefault="00F95678" w:rsidP="00C510CB">
            <w:pPr>
              <w:spacing w:before="60" w:after="60" w:line="264" w:lineRule="auto"/>
              <w:rPr>
                <w:sz w:val="26"/>
                <w:szCs w:val="26"/>
              </w:rPr>
            </w:pPr>
            <w:r w:rsidRPr="005A5F40">
              <w:rPr>
                <w:sz w:val="26"/>
                <w:szCs w:val="26"/>
              </w:rPr>
              <w:t>Yêu cầu đặc biệt</w:t>
            </w:r>
          </w:p>
        </w:tc>
        <w:tc>
          <w:tcPr>
            <w:tcW w:w="4292" w:type="dxa"/>
          </w:tcPr>
          <w:p w14:paraId="66AD817B" w14:textId="77777777" w:rsidR="00F95678" w:rsidRPr="005A5F40" w:rsidRDefault="00F95678" w:rsidP="00C510CB">
            <w:pPr>
              <w:spacing w:before="60" w:after="60" w:line="264" w:lineRule="auto"/>
              <w:rPr>
                <w:sz w:val="26"/>
                <w:szCs w:val="26"/>
              </w:rPr>
            </w:pPr>
            <w:r w:rsidRPr="005A5F40">
              <w:rPr>
                <w:sz w:val="26"/>
                <w:szCs w:val="26"/>
              </w:rPr>
              <w:t>Để đảm bảo cho hệ thống an toàn. Tác nhân chỉ được nhập tên và mật khẩu 3 lần. Sau đó hệ thống tự động kết thúc use case.</w:t>
            </w:r>
          </w:p>
        </w:tc>
      </w:tr>
      <w:tr w:rsidR="00F95678" w:rsidRPr="0098327C" w14:paraId="6FAE633C" w14:textId="77777777" w:rsidTr="005A5F40">
        <w:tc>
          <w:tcPr>
            <w:tcW w:w="4338" w:type="dxa"/>
          </w:tcPr>
          <w:p w14:paraId="12F83113" w14:textId="77777777" w:rsidR="00F95678" w:rsidRPr="005A5F40" w:rsidRDefault="00F95678" w:rsidP="00C510CB">
            <w:pPr>
              <w:spacing w:before="60" w:after="60" w:line="264" w:lineRule="auto"/>
              <w:rPr>
                <w:sz w:val="26"/>
                <w:szCs w:val="26"/>
              </w:rPr>
            </w:pPr>
            <w:r w:rsidRPr="005A5F40">
              <w:rPr>
                <w:sz w:val="26"/>
                <w:szCs w:val="26"/>
              </w:rPr>
              <w:t>Tiền điều kiện</w:t>
            </w:r>
          </w:p>
        </w:tc>
        <w:tc>
          <w:tcPr>
            <w:tcW w:w="4292" w:type="dxa"/>
          </w:tcPr>
          <w:p w14:paraId="567F60B8" w14:textId="77777777" w:rsidR="00F95678" w:rsidRPr="005A5F40" w:rsidRDefault="00F95678" w:rsidP="00C510CB">
            <w:pPr>
              <w:spacing w:before="60" w:after="60" w:line="264" w:lineRule="auto"/>
              <w:rPr>
                <w:sz w:val="26"/>
                <w:szCs w:val="26"/>
              </w:rPr>
            </w:pPr>
            <w:r w:rsidRPr="005A5F40">
              <w:rPr>
                <w:sz w:val="26"/>
                <w:szCs w:val="26"/>
              </w:rPr>
              <w:t>Tài khoản của người dùng đã được đăng ký.</w:t>
            </w:r>
          </w:p>
        </w:tc>
      </w:tr>
      <w:tr w:rsidR="00F95678" w:rsidRPr="0098327C" w14:paraId="79779FEB" w14:textId="77777777" w:rsidTr="005A5F40">
        <w:tc>
          <w:tcPr>
            <w:tcW w:w="4338" w:type="dxa"/>
          </w:tcPr>
          <w:p w14:paraId="1021E052" w14:textId="77777777" w:rsidR="00F95678" w:rsidRPr="005A5F40" w:rsidRDefault="00F95678" w:rsidP="00C510CB">
            <w:pPr>
              <w:spacing w:before="60" w:after="60" w:line="264" w:lineRule="auto"/>
              <w:rPr>
                <w:sz w:val="26"/>
                <w:szCs w:val="26"/>
              </w:rPr>
            </w:pPr>
            <w:r w:rsidRPr="005A5F40">
              <w:rPr>
                <w:sz w:val="26"/>
                <w:szCs w:val="26"/>
              </w:rPr>
              <w:t>Hậu điều kiện</w:t>
            </w:r>
          </w:p>
        </w:tc>
        <w:tc>
          <w:tcPr>
            <w:tcW w:w="4292" w:type="dxa"/>
          </w:tcPr>
          <w:p w14:paraId="7EA77670" w14:textId="77777777" w:rsidR="00F95678" w:rsidRPr="005A5F40" w:rsidRDefault="00F95678" w:rsidP="007E2D0F">
            <w:pPr>
              <w:keepNext/>
              <w:spacing w:before="60" w:after="60" w:line="264" w:lineRule="auto"/>
              <w:rPr>
                <w:sz w:val="26"/>
                <w:szCs w:val="26"/>
              </w:rPr>
            </w:pPr>
            <w:r w:rsidRPr="005A5F40">
              <w:rPr>
                <w:sz w:val="26"/>
                <w:szCs w:val="26"/>
              </w:rPr>
              <w:t>Nếu use case thành công thì người đăng nhập sẽ có các quyền sử dụng hệ thống tương ứng. Còn ngược lại thì trạng thái của hệ thống không đổi.</w:t>
            </w:r>
          </w:p>
        </w:tc>
      </w:tr>
    </w:tbl>
    <w:p w14:paraId="1472318C" w14:textId="2D163C4F" w:rsidR="005A5F40" w:rsidRDefault="007E2D0F" w:rsidP="007E2D0F">
      <w:pPr>
        <w:pStyle w:val="Caption"/>
        <w:jc w:val="center"/>
        <w:rPr>
          <w:b/>
          <w:bCs/>
        </w:rPr>
      </w:pPr>
      <w:bookmarkStart w:id="53" w:name="_Toc104319018"/>
      <w:bookmarkStart w:id="54" w:name="_Toc104319025"/>
      <w:r>
        <w:t xml:space="preserve">Bảng </w:t>
      </w:r>
      <w:r>
        <w:fldChar w:fldCharType="begin"/>
      </w:r>
      <w:r>
        <w:instrText xml:space="preserve"> SEQ Bảng \* ARABIC </w:instrText>
      </w:r>
      <w:r>
        <w:fldChar w:fldCharType="separate"/>
      </w:r>
      <w:r w:rsidR="009C0808">
        <w:rPr>
          <w:noProof/>
        </w:rPr>
        <w:t>1</w:t>
      </w:r>
      <w:r>
        <w:fldChar w:fldCharType="end"/>
      </w:r>
      <w:r>
        <w:rPr>
          <w:lang w:val="en-US"/>
        </w:rPr>
        <w:t>: Đặc tả Use case</w:t>
      </w:r>
      <w:r>
        <w:rPr>
          <w:noProof/>
        </w:rPr>
        <w:t xml:space="preserve"> </w:t>
      </w:r>
      <w:r>
        <w:rPr>
          <w:noProof/>
          <w:lang w:val="en-US"/>
        </w:rPr>
        <w:t>Đăng nhập</w:t>
      </w:r>
      <w:bookmarkEnd w:id="53"/>
      <w:bookmarkEnd w:id="54"/>
    </w:p>
    <w:tbl>
      <w:tblPr>
        <w:tblStyle w:val="TableGrid"/>
        <w:tblW w:w="8630" w:type="dxa"/>
        <w:tblInd w:w="720" w:type="dxa"/>
        <w:tblLook w:val="04A0" w:firstRow="1" w:lastRow="0" w:firstColumn="1" w:lastColumn="0" w:noHBand="0" w:noVBand="1"/>
      </w:tblPr>
      <w:tblGrid>
        <w:gridCol w:w="4296"/>
        <w:gridCol w:w="4334"/>
      </w:tblGrid>
      <w:tr w:rsidR="005A5F40" w14:paraId="2A1CF7C4" w14:textId="77777777" w:rsidTr="00C510CB">
        <w:tc>
          <w:tcPr>
            <w:tcW w:w="8630" w:type="dxa"/>
            <w:gridSpan w:val="2"/>
            <w:shd w:val="clear" w:color="auto" w:fill="506CF7"/>
          </w:tcPr>
          <w:p w14:paraId="17A82EED" w14:textId="77777777" w:rsidR="005A5F40" w:rsidRPr="005A5F40" w:rsidRDefault="005A5F40" w:rsidP="00C510CB">
            <w:pPr>
              <w:spacing w:before="60" w:after="60" w:line="264" w:lineRule="auto"/>
              <w:jc w:val="center"/>
              <w:rPr>
                <w:b/>
                <w:bCs/>
                <w:sz w:val="30"/>
                <w:szCs w:val="30"/>
                <w:lang w:val="en-US"/>
              </w:rPr>
            </w:pPr>
            <w:r w:rsidRPr="005A5F40">
              <w:rPr>
                <w:b/>
                <w:bCs/>
                <w:color w:val="FFFFFF" w:themeColor="background1"/>
                <w:sz w:val="30"/>
                <w:szCs w:val="30"/>
                <w:lang w:val="en-US"/>
              </w:rPr>
              <w:lastRenderedPageBreak/>
              <w:t>THỐNG KÊ</w:t>
            </w:r>
          </w:p>
        </w:tc>
      </w:tr>
      <w:tr w:rsidR="005A5F40" w14:paraId="370C530C" w14:textId="77777777" w:rsidTr="00C510CB">
        <w:tc>
          <w:tcPr>
            <w:tcW w:w="4296" w:type="dxa"/>
          </w:tcPr>
          <w:p w14:paraId="3459E07D" w14:textId="77777777" w:rsidR="005A5F40" w:rsidRPr="005A5F40" w:rsidRDefault="005A5F40" w:rsidP="00C510CB">
            <w:pPr>
              <w:spacing w:before="60" w:after="60" w:line="264" w:lineRule="auto"/>
              <w:rPr>
                <w:sz w:val="26"/>
                <w:szCs w:val="26"/>
              </w:rPr>
            </w:pPr>
            <w:r w:rsidRPr="005A5F40">
              <w:rPr>
                <w:sz w:val="26"/>
                <w:szCs w:val="26"/>
              </w:rPr>
              <w:t>Tác nhân</w:t>
            </w:r>
          </w:p>
        </w:tc>
        <w:tc>
          <w:tcPr>
            <w:tcW w:w="4334" w:type="dxa"/>
          </w:tcPr>
          <w:p w14:paraId="7705DD6B" w14:textId="77777777" w:rsidR="005A5F40" w:rsidRPr="005A5F40" w:rsidRDefault="005A5F40" w:rsidP="00C510CB">
            <w:pPr>
              <w:spacing w:before="60" w:after="60" w:line="264" w:lineRule="auto"/>
              <w:rPr>
                <w:sz w:val="26"/>
                <w:szCs w:val="26"/>
              </w:rPr>
            </w:pPr>
            <w:r w:rsidRPr="005A5F40">
              <w:rPr>
                <w:sz w:val="26"/>
                <w:szCs w:val="26"/>
                <w:lang w:val="en-US"/>
              </w:rPr>
              <w:t>Chủ quán, Quản lý.</w:t>
            </w:r>
          </w:p>
        </w:tc>
      </w:tr>
      <w:tr w:rsidR="005A5F40" w:rsidRPr="003105F8" w14:paraId="3E12C0C2" w14:textId="77777777" w:rsidTr="00C510CB">
        <w:tc>
          <w:tcPr>
            <w:tcW w:w="4296" w:type="dxa"/>
          </w:tcPr>
          <w:p w14:paraId="6EDAD2E4" w14:textId="77777777" w:rsidR="005A5F40" w:rsidRPr="005A5F40" w:rsidRDefault="005A5F40" w:rsidP="00C510CB">
            <w:pPr>
              <w:spacing w:before="60" w:after="60" w:line="264" w:lineRule="auto"/>
              <w:rPr>
                <w:sz w:val="26"/>
                <w:szCs w:val="26"/>
              </w:rPr>
            </w:pPr>
            <w:r w:rsidRPr="005A5F40">
              <w:rPr>
                <w:sz w:val="26"/>
                <w:szCs w:val="26"/>
              </w:rPr>
              <w:t xml:space="preserve">Mô tả chung </w:t>
            </w:r>
          </w:p>
        </w:tc>
        <w:tc>
          <w:tcPr>
            <w:tcW w:w="4334" w:type="dxa"/>
          </w:tcPr>
          <w:p w14:paraId="5BD9655E" w14:textId="77777777" w:rsidR="005A5F40" w:rsidRPr="005A5F40" w:rsidRDefault="005A5F40" w:rsidP="00C510CB">
            <w:pPr>
              <w:spacing w:before="60" w:after="60" w:line="264" w:lineRule="auto"/>
              <w:rPr>
                <w:sz w:val="26"/>
                <w:szCs w:val="26"/>
              </w:rPr>
            </w:pPr>
            <w:r w:rsidRPr="005A5F40">
              <w:rPr>
                <w:sz w:val="26"/>
                <w:szCs w:val="26"/>
              </w:rPr>
              <w:t>Là chức năng cho phép tác nhân xem thống kê về các sản phẩm hiện đang bán chạy, lợi nhuận.</w:t>
            </w:r>
          </w:p>
        </w:tc>
      </w:tr>
      <w:tr w:rsidR="005A5F40" w14:paraId="03700574" w14:textId="77777777" w:rsidTr="00C510CB">
        <w:tc>
          <w:tcPr>
            <w:tcW w:w="4296" w:type="dxa"/>
          </w:tcPr>
          <w:p w14:paraId="7079A4BF" w14:textId="77777777" w:rsidR="005A5F40" w:rsidRPr="005A5F40" w:rsidRDefault="005A5F40" w:rsidP="00C510CB">
            <w:pPr>
              <w:spacing w:before="60" w:after="60" w:line="264" w:lineRule="auto"/>
              <w:rPr>
                <w:sz w:val="26"/>
                <w:szCs w:val="26"/>
              </w:rPr>
            </w:pPr>
            <w:r w:rsidRPr="005A5F40">
              <w:rPr>
                <w:sz w:val="26"/>
                <w:szCs w:val="26"/>
              </w:rPr>
              <w:t>Dòng sự kiện</w:t>
            </w:r>
          </w:p>
        </w:tc>
        <w:tc>
          <w:tcPr>
            <w:tcW w:w="4334" w:type="dxa"/>
          </w:tcPr>
          <w:p w14:paraId="05B21E2A" w14:textId="77777777" w:rsidR="005A5F40" w:rsidRPr="005A5F40" w:rsidRDefault="005A5F40" w:rsidP="005A5F40">
            <w:pPr>
              <w:spacing w:before="60" w:after="60"/>
              <w:rPr>
                <w:b/>
                <w:bCs/>
                <w:sz w:val="26"/>
                <w:szCs w:val="26"/>
              </w:rPr>
            </w:pPr>
            <w:r w:rsidRPr="005A5F40">
              <w:rPr>
                <w:sz w:val="26"/>
                <w:szCs w:val="26"/>
              </w:rPr>
              <w:t xml:space="preserve">- </w:t>
            </w:r>
            <w:r w:rsidRPr="005A5F40">
              <w:rPr>
                <w:b/>
                <w:bCs/>
                <w:sz w:val="26"/>
                <w:szCs w:val="26"/>
              </w:rPr>
              <w:t>Dòng sự kiện chính:</w:t>
            </w:r>
          </w:p>
          <w:p w14:paraId="1D3BDE98" w14:textId="77777777" w:rsidR="005A5F40" w:rsidRPr="005A5F40" w:rsidRDefault="005A5F40" w:rsidP="005A5F40">
            <w:pPr>
              <w:spacing w:before="60" w:after="60" w:line="264" w:lineRule="auto"/>
              <w:rPr>
                <w:sz w:val="26"/>
                <w:szCs w:val="26"/>
              </w:rPr>
            </w:pPr>
            <w:r w:rsidRPr="005A5F40">
              <w:rPr>
                <w:sz w:val="26"/>
                <w:szCs w:val="26"/>
              </w:rPr>
              <w:t>Use Case này bắt đầu khi tác nhân nhấn vào mục “THỐNG KÊ”, use case kết thúc.</w:t>
            </w:r>
          </w:p>
          <w:p w14:paraId="1CDDDE9D" w14:textId="77777777" w:rsidR="00256266" w:rsidRDefault="005A5F40" w:rsidP="005A5F40">
            <w:pPr>
              <w:tabs>
                <w:tab w:val="left" w:pos="3281"/>
              </w:tabs>
              <w:spacing w:before="60" w:after="60" w:line="264" w:lineRule="auto"/>
              <w:rPr>
                <w:sz w:val="26"/>
                <w:szCs w:val="26"/>
              </w:rPr>
            </w:pPr>
            <w:r w:rsidRPr="005A5F40">
              <w:rPr>
                <w:sz w:val="26"/>
                <w:szCs w:val="26"/>
              </w:rPr>
              <w:t xml:space="preserve">- </w:t>
            </w:r>
            <w:r w:rsidRPr="005A5F40">
              <w:rPr>
                <w:b/>
                <w:bCs/>
                <w:sz w:val="26"/>
                <w:szCs w:val="26"/>
              </w:rPr>
              <w:t>Dòng sự kiện khác:</w:t>
            </w:r>
            <w:r w:rsidRPr="005A5F40">
              <w:rPr>
                <w:sz w:val="26"/>
                <w:szCs w:val="26"/>
              </w:rPr>
              <w:t xml:space="preserve"> Không có.</w:t>
            </w:r>
          </w:p>
          <w:p w14:paraId="076A1E55" w14:textId="77777777" w:rsidR="00256266" w:rsidRDefault="00256266" w:rsidP="005A5F40">
            <w:pPr>
              <w:tabs>
                <w:tab w:val="left" w:pos="3281"/>
              </w:tabs>
              <w:spacing w:before="60" w:after="60" w:line="264" w:lineRule="auto"/>
              <w:rPr>
                <w:sz w:val="26"/>
                <w:szCs w:val="26"/>
              </w:rPr>
            </w:pPr>
            <w:r w:rsidRPr="00256266">
              <w:rPr>
                <w:b/>
                <w:bCs/>
                <w:sz w:val="26"/>
                <w:szCs w:val="26"/>
              </w:rPr>
              <w:t>Sản phẩm bán chạy:</w:t>
            </w:r>
            <w:r w:rsidRPr="00256266">
              <w:rPr>
                <w:sz w:val="26"/>
                <w:szCs w:val="26"/>
              </w:rPr>
              <w:t xml:space="preserve"> là chức năng để hiển thị danh sách các sản phẩm bán chạy.</w:t>
            </w:r>
          </w:p>
          <w:p w14:paraId="1FD7A152" w14:textId="77777777" w:rsidR="00256266" w:rsidRDefault="00256266" w:rsidP="005A5F40">
            <w:pPr>
              <w:tabs>
                <w:tab w:val="left" w:pos="3281"/>
              </w:tabs>
              <w:spacing w:before="60" w:after="60" w:line="264" w:lineRule="auto"/>
              <w:rPr>
                <w:sz w:val="26"/>
                <w:szCs w:val="26"/>
              </w:rPr>
            </w:pPr>
            <w:r w:rsidRPr="00256266">
              <w:rPr>
                <w:b/>
                <w:bCs/>
                <w:sz w:val="26"/>
                <w:szCs w:val="26"/>
              </w:rPr>
              <w:t>Lợi nhuận:</w:t>
            </w:r>
            <w:r w:rsidRPr="00256266">
              <w:rPr>
                <w:sz w:val="26"/>
                <w:szCs w:val="26"/>
              </w:rPr>
              <w:t xml:space="preserve"> là chức năng để hiển thị danh sách lợi nhuận.</w:t>
            </w:r>
          </w:p>
          <w:p w14:paraId="155B5D35" w14:textId="77777777" w:rsidR="00256266" w:rsidRDefault="00256266" w:rsidP="005A5F40">
            <w:pPr>
              <w:tabs>
                <w:tab w:val="left" w:pos="3281"/>
              </w:tabs>
              <w:spacing w:before="60" w:after="60" w:line="264" w:lineRule="auto"/>
              <w:rPr>
                <w:sz w:val="26"/>
                <w:szCs w:val="26"/>
              </w:rPr>
            </w:pPr>
            <w:r w:rsidRPr="00256266">
              <w:rPr>
                <w:b/>
                <w:bCs/>
                <w:sz w:val="26"/>
                <w:szCs w:val="26"/>
              </w:rPr>
              <w:t>Tìm kiếm:</w:t>
            </w:r>
            <w:r w:rsidRPr="00256266">
              <w:rPr>
                <w:sz w:val="26"/>
                <w:szCs w:val="26"/>
              </w:rPr>
              <w:t xml:space="preserve"> là chức năng cho phép người dùng tìm kiếm theo ngày, tháng, năm.</w:t>
            </w:r>
          </w:p>
          <w:p w14:paraId="1CD71C93" w14:textId="3C7384BB" w:rsidR="00256266" w:rsidRPr="009A74C9" w:rsidRDefault="009A74C9" w:rsidP="005A5F40">
            <w:pPr>
              <w:tabs>
                <w:tab w:val="left" w:pos="3281"/>
              </w:tabs>
              <w:spacing w:before="60" w:after="60" w:line="264" w:lineRule="auto"/>
              <w:rPr>
                <w:sz w:val="26"/>
                <w:szCs w:val="26"/>
              </w:rPr>
            </w:pPr>
            <w:r w:rsidRPr="009A74C9">
              <w:rPr>
                <w:b/>
                <w:bCs/>
                <w:sz w:val="26"/>
                <w:szCs w:val="26"/>
              </w:rPr>
              <w:t>Xuất file:</w:t>
            </w:r>
            <w:r w:rsidRPr="009A74C9">
              <w:rPr>
                <w:sz w:val="26"/>
                <w:szCs w:val="26"/>
              </w:rPr>
              <w:t xml:space="preserve"> là chức năng cho phép người dùng xuất thống kê sản phẩm bán chạy hoặc sản phẩm lợi nhuận sau khi đã chọn ngày, tháng, năm cần tìm kiếm.</w:t>
            </w:r>
          </w:p>
        </w:tc>
      </w:tr>
      <w:tr w:rsidR="005A5F40" w14:paraId="6CCF58CC" w14:textId="77777777" w:rsidTr="00C510CB">
        <w:tc>
          <w:tcPr>
            <w:tcW w:w="4296" w:type="dxa"/>
          </w:tcPr>
          <w:p w14:paraId="7B8DE2A4" w14:textId="77777777" w:rsidR="005A5F40" w:rsidRPr="005A5F40" w:rsidRDefault="005A5F40" w:rsidP="00C510CB">
            <w:pPr>
              <w:spacing w:before="60" w:after="60" w:line="264" w:lineRule="auto"/>
              <w:rPr>
                <w:sz w:val="26"/>
                <w:szCs w:val="26"/>
              </w:rPr>
            </w:pPr>
            <w:r w:rsidRPr="005A5F40">
              <w:rPr>
                <w:sz w:val="26"/>
                <w:szCs w:val="26"/>
              </w:rPr>
              <w:t>Yêu cầu đặc biệt</w:t>
            </w:r>
          </w:p>
        </w:tc>
        <w:tc>
          <w:tcPr>
            <w:tcW w:w="4334" w:type="dxa"/>
          </w:tcPr>
          <w:p w14:paraId="0D3CB3EE" w14:textId="77777777" w:rsidR="005A5F40" w:rsidRPr="005A5F40" w:rsidRDefault="005A5F40" w:rsidP="00C510CB">
            <w:pPr>
              <w:spacing w:before="60" w:after="60" w:line="264" w:lineRule="auto"/>
              <w:rPr>
                <w:sz w:val="26"/>
                <w:szCs w:val="26"/>
              </w:rPr>
            </w:pPr>
            <w:r w:rsidRPr="005A5F40">
              <w:rPr>
                <w:sz w:val="26"/>
                <w:szCs w:val="26"/>
                <w:lang w:val="en-US"/>
              </w:rPr>
              <w:t>Không có.</w:t>
            </w:r>
          </w:p>
        </w:tc>
      </w:tr>
      <w:tr w:rsidR="005A5F40" w14:paraId="589AF370" w14:textId="77777777" w:rsidTr="00C510CB">
        <w:tc>
          <w:tcPr>
            <w:tcW w:w="4296" w:type="dxa"/>
          </w:tcPr>
          <w:p w14:paraId="698E71CF" w14:textId="77777777" w:rsidR="005A5F40" w:rsidRPr="005A5F40" w:rsidRDefault="005A5F40" w:rsidP="00C510CB">
            <w:pPr>
              <w:spacing w:before="60" w:after="60" w:line="264" w:lineRule="auto"/>
              <w:rPr>
                <w:sz w:val="26"/>
                <w:szCs w:val="26"/>
              </w:rPr>
            </w:pPr>
            <w:r w:rsidRPr="005A5F40">
              <w:rPr>
                <w:sz w:val="26"/>
                <w:szCs w:val="26"/>
              </w:rPr>
              <w:t>Tiền điều kiện</w:t>
            </w:r>
          </w:p>
        </w:tc>
        <w:tc>
          <w:tcPr>
            <w:tcW w:w="4334" w:type="dxa"/>
          </w:tcPr>
          <w:p w14:paraId="18B0FB07" w14:textId="77777777" w:rsidR="005A5F40" w:rsidRPr="005A5F40" w:rsidRDefault="005A5F40" w:rsidP="00C510CB">
            <w:pPr>
              <w:spacing w:before="60" w:after="60" w:line="264" w:lineRule="auto"/>
              <w:rPr>
                <w:sz w:val="26"/>
                <w:szCs w:val="26"/>
              </w:rPr>
            </w:pPr>
            <w:r w:rsidRPr="005A5F40">
              <w:rPr>
                <w:sz w:val="26"/>
                <w:szCs w:val="26"/>
              </w:rPr>
              <w:t>Người dùng đã đăng nhập vào hệ thống.</w:t>
            </w:r>
          </w:p>
        </w:tc>
      </w:tr>
      <w:tr w:rsidR="005A5F40" w14:paraId="1BA54AAA" w14:textId="77777777" w:rsidTr="00C510CB">
        <w:tc>
          <w:tcPr>
            <w:tcW w:w="4296" w:type="dxa"/>
          </w:tcPr>
          <w:p w14:paraId="4B79FCDC" w14:textId="77777777" w:rsidR="005A5F40" w:rsidRPr="005A5F40" w:rsidRDefault="005A5F40" w:rsidP="00C510CB">
            <w:pPr>
              <w:spacing w:before="60" w:after="60" w:line="264" w:lineRule="auto"/>
              <w:rPr>
                <w:sz w:val="26"/>
                <w:szCs w:val="26"/>
              </w:rPr>
            </w:pPr>
            <w:r w:rsidRPr="005A5F40">
              <w:rPr>
                <w:sz w:val="26"/>
                <w:szCs w:val="26"/>
              </w:rPr>
              <w:t>Hậu điều kiện</w:t>
            </w:r>
          </w:p>
        </w:tc>
        <w:tc>
          <w:tcPr>
            <w:tcW w:w="4334" w:type="dxa"/>
          </w:tcPr>
          <w:p w14:paraId="21E6505A" w14:textId="77777777" w:rsidR="005A5F40" w:rsidRPr="005A5F40" w:rsidRDefault="005A5F40" w:rsidP="007E2D0F">
            <w:pPr>
              <w:keepNext/>
              <w:spacing w:before="60" w:after="60" w:line="264" w:lineRule="auto"/>
              <w:rPr>
                <w:sz w:val="26"/>
                <w:szCs w:val="26"/>
              </w:rPr>
            </w:pPr>
            <w:r w:rsidRPr="005A5F40">
              <w:rPr>
                <w:sz w:val="26"/>
                <w:szCs w:val="26"/>
              </w:rPr>
              <w:t>Nếu use case thành công thì tác nhân có quyền sử dụng các chức năng của hệ thống. Ngược lại trạng thái hệ thống không đổi.</w:t>
            </w:r>
          </w:p>
        </w:tc>
      </w:tr>
    </w:tbl>
    <w:p w14:paraId="40D802CE" w14:textId="615D0A7A" w:rsidR="00F95678" w:rsidRDefault="007E2D0F" w:rsidP="007E2D0F">
      <w:pPr>
        <w:pStyle w:val="Caption"/>
        <w:jc w:val="center"/>
        <w:rPr>
          <w:b/>
          <w:bCs/>
          <w:lang w:val="en-US"/>
        </w:rPr>
      </w:pPr>
      <w:bookmarkStart w:id="55" w:name="_Toc104319019"/>
      <w:bookmarkStart w:id="56" w:name="_Toc104319026"/>
      <w:r>
        <w:t xml:space="preserve">Bảng </w:t>
      </w:r>
      <w:r>
        <w:fldChar w:fldCharType="begin"/>
      </w:r>
      <w:r>
        <w:instrText xml:space="preserve"> SEQ Bảng \* ARABIC </w:instrText>
      </w:r>
      <w:r>
        <w:fldChar w:fldCharType="separate"/>
      </w:r>
      <w:r w:rsidR="009C0808">
        <w:rPr>
          <w:noProof/>
        </w:rPr>
        <w:t>2</w:t>
      </w:r>
      <w:r>
        <w:fldChar w:fldCharType="end"/>
      </w:r>
      <w:r w:rsidRPr="008C3016">
        <w:t xml:space="preserve">: Đặc tả Use case </w:t>
      </w:r>
      <w:r>
        <w:rPr>
          <w:lang w:val="en-US"/>
        </w:rPr>
        <w:t>Thống kê</w:t>
      </w:r>
      <w:bookmarkEnd w:id="55"/>
      <w:bookmarkEnd w:id="56"/>
    </w:p>
    <w:p w14:paraId="65199AD2" w14:textId="56F6776D" w:rsidR="005A5F40" w:rsidRPr="005A5F40" w:rsidRDefault="005A5F40" w:rsidP="00E15F7F">
      <w:pPr>
        <w:rPr>
          <w:b/>
          <w:bCs/>
          <w:sz w:val="26"/>
          <w:szCs w:val="26"/>
          <w:lang w:val="en-US"/>
        </w:rPr>
      </w:pPr>
      <w:r>
        <w:rPr>
          <w:b/>
          <w:bCs/>
          <w:sz w:val="26"/>
          <w:szCs w:val="26"/>
          <w:lang w:val="en-US"/>
        </w:rPr>
        <w:br w:type="page"/>
      </w:r>
    </w:p>
    <w:tbl>
      <w:tblPr>
        <w:tblStyle w:val="TableGrid"/>
        <w:tblW w:w="8630" w:type="dxa"/>
        <w:tblInd w:w="720" w:type="dxa"/>
        <w:tblLook w:val="04A0" w:firstRow="1" w:lastRow="0" w:firstColumn="1" w:lastColumn="0" w:noHBand="0" w:noVBand="1"/>
      </w:tblPr>
      <w:tblGrid>
        <w:gridCol w:w="4296"/>
        <w:gridCol w:w="4334"/>
      </w:tblGrid>
      <w:tr w:rsidR="00F95678" w:rsidRPr="005A5F40" w14:paraId="0A852E48" w14:textId="77777777" w:rsidTr="00C510CB">
        <w:tc>
          <w:tcPr>
            <w:tcW w:w="8630" w:type="dxa"/>
            <w:gridSpan w:val="2"/>
            <w:shd w:val="clear" w:color="auto" w:fill="506CF7"/>
          </w:tcPr>
          <w:p w14:paraId="3C89B8D9" w14:textId="6DDF942A" w:rsidR="00F95678" w:rsidRPr="005A5F40" w:rsidRDefault="00F95678" w:rsidP="00C510CB">
            <w:pPr>
              <w:spacing w:before="60" w:after="60" w:line="264" w:lineRule="auto"/>
              <w:jc w:val="center"/>
              <w:rPr>
                <w:b/>
                <w:bCs/>
                <w:sz w:val="30"/>
                <w:szCs w:val="30"/>
                <w:lang w:val="en-US"/>
              </w:rPr>
            </w:pPr>
            <w:r w:rsidRPr="005A5F40">
              <w:rPr>
                <w:b/>
                <w:bCs/>
                <w:color w:val="FFFFFF" w:themeColor="background1"/>
                <w:sz w:val="30"/>
                <w:szCs w:val="30"/>
                <w:lang w:val="en-US"/>
              </w:rPr>
              <w:lastRenderedPageBreak/>
              <w:t>ĐƠN</w:t>
            </w:r>
            <w:r w:rsidR="00646B1D" w:rsidRPr="005A5F40">
              <w:rPr>
                <w:b/>
                <w:bCs/>
                <w:color w:val="FFFFFF" w:themeColor="background1"/>
                <w:sz w:val="30"/>
                <w:szCs w:val="30"/>
                <w:lang w:val="en-US"/>
              </w:rPr>
              <w:t xml:space="preserve"> HÀNG</w:t>
            </w:r>
          </w:p>
        </w:tc>
      </w:tr>
      <w:tr w:rsidR="00F95678" w:rsidRPr="005A5F40" w14:paraId="4BDE9640" w14:textId="77777777" w:rsidTr="00C510CB">
        <w:tc>
          <w:tcPr>
            <w:tcW w:w="4296" w:type="dxa"/>
          </w:tcPr>
          <w:p w14:paraId="324D44A4" w14:textId="77777777" w:rsidR="00F95678" w:rsidRPr="005A5F40" w:rsidRDefault="00F95678" w:rsidP="00C510CB">
            <w:pPr>
              <w:spacing w:before="60" w:after="60" w:line="264" w:lineRule="auto"/>
              <w:rPr>
                <w:sz w:val="26"/>
                <w:szCs w:val="26"/>
              </w:rPr>
            </w:pPr>
            <w:r w:rsidRPr="005A5F40">
              <w:rPr>
                <w:sz w:val="26"/>
                <w:szCs w:val="26"/>
              </w:rPr>
              <w:t>Tác nhân</w:t>
            </w:r>
          </w:p>
        </w:tc>
        <w:tc>
          <w:tcPr>
            <w:tcW w:w="4334" w:type="dxa"/>
          </w:tcPr>
          <w:p w14:paraId="594F222A" w14:textId="35440978" w:rsidR="00F95678" w:rsidRPr="005A5F40" w:rsidRDefault="00F95678" w:rsidP="00C510CB">
            <w:pPr>
              <w:spacing w:before="60" w:after="60" w:line="264" w:lineRule="auto"/>
              <w:rPr>
                <w:sz w:val="26"/>
                <w:szCs w:val="26"/>
              </w:rPr>
            </w:pPr>
            <w:r w:rsidRPr="005A5F40">
              <w:rPr>
                <w:sz w:val="26"/>
                <w:szCs w:val="26"/>
              </w:rPr>
              <w:t>Chủ quán, Quản lý, Nhân viên thu ngân</w:t>
            </w:r>
            <w:r w:rsidR="00646B1D" w:rsidRPr="005A5F40">
              <w:rPr>
                <w:sz w:val="26"/>
                <w:szCs w:val="26"/>
              </w:rPr>
              <w:t>.</w:t>
            </w:r>
          </w:p>
        </w:tc>
      </w:tr>
      <w:tr w:rsidR="00F95678" w:rsidRPr="005A5F40" w14:paraId="0D890DBF" w14:textId="77777777" w:rsidTr="00C510CB">
        <w:tc>
          <w:tcPr>
            <w:tcW w:w="4296" w:type="dxa"/>
          </w:tcPr>
          <w:p w14:paraId="3536EBCB" w14:textId="77777777" w:rsidR="00F95678" w:rsidRPr="005A5F40" w:rsidRDefault="00F95678" w:rsidP="00C510CB">
            <w:pPr>
              <w:spacing w:before="60" w:after="60" w:line="264" w:lineRule="auto"/>
              <w:rPr>
                <w:sz w:val="26"/>
                <w:szCs w:val="26"/>
              </w:rPr>
            </w:pPr>
            <w:r w:rsidRPr="005A5F40">
              <w:rPr>
                <w:sz w:val="26"/>
                <w:szCs w:val="26"/>
              </w:rPr>
              <w:t xml:space="preserve">Mô tả chung </w:t>
            </w:r>
          </w:p>
        </w:tc>
        <w:tc>
          <w:tcPr>
            <w:tcW w:w="4334" w:type="dxa"/>
          </w:tcPr>
          <w:p w14:paraId="17009CB8" w14:textId="2B5139ED" w:rsidR="00F95678" w:rsidRPr="005A5F40" w:rsidRDefault="00F95678" w:rsidP="00C510CB">
            <w:pPr>
              <w:spacing w:before="60" w:after="60" w:line="264" w:lineRule="auto"/>
              <w:rPr>
                <w:sz w:val="26"/>
                <w:szCs w:val="26"/>
              </w:rPr>
            </w:pPr>
            <w:r w:rsidRPr="005A5F40">
              <w:rPr>
                <w:sz w:val="26"/>
                <w:szCs w:val="26"/>
              </w:rPr>
              <w:t>Là chức năng cho phép tác nhân tiếp nhận đơn hàng, xem hóa đơn</w:t>
            </w:r>
            <w:r w:rsidR="00E15F7F" w:rsidRPr="005A5F40">
              <w:rPr>
                <w:sz w:val="26"/>
                <w:szCs w:val="26"/>
              </w:rPr>
              <w:t>,</w:t>
            </w:r>
            <w:r w:rsidR="009A74C9" w:rsidRPr="009A74C9">
              <w:rPr>
                <w:sz w:val="26"/>
                <w:szCs w:val="26"/>
              </w:rPr>
              <w:t xml:space="preserve"> xem </w:t>
            </w:r>
            <w:r w:rsidR="00E15F7F" w:rsidRPr="005A5F40">
              <w:rPr>
                <w:sz w:val="26"/>
                <w:szCs w:val="26"/>
              </w:rPr>
              <w:t xml:space="preserve">lịch sử </w:t>
            </w:r>
            <w:r w:rsidR="009A74C9" w:rsidRPr="009A74C9">
              <w:rPr>
                <w:sz w:val="26"/>
                <w:szCs w:val="26"/>
              </w:rPr>
              <w:t>hóa đơn</w:t>
            </w:r>
            <w:r w:rsidR="00E15F7F" w:rsidRPr="005A5F40">
              <w:rPr>
                <w:sz w:val="26"/>
                <w:szCs w:val="26"/>
              </w:rPr>
              <w:t>, thành tiền.</w:t>
            </w:r>
          </w:p>
        </w:tc>
      </w:tr>
      <w:tr w:rsidR="00F95678" w:rsidRPr="005A5F40" w14:paraId="545C9610" w14:textId="77777777" w:rsidTr="00C510CB">
        <w:tc>
          <w:tcPr>
            <w:tcW w:w="4296" w:type="dxa"/>
          </w:tcPr>
          <w:p w14:paraId="5DE11620" w14:textId="77777777" w:rsidR="00F95678" w:rsidRPr="005A5F40" w:rsidRDefault="00F95678" w:rsidP="00C510CB">
            <w:pPr>
              <w:spacing w:before="60" w:after="60" w:line="264" w:lineRule="auto"/>
              <w:rPr>
                <w:sz w:val="26"/>
                <w:szCs w:val="26"/>
              </w:rPr>
            </w:pPr>
            <w:r w:rsidRPr="005A5F40">
              <w:rPr>
                <w:sz w:val="26"/>
                <w:szCs w:val="26"/>
              </w:rPr>
              <w:t>Dòng sự kiện</w:t>
            </w:r>
          </w:p>
        </w:tc>
        <w:tc>
          <w:tcPr>
            <w:tcW w:w="4334" w:type="dxa"/>
          </w:tcPr>
          <w:p w14:paraId="1F1ABD3E" w14:textId="77777777" w:rsidR="00F95678" w:rsidRPr="005A5F40" w:rsidRDefault="00F95678" w:rsidP="00C510CB">
            <w:pPr>
              <w:spacing w:before="60" w:after="60"/>
              <w:rPr>
                <w:b/>
                <w:bCs/>
                <w:sz w:val="26"/>
                <w:szCs w:val="26"/>
              </w:rPr>
            </w:pPr>
            <w:r w:rsidRPr="005A5F40">
              <w:rPr>
                <w:sz w:val="26"/>
                <w:szCs w:val="26"/>
              </w:rPr>
              <w:t xml:space="preserve">- </w:t>
            </w:r>
            <w:r w:rsidRPr="005A5F40">
              <w:rPr>
                <w:b/>
                <w:bCs/>
                <w:sz w:val="26"/>
                <w:szCs w:val="26"/>
              </w:rPr>
              <w:t>Dòng sự kiện chính:</w:t>
            </w:r>
          </w:p>
          <w:p w14:paraId="5FDAB16A" w14:textId="51EC9502" w:rsidR="00F95678" w:rsidRPr="005A5F40" w:rsidRDefault="00F95678" w:rsidP="00C510CB">
            <w:pPr>
              <w:spacing w:before="60" w:after="60" w:line="264" w:lineRule="auto"/>
              <w:rPr>
                <w:sz w:val="26"/>
                <w:szCs w:val="26"/>
              </w:rPr>
            </w:pPr>
            <w:r w:rsidRPr="005A5F40">
              <w:rPr>
                <w:sz w:val="26"/>
                <w:szCs w:val="26"/>
              </w:rPr>
              <w:t>Use Case này bắt đầu khi tác nhân nhấn vào mục “</w:t>
            </w:r>
            <w:r w:rsidR="009A74C9" w:rsidRPr="009A74C9">
              <w:rPr>
                <w:sz w:val="26"/>
                <w:szCs w:val="26"/>
              </w:rPr>
              <w:t>ĐƠN HÀNG</w:t>
            </w:r>
            <w:r w:rsidRPr="005A5F40">
              <w:rPr>
                <w:sz w:val="26"/>
                <w:szCs w:val="26"/>
              </w:rPr>
              <w:t>”, use case kết thúc.</w:t>
            </w:r>
          </w:p>
          <w:p w14:paraId="63D50AB2" w14:textId="77777777" w:rsidR="00F95678" w:rsidRPr="005A5F40" w:rsidRDefault="00F95678" w:rsidP="00C510CB">
            <w:pPr>
              <w:tabs>
                <w:tab w:val="left" w:pos="3281"/>
              </w:tabs>
              <w:spacing w:before="60" w:after="60" w:line="264" w:lineRule="auto"/>
              <w:rPr>
                <w:sz w:val="26"/>
                <w:szCs w:val="26"/>
              </w:rPr>
            </w:pPr>
            <w:r w:rsidRPr="005A5F40">
              <w:rPr>
                <w:sz w:val="26"/>
                <w:szCs w:val="26"/>
              </w:rPr>
              <w:t xml:space="preserve">- </w:t>
            </w:r>
            <w:r w:rsidRPr="005A5F40">
              <w:rPr>
                <w:b/>
                <w:bCs/>
                <w:sz w:val="26"/>
                <w:szCs w:val="26"/>
              </w:rPr>
              <w:t>Dòng sự kiện khác:</w:t>
            </w:r>
            <w:r w:rsidRPr="005A5F40">
              <w:rPr>
                <w:sz w:val="26"/>
                <w:szCs w:val="26"/>
              </w:rPr>
              <w:t xml:space="preserve"> Không có.</w:t>
            </w:r>
          </w:p>
          <w:p w14:paraId="7F082AAC" w14:textId="0B39070C" w:rsidR="00F95678" w:rsidRDefault="009A74C9" w:rsidP="00C510CB">
            <w:pPr>
              <w:tabs>
                <w:tab w:val="left" w:pos="3281"/>
              </w:tabs>
              <w:spacing w:before="60" w:after="60" w:line="264" w:lineRule="auto"/>
              <w:rPr>
                <w:sz w:val="26"/>
                <w:szCs w:val="26"/>
              </w:rPr>
            </w:pPr>
            <w:r w:rsidRPr="005B4A40">
              <w:rPr>
                <w:b/>
                <w:bCs/>
                <w:sz w:val="26"/>
                <w:szCs w:val="26"/>
              </w:rPr>
              <w:t>Tạo hóa đơn:</w:t>
            </w:r>
            <w:r w:rsidRPr="005B4A40">
              <w:rPr>
                <w:sz w:val="26"/>
                <w:szCs w:val="26"/>
              </w:rPr>
              <w:t xml:space="preserve"> </w:t>
            </w:r>
            <w:r w:rsidR="005B4A40" w:rsidRPr="005B4A40">
              <w:rPr>
                <w:sz w:val="26"/>
                <w:szCs w:val="26"/>
              </w:rPr>
              <w:t>để tạo được hóa đơn, người dùng cần thêm ít nhất 1 sản phẩm.</w:t>
            </w:r>
          </w:p>
          <w:p w14:paraId="3C084536" w14:textId="00872A7C" w:rsidR="005B4A40" w:rsidRDefault="00681160" w:rsidP="00C510CB">
            <w:pPr>
              <w:tabs>
                <w:tab w:val="left" w:pos="3281"/>
              </w:tabs>
              <w:spacing w:before="60" w:after="60" w:line="264" w:lineRule="auto"/>
              <w:rPr>
                <w:sz w:val="26"/>
                <w:szCs w:val="26"/>
              </w:rPr>
            </w:pPr>
            <w:r w:rsidRPr="00681160">
              <w:rPr>
                <w:b/>
                <w:bCs/>
                <w:sz w:val="26"/>
                <w:szCs w:val="26"/>
              </w:rPr>
              <w:t>Chỉnh sửa số lượng:</w:t>
            </w:r>
            <w:r w:rsidRPr="00681160">
              <w:rPr>
                <w:sz w:val="26"/>
                <w:szCs w:val="26"/>
              </w:rPr>
              <w:t xml:space="preserve"> </w:t>
            </w:r>
            <w:r w:rsidR="0002135B" w:rsidRPr="0002135B">
              <w:rPr>
                <w:sz w:val="26"/>
                <w:szCs w:val="26"/>
              </w:rPr>
              <w:t>sau khi đã thêm ít nhất 1 sản phẩm, người dùng có thể thay đổi số lượng nếu muốn.</w:t>
            </w:r>
          </w:p>
          <w:p w14:paraId="21142D9A" w14:textId="7BF9B23E" w:rsidR="00BC2B7C" w:rsidRDefault="00F902AF" w:rsidP="00C510CB">
            <w:pPr>
              <w:tabs>
                <w:tab w:val="left" w:pos="3281"/>
              </w:tabs>
              <w:spacing w:before="60" w:after="60" w:line="264" w:lineRule="auto"/>
              <w:rPr>
                <w:sz w:val="26"/>
                <w:szCs w:val="26"/>
              </w:rPr>
            </w:pPr>
            <w:r w:rsidRPr="00F902AF">
              <w:rPr>
                <w:b/>
                <w:bCs/>
                <w:sz w:val="26"/>
                <w:szCs w:val="26"/>
              </w:rPr>
              <w:t>Tìm kiếm:</w:t>
            </w:r>
            <w:r w:rsidRPr="00F902AF">
              <w:rPr>
                <w:sz w:val="26"/>
                <w:szCs w:val="26"/>
              </w:rPr>
              <w:t xml:space="preserve"> </w:t>
            </w:r>
            <w:r w:rsidR="00191622" w:rsidRPr="00191622">
              <w:rPr>
                <w:sz w:val="26"/>
                <w:szCs w:val="26"/>
              </w:rPr>
              <w:t>là chức năng giúp người dùng tìm kiếm lịch sử hóa đơn theo ngày, tháng, năm.</w:t>
            </w:r>
          </w:p>
          <w:p w14:paraId="3B27FE2F" w14:textId="11EC2130" w:rsidR="00191622" w:rsidRPr="00B50CB1" w:rsidRDefault="00191622" w:rsidP="00C510CB">
            <w:pPr>
              <w:tabs>
                <w:tab w:val="left" w:pos="3281"/>
              </w:tabs>
              <w:spacing w:before="60" w:after="60" w:line="264" w:lineRule="auto"/>
              <w:rPr>
                <w:sz w:val="26"/>
                <w:szCs w:val="26"/>
              </w:rPr>
            </w:pPr>
            <w:r w:rsidRPr="00191622">
              <w:rPr>
                <w:b/>
                <w:bCs/>
                <w:sz w:val="26"/>
                <w:szCs w:val="26"/>
              </w:rPr>
              <w:t>Lịch sử hóa đơn:</w:t>
            </w:r>
            <w:r w:rsidRPr="00191622">
              <w:rPr>
                <w:sz w:val="26"/>
                <w:szCs w:val="26"/>
              </w:rPr>
              <w:t xml:space="preserve"> là chức năng </w:t>
            </w:r>
            <w:r w:rsidR="00B50CB1" w:rsidRPr="00B50CB1">
              <w:rPr>
                <w:sz w:val="26"/>
                <w:szCs w:val="26"/>
              </w:rPr>
              <w:t>giúp người dùng xem lịch sử các hóa đơn đã lập từ trước tới nay.</w:t>
            </w:r>
          </w:p>
          <w:p w14:paraId="775A0AC8" w14:textId="41996E2B" w:rsidR="00F95678" w:rsidRPr="007E2D0F" w:rsidRDefault="00F95678" w:rsidP="00C510CB">
            <w:pPr>
              <w:tabs>
                <w:tab w:val="left" w:pos="3281"/>
              </w:tabs>
              <w:spacing w:before="60" w:after="60" w:line="264" w:lineRule="auto"/>
              <w:rPr>
                <w:sz w:val="26"/>
                <w:szCs w:val="26"/>
              </w:rPr>
            </w:pPr>
            <w:r w:rsidRPr="005A5F40">
              <w:rPr>
                <w:b/>
                <w:bCs/>
                <w:sz w:val="26"/>
                <w:szCs w:val="26"/>
              </w:rPr>
              <w:t>Thành tiền:</w:t>
            </w:r>
            <w:r w:rsidRPr="005A5F40">
              <w:rPr>
                <w:sz w:val="26"/>
                <w:szCs w:val="26"/>
              </w:rPr>
              <w:t xml:space="preserve"> là chức năng cho phép tác nhân tính tiền</w:t>
            </w:r>
            <w:r w:rsidR="007E2D0F" w:rsidRPr="007E2D0F">
              <w:rPr>
                <w:sz w:val="26"/>
                <w:szCs w:val="26"/>
              </w:rPr>
              <w:t xml:space="preserve"> hóa đơn.</w:t>
            </w:r>
          </w:p>
        </w:tc>
      </w:tr>
      <w:tr w:rsidR="00F95678" w:rsidRPr="005A5F40" w14:paraId="637E7EF5" w14:textId="77777777" w:rsidTr="00C510CB">
        <w:tc>
          <w:tcPr>
            <w:tcW w:w="4296" w:type="dxa"/>
          </w:tcPr>
          <w:p w14:paraId="7EF5C3F1" w14:textId="77777777" w:rsidR="00F95678" w:rsidRPr="005A5F40" w:rsidRDefault="00F95678" w:rsidP="00C510CB">
            <w:pPr>
              <w:spacing w:before="60" w:after="60" w:line="264" w:lineRule="auto"/>
              <w:rPr>
                <w:sz w:val="26"/>
                <w:szCs w:val="26"/>
              </w:rPr>
            </w:pPr>
            <w:r w:rsidRPr="005A5F40">
              <w:rPr>
                <w:sz w:val="26"/>
                <w:szCs w:val="26"/>
              </w:rPr>
              <w:t>Yêu cầu đặc biệt</w:t>
            </w:r>
          </w:p>
        </w:tc>
        <w:tc>
          <w:tcPr>
            <w:tcW w:w="4334" w:type="dxa"/>
          </w:tcPr>
          <w:p w14:paraId="356AF67A" w14:textId="77777777" w:rsidR="00F95678" w:rsidRPr="005A5F40" w:rsidRDefault="00F95678" w:rsidP="00C510CB">
            <w:pPr>
              <w:spacing w:before="60" w:after="60" w:line="264" w:lineRule="auto"/>
              <w:rPr>
                <w:sz w:val="26"/>
                <w:szCs w:val="26"/>
              </w:rPr>
            </w:pPr>
            <w:r w:rsidRPr="005A5F40">
              <w:rPr>
                <w:sz w:val="26"/>
                <w:szCs w:val="26"/>
                <w:lang w:val="en-US"/>
              </w:rPr>
              <w:t>Không có.</w:t>
            </w:r>
          </w:p>
        </w:tc>
      </w:tr>
      <w:tr w:rsidR="00F95678" w:rsidRPr="005A5F40" w14:paraId="74CBC127" w14:textId="77777777" w:rsidTr="00C510CB">
        <w:tc>
          <w:tcPr>
            <w:tcW w:w="4296" w:type="dxa"/>
          </w:tcPr>
          <w:p w14:paraId="06D978A4" w14:textId="77777777" w:rsidR="00F95678" w:rsidRPr="005A5F40" w:rsidRDefault="00F95678" w:rsidP="00C510CB">
            <w:pPr>
              <w:spacing w:before="60" w:after="60" w:line="264" w:lineRule="auto"/>
              <w:rPr>
                <w:sz w:val="26"/>
                <w:szCs w:val="26"/>
              </w:rPr>
            </w:pPr>
            <w:r w:rsidRPr="005A5F40">
              <w:rPr>
                <w:sz w:val="26"/>
                <w:szCs w:val="26"/>
              </w:rPr>
              <w:t>Tiền điều kiện</w:t>
            </w:r>
          </w:p>
        </w:tc>
        <w:tc>
          <w:tcPr>
            <w:tcW w:w="4334" w:type="dxa"/>
          </w:tcPr>
          <w:p w14:paraId="5FF5D3D0" w14:textId="77777777" w:rsidR="00F95678" w:rsidRPr="005A5F40" w:rsidRDefault="00F95678" w:rsidP="00C510CB">
            <w:pPr>
              <w:spacing w:before="60" w:after="60" w:line="264" w:lineRule="auto"/>
              <w:rPr>
                <w:sz w:val="26"/>
                <w:szCs w:val="26"/>
              </w:rPr>
            </w:pPr>
            <w:r w:rsidRPr="005A5F40">
              <w:rPr>
                <w:sz w:val="26"/>
                <w:szCs w:val="26"/>
              </w:rPr>
              <w:t>Người dùng đã đăng nhập vào hệ thống.</w:t>
            </w:r>
          </w:p>
        </w:tc>
      </w:tr>
      <w:tr w:rsidR="00F95678" w:rsidRPr="005A5F40" w14:paraId="3B52B9A6" w14:textId="77777777" w:rsidTr="00C510CB">
        <w:tc>
          <w:tcPr>
            <w:tcW w:w="4296" w:type="dxa"/>
          </w:tcPr>
          <w:p w14:paraId="47BDF944" w14:textId="77777777" w:rsidR="00F95678" w:rsidRPr="005A5F40" w:rsidRDefault="00F95678" w:rsidP="00C510CB">
            <w:pPr>
              <w:spacing w:before="60" w:after="60" w:line="264" w:lineRule="auto"/>
              <w:rPr>
                <w:sz w:val="26"/>
                <w:szCs w:val="26"/>
              </w:rPr>
            </w:pPr>
            <w:r w:rsidRPr="005A5F40">
              <w:rPr>
                <w:sz w:val="26"/>
                <w:szCs w:val="26"/>
              </w:rPr>
              <w:t>Hậu điều kiện</w:t>
            </w:r>
          </w:p>
        </w:tc>
        <w:tc>
          <w:tcPr>
            <w:tcW w:w="4334" w:type="dxa"/>
          </w:tcPr>
          <w:p w14:paraId="5E108888" w14:textId="77777777" w:rsidR="00F95678" w:rsidRPr="005A5F40" w:rsidRDefault="00F95678" w:rsidP="007E2D0F">
            <w:pPr>
              <w:keepNext/>
              <w:spacing w:before="60" w:after="60" w:line="264" w:lineRule="auto"/>
              <w:rPr>
                <w:sz w:val="26"/>
                <w:szCs w:val="26"/>
              </w:rPr>
            </w:pPr>
            <w:r w:rsidRPr="005A5F40">
              <w:rPr>
                <w:sz w:val="26"/>
                <w:szCs w:val="26"/>
              </w:rPr>
              <w:t>Nếu use case thành công thì tác nhân có quyền sử dụng các chức năng của hệ thống. Ngược lại trạng thái hệ thống không đổi.</w:t>
            </w:r>
          </w:p>
        </w:tc>
      </w:tr>
    </w:tbl>
    <w:p w14:paraId="34BF7ECA" w14:textId="2B464ABA" w:rsidR="00F95678" w:rsidRDefault="007E2D0F" w:rsidP="007E2D0F">
      <w:pPr>
        <w:pStyle w:val="Caption"/>
        <w:jc w:val="center"/>
        <w:rPr>
          <w:b/>
          <w:bCs/>
        </w:rPr>
      </w:pPr>
      <w:bookmarkStart w:id="57" w:name="_Toc104319020"/>
      <w:bookmarkStart w:id="58" w:name="_Toc104319027"/>
      <w:r>
        <w:t xml:space="preserve">Bảng </w:t>
      </w:r>
      <w:r>
        <w:fldChar w:fldCharType="begin"/>
      </w:r>
      <w:r>
        <w:instrText xml:space="preserve"> SEQ Bảng \* ARABIC </w:instrText>
      </w:r>
      <w:r>
        <w:fldChar w:fldCharType="separate"/>
      </w:r>
      <w:r w:rsidR="009C0808">
        <w:rPr>
          <w:noProof/>
        </w:rPr>
        <w:t>3</w:t>
      </w:r>
      <w:r>
        <w:fldChar w:fldCharType="end"/>
      </w:r>
      <w:r w:rsidRPr="004B3FF7">
        <w:t xml:space="preserve">: Đặc tả Use case </w:t>
      </w:r>
      <w:r>
        <w:rPr>
          <w:lang w:val="en-US"/>
        </w:rPr>
        <w:t>Đơn hàng</w:t>
      </w:r>
      <w:bookmarkEnd w:id="57"/>
      <w:bookmarkEnd w:id="58"/>
    </w:p>
    <w:tbl>
      <w:tblPr>
        <w:tblStyle w:val="TableGrid"/>
        <w:tblW w:w="8630" w:type="dxa"/>
        <w:tblInd w:w="720" w:type="dxa"/>
        <w:tblLook w:val="04A0" w:firstRow="1" w:lastRow="0" w:firstColumn="1" w:lastColumn="0" w:noHBand="0" w:noVBand="1"/>
      </w:tblPr>
      <w:tblGrid>
        <w:gridCol w:w="4296"/>
        <w:gridCol w:w="4334"/>
      </w:tblGrid>
      <w:tr w:rsidR="00F95678" w14:paraId="69625075" w14:textId="77777777" w:rsidTr="00C510CB">
        <w:tc>
          <w:tcPr>
            <w:tcW w:w="8630" w:type="dxa"/>
            <w:gridSpan w:val="2"/>
            <w:shd w:val="clear" w:color="auto" w:fill="506CF7"/>
          </w:tcPr>
          <w:p w14:paraId="3F7AE9A6" w14:textId="77777777" w:rsidR="00F95678" w:rsidRPr="005A5F40" w:rsidRDefault="00F95678" w:rsidP="00C510CB">
            <w:pPr>
              <w:spacing w:before="60" w:after="60" w:line="264" w:lineRule="auto"/>
              <w:jc w:val="center"/>
              <w:rPr>
                <w:sz w:val="30"/>
                <w:szCs w:val="30"/>
                <w:lang w:val="en-US"/>
              </w:rPr>
            </w:pPr>
            <w:r w:rsidRPr="005A5F40">
              <w:rPr>
                <w:b/>
                <w:bCs/>
                <w:color w:val="FFFFFF" w:themeColor="background1"/>
                <w:sz w:val="30"/>
                <w:szCs w:val="30"/>
                <w:lang w:val="en-US"/>
              </w:rPr>
              <w:lastRenderedPageBreak/>
              <w:t>THÔNG TIN</w:t>
            </w:r>
          </w:p>
        </w:tc>
      </w:tr>
      <w:tr w:rsidR="00F95678" w14:paraId="607F97A7" w14:textId="77777777" w:rsidTr="00C510CB">
        <w:tc>
          <w:tcPr>
            <w:tcW w:w="4296" w:type="dxa"/>
          </w:tcPr>
          <w:p w14:paraId="7BB57975" w14:textId="77777777" w:rsidR="00F95678" w:rsidRPr="005A5F40" w:rsidRDefault="00F95678" w:rsidP="00C510CB">
            <w:pPr>
              <w:spacing w:before="60" w:after="60" w:line="264" w:lineRule="auto"/>
              <w:rPr>
                <w:sz w:val="26"/>
                <w:szCs w:val="26"/>
              </w:rPr>
            </w:pPr>
            <w:r w:rsidRPr="005A5F40">
              <w:rPr>
                <w:sz w:val="26"/>
                <w:szCs w:val="26"/>
              </w:rPr>
              <w:t>Tác nhân</w:t>
            </w:r>
          </w:p>
        </w:tc>
        <w:tc>
          <w:tcPr>
            <w:tcW w:w="4334" w:type="dxa"/>
          </w:tcPr>
          <w:p w14:paraId="7C017F5A" w14:textId="3FD28320" w:rsidR="00F95678" w:rsidRPr="00C92581" w:rsidRDefault="00F95678" w:rsidP="00C510CB">
            <w:pPr>
              <w:spacing w:before="60" w:after="60" w:line="264" w:lineRule="auto"/>
              <w:rPr>
                <w:sz w:val="26"/>
                <w:szCs w:val="26"/>
              </w:rPr>
            </w:pPr>
            <w:r w:rsidRPr="005A5F40">
              <w:rPr>
                <w:sz w:val="26"/>
                <w:szCs w:val="26"/>
              </w:rPr>
              <w:t>Nhân viên thu ngân, Nhân viên pha chế</w:t>
            </w:r>
            <w:r w:rsidR="00C92581" w:rsidRPr="00C92581">
              <w:rPr>
                <w:sz w:val="26"/>
                <w:szCs w:val="26"/>
              </w:rPr>
              <w:t>.</w:t>
            </w:r>
          </w:p>
        </w:tc>
      </w:tr>
      <w:tr w:rsidR="00F95678" w:rsidRPr="003105F8" w14:paraId="03A4FEAF" w14:textId="77777777" w:rsidTr="00C510CB">
        <w:tc>
          <w:tcPr>
            <w:tcW w:w="4296" w:type="dxa"/>
          </w:tcPr>
          <w:p w14:paraId="19E9DA88" w14:textId="77777777" w:rsidR="00F95678" w:rsidRPr="005A5F40" w:rsidRDefault="00F95678" w:rsidP="00C510CB">
            <w:pPr>
              <w:spacing w:before="60" w:after="60" w:line="264" w:lineRule="auto"/>
              <w:rPr>
                <w:sz w:val="26"/>
                <w:szCs w:val="26"/>
              </w:rPr>
            </w:pPr>
            <w:r w:rsidRPr="005A5F40">
              <w:rPr>
                <w:sz w:val="26"/>
                <w:szCs w:val="26"/>
              </w:rPr>
              <w:t xml:space="preserve">Mô tả chung </w:t>
            </w:r>
          </w:p>
        </w:tc>
        <w:tc>
          <w:tcPr>
            <w:tcW w:w="4334" w:type="dxa"/>
          </w:tcPr>
          <w:p w14:paraId="3B71465C" w14:textId="77777777" w:rsidR="00F95678" w:rsidRPr="005A5F40" w:rsidRDefault="00F95678" w:rsidP="00C510CB">
            <w:pPr>
              <w:spacing w:before="60" w:after="60" w:line="264" w:lineRule="auto"/>
              <w:rPr>
                <w:sz w:val="26"/>
                <w:szCs w:val="26"/>
              </w:rPr>
            </w:pPr>
            <w:r w:rsidRPr="005A5F40">
              <w:rPr>
                <w:sz w:val="26"/>
                <w:szCs w:val="26"/>
              </w:rPr>
              <w:t>Là chức năng cho phép tác nhân xem thông tin của bản thân mình.</w:t>
            </w:r>
          </w:p>
        </w:tc>
      </w:tr>
      <w:tr w:rsidR="00F95678" w14:paraId="7F9C9CFE" w14:textId="77777777" w:rsidTr="00C510CB">
        <w:tc>
          <w:tcPr>
            <w:tcW w:w="4296" w:type="dxa"/>
          </w:tcPr>
          <w:p w14:paraId="6BCB2915" w14:textId="77777777" w:rsidR="00F95678" w:rsidRPr="005A5F40" w:rsidRDefault="00F95678" w:rsidP="00C510CB">
            <w:pPr>
              <w:spacing w:before="60" w:after="60" w:line="264" w:lineRule="auto"/>
              <w:rPr>
                <w:sz w:val="26"/>
                <w:szCs w:val="26"/>
              </w:rPr>
            </w:pPr>
            <w:r w:rsidRPr="005A5F40">
              <w:rPr>
                <w:sz w:val="26"/>
                <w:szCs w:val="26"/>
              </w:rPr>
              <w:t>Dòng sự kiện</w:t>
            </w:r>
          </w:p>
        </w:tc>
        <w:tc>
          <w:tcPr>
            <w:tcW w:w="4334" w:type="dxa"/>
          </w:tcPr>
          <w:p w14:paraId="6BF3FC98" w14:textId="77777777" w:rsidR="00F95678" w:rsidRPr="005A5F40" w:rsidRDefault="00F95678" w:rsidP="00C510CB">
            <w:pPr>
              <w:spacing w:before="60" w:after="60"/>
              <w:rPr>
                <w:b/>
                <w:bCs/>
                <w:sz w:val="26"/>
                <w:szCs w:val="26"/>
              </w:rPr>
            </w:pPr>
            <w:r w:rsidRPr="005A5F40">
              <w:rPr>
                <w:sz w:val="26"/>
                <w:szCs w:val="26"/>
              </w:rPr>
              <w:t xml:space="preserve">- </w:t>
            </w:r>
            <w:r w:rsidRPr="005A5F40">
              <w:rPr>
                <w:b/>
                <w:bCs/>
                <w:sz w:val="26"/>
                <w:szCs w:val="26"/>
              </w:rPr>
              <w:t>Dòng sự kiện chính:</w:t>
            </w:r>
          </w:p>
          <w:p w14:paraId="0A2E37B4" w14:textId="77777777" w:rsidR="00F95678" w:rsidRPr="005A5F40" w:rsidRDefault="00F95678" w:rsidP="00C510CB">
            <w:pPr>
              <w:spacing w:before="60" w:after="60" w:line="264" w:lineRule="auto"/>
              <w:rPr>
                <w:sz w:val="26"/>
                <w:szCs w:val="26"/>
              </w:rPr>
            </w:pPr>
            <w:r w:rsidRPr="005A5F40">
              <w:rPr>
                <w:sz w:val="26"/>
                <w:szCs w:val="26"/>
              </w:rPr>
              <w:t>Use Case này bắt đầu khi tác nhân nhấn vào mục “THÔNG TIN”, use case kết thúc.</w:t>
            </w:r>
          </w:p>
          <w:p w14:paraId="2A1B97D5" w14:textId="77777777" w:rsidR="00F95678" w:rsidRPr="005A5F40" w:rsidRDefault="00F95678" w:rsidP="00C510CB">
            <w:pPr>
              <w:tabs>
                <w:tab w:val="left" w:pos="3281"/>
              </w:tabs>
              <w:spacing w:before="60" w:after="60" w:line="264" w:lineRule="auto"/>
              <w:rPr>
                <w:sz w:val="26"/>
                <w:szCs w:val="26"/>
              </w:rPr>
            </w:pPr>
            <w:r w:rsidRPr="005A5F40">
              <w:rPr>
                <w:sz w:val="26"/>
                <w:szCs w:val="26"/>
              </w:rPr>
              <w:t xml:space="preserve">- </w:t>
            </w:r>
            <w:r w:rsidRPr="005A5F40">
              <w:rPr>
                <w:b/>
                <w:bCs/>
                <w:sz w:val="26"/>
                <w:szCs w:val="26"/>
              </w:rPr>
              <w:t>Dòng sự kiện khác:</w:t>
            </w:r>
            <w:r w:rsidRPr="005A5F40">
              <w:rPr>
                <w:sz w:val="26"/>
                <w:szCs w:val="26"/>
              </w:rPr>
              <w:t xml:space="preserve"> Không có.</w:t>
            </w:r>
          </w:p>
        </w:tc>
      </w:tr>
      <w:tr w:rsidR="00F95678" w14:paraId="51C183D8" w14:textId="77777777" w:rsidTr="00C510CB">
        <w:tc>
          <w:tcPr>
            <w:tcW w:w="4296" w:type="dxa"/>
          </w:tcPr>
          <w:p w14:paraId="363FBB94" w14:textId="77777777" w:rsidR="00F95678" w:rsidRPr="005A5F40" w:rsidRDefault="00F95678" w:rsidP="00C510CB">
            <w:pPr>
              <w:spacing w:before="60" w:after="60" w:line="264" w:lineRule="auto"/>
              <w:rPr>
                <w:sz w:val="26"/>
                <w:szCs w:val="26"/>
              </w:rPr>
            </w:pPr>
            <w:r w:rsidRPr="005A5F40">
              <w:rPr>
                <w:sz w:val="26"/>
                <w:szCs w:val="26"/>
              </w:rPr>
              <w:t>Yêu cầu đặc biệt</w:t>
            </w:r>
          </w:p>
        </w:tc>
        <w:tc>
          <w:tcPr>
            <w:tcW w:w="4334" w:type="dxa"/>
          </w:tcPr>
          <w:p w14:paraId="460BE79E" w14:textId="77777777" w:rsidR="00F95678" w:rsidRPr="005A5F40" w:rsidRDefault="00F95678" w:rsidP="00C510CB">
            <w:pPr>
              <w:spacing w:before="60" w:after="60" w:line="264" w:lineRule="auto"/>
              <w:rPr>
                <w:sz w:val="26"/>
                <w:szCs w:val="26"/>
              </w:rPr>
            </w:pPr>
            <w:r w:rsidRPr="005A5F40">
              <w:rPr>
                <w:sz w:val="26"/>
                <w:szCs w:val="26"/>
                <w:lang w:val="en-US"/>
              </w:rPr>
              <w:t>Không có.</w:t>
            </w:r>
          </w:p>
        </w:tc>
      </w:tr>
      <w:tr w:rsidR="00F95678" w14:paraId="1B88BE72" w14:textId="77777777" w:rsidTr="00C510CB">
        <w:tc>
          <w:tcPr>
            <w:tcW w:w="4296" w:type="dxa"/>
          </w:tcPr>
          <w:p w14:paraId="07EBE172" w14:textId="77777777" w:rsidR="00F95678" w:rsidRPr="005A5F40" w:rsidRDefault="00F95678" w:rsidP="00C510CB">
            <w:pPr>
              <w:spacing w:before="60" w:after="60" w:line="264" w:lineRule="auto"/>
              <w:rPr>
                <w:sz w:val="26"/>
                <w:szCs w:val="26"/>
              </w:rPr>
            </w:pPr>
            <w:r w:rsidRPr="005A5F40">
              <w:rPr>
                <w:sz w:val="26"/>
                <w:szCs w:val="26"/>
              </w:rPr>
              <w:t>Tiền điều kiện</w:t>
            </w:r>
          </w:p>
        </w:tc>
        <w:tc>
          <w:tcPr>
            <w:tcW w:w="4334" w:type="dxa"/>
          </w:tcPr>
          <w:p w14:paraId="7F347C12" w14:textId="77777777" w:rsidR="00F95678" w:rsidRPr="005A5F40" w:rsidRDefault="00F95678" w:rsidP="00C510CB">
            <w:pPr>
              <w:spacing w:before="60" w:after="60" w:line="264" w:lineRule="auto"/>
              <w:rPr>
                <w:sz w:val="26"/>
                <w:szCs w:val="26"/>
              </w:rPr>
            </w:pPr>
            <w:r w:rsidRPr="005A5F40">
              <w:rPr>
                <w:sz w:val="26"/>
                <w:szCs w:val="26"/>
              </w:rPr>
              <w:t>Người dùng đã đăng nhập vào hệ thống.</w:t>
            </w:r>
          </w:p>
        </w:tc>
      </w:tr>
      <w:tr w:rsidR="00F95678" w14:paraId="348C8E64" w14:textId="77777777" w:rsidTr="00C510CB">
        <w:tc>
          <w:tcPr>
            <w:tcW w:w="4296" w:type="dxa"/>
          </w:tcPr>
          <w:p w14:paraId="67FED149" w14:textId="77777777" w:rsidR="00F95678" w:rsidRPr="005A5F40" w:rsidRDefault="00F95678" w:rsidP="00C510CB">
            <w:pPr>
              <w:spacing w:before="60" w:after="60" w:line="264" w:lineRule="auto"/>
              <w:rPr>
                <w:sz w:val="26"/>
                <w:szCs w:val="26"/>
              </w:rPr>
            </w:pPr>
            <w:r w:rsidRPr="005A5F40">
              <w:rPr>
                <w:sz w:val="26"/>
                <w:szCs w:val="26"/>
              </w:rPr>
              <w:t>Hậu điều kiện</w:t>
            </w:r>
          </w:p>
        </w:tc>
        <w:tc>
          <w:tcPr>
            <w:tcW w:w="4334" w:type="dxa"/>
          </w:tcPr>
          <w:p w14:paraId="35AFCE5D" w14:textId="77777777" w:rsidR="00F95678" w:rsidRPr="005A5F40" w:rsidRDefault="00F95678" w:rsidP="007E2D0F">
            <w:pPr>
              <w:keepNext/>
              <w:spacing w:before="60" w:after="60" w:line="264" w:lineRule="auto"/>
              <w:rPr>
                <w:sz w:val="26"/>
                <w:szCs w:val="26"/>
              </w:rPr>
            </w:pPr>
            <w:r w:rsidRPr="005A5F40">
              <w:rPr>
                <w:sz w:val="26"/>
                <w:szCs w:val="26"/>
              </w:rPr>
              <w:t>Nếu use case thành công thì tác nhân có quyền sử dụng các chức năng của hệ thống. Ngược lại trạng thái hệ thống không đổi.</w:t>
            </w:r>
          </w:p>
        </w:tc>
      </w:tr>
    </w:tbl>
    <w:p w14:paraId="0F3F6C8C" w14:textId="15582A8D" w:rsidR="00F95678" w:rsidRDefault="007E2D0F" w:rsidP="007E2D0F">
      <w:pPr>
        <w:pStyle w:val="Caption"/>
        <w:jc w:val="center"/>
        <w:rPr>
          <w:b/>
          <w:bCs/>
        </w:rPr>
      </w:pPr>
      <w:bookmarkStart w:id="59" w:name="_Toc104319021"/>
      <w:bookmarkStart w:id="60" w:name="_Toc104319028"/>
      <w:r>
        <w:t xml:space="preserve">Bảng </w:t>
      </w:r>
      <w:r>
        <w:fldChar w:fldCharType="begin"/>
      </w:r>
      <w:r>
        <w:instrText xml:space="preserve"> SEQ Bảng \* ARABIC </w:instrText>
      </w:r>
      <w:r>
        <w:fldChar w:fldCharType="separate"/>
      </w:r>
      <w:r w:rsidR="009C0808">
        <w:rPr>
          <w:noProof/>
        </w:rPr>
        <w:t>4</w:t>
      </w:r>
      <w:r>
        <w:fldChar w:fldCharType="end"/>
      </w:r>
      <w:r w:rsidRPr="008845CD">
        <w:t xml:space="preserve">: Đặc tả Use case </w:t>
      </w:r>
      <w:r>
        <w:rPr>
          <w:lang w:val="en-US"/>
        </w:rPr>
        <w:t>Thông tin</w:t>
      </w:r>
      <w:bookmarkEnd w:id="59"/>
      <w:bookmarkEnd w:id="60"/>
    </w:p>
    <w:p w14:paraId="5E11034E" w14:textId="6B4707A7" w:rsidR="00F95678" w:rsidRDefault="005A5F40" w:rsidP="005A5F40">
      <w:pPr>
        <w:rPr>
          <w:b/>
          <w:bCs/>
        </w:rPr>
      </w:pPr>
      <w:r>
        <w:rPr>
          <w:b/>
          <w:bCs/>
        </w:rPr>
        <w:br w:type="page"/>
      </w:r>
    </w:p>
    <w:tbl>
      <w:tblPr>
        <w:tblStyle w:val="TableGrid"/>
        <w:tblW w:w="8630" w:type="dxa"/>
        <w:tblInd w:w="720" w:type="dxa"/>
        <w:tblLook w:val="04A0" w:firstRow="1" w:lastRow="0" w:firstColumn="1" w:lastColumn="0" w:noHBand="0" w:noVBand="1"/>
      </w:tblPr>
      <w:tblGrid>
        <w:gridCol w:w="4296"/>
        <w:gridCol w:w="4334"/>
      </w:tblGrid>
      <w:tr w:rsidR="00F95678" w14:paraId="6ADA8174" w14:textId="77777777" w:rsidTr="00C510CB">
        <w:tc>
          <w:tcPr>
            <w:tcW w:w="8630" w:type="dxa"/>
            <w:gridSpan w:val="2"/>
            <w:shd w:val="clear" w:color="auto" w:fill="506CF7"/>
          </w:tcPr>
          <w:p w14:paraId="53F14B17" w14:textId="77777777" w:rsidR="00F95678" w:rsidRPr="005A5F40" w:rsidRDefault="00F95678" w:rsidP="00C510CB">
            <w:pPr>
              <w:spacing w:before="60" w:after="60" w:line="264" w:lineRule="auto"/>
              <w:jc w:val="center"/>
              <w:rPr>
                <w:sz w:val="30"/>
                <w:szCs w:val="30"/>
                <w:lang w:val="en-US"/>
              </w:rPr>
            </w:pPr>
            <w:r w:rsidRPr="005A5F40">
              <w:rPr>
                <w:b/>
                <w:bCs/>
                <w:color w:val="FFFFFF" w:themeColor="background1"/>
                <w:sz w:val="30"/>
                <w:szCs w:val="30"/>
                <w:lang w:val="en-US"/>
              </w:rPr>
              <w:lastRenderedPageBreak/>
              <w:t>KHO HÀNG</w:t>
            </w:r>
          </w:p>
        </w:tc>
      </w:tr>
      <w:tr w:rsidR="00F95678" w14:paraId="0EA64938" w14:textId="77777777" w:rsidTr="00C510CB">
        <w:tc>
          <w:tcPr>
            <w:tcW w:w="4296" w:type="dxa"/>
          </w:tcPr>
          <w:p w14:paraId="5BA51FA6" w14:textId="77777777" w:rsidR="00F95678" w:rsidRPr="005A5F40" w:rsidRDefault="00F95678" w:rsidP="00C510CB">
            <w:pPr>
              <w:spacing w:before="60" w:after="60" w:line="264" w:lineRule="auto"/>
              <w:rPr>
                <w:sz w:val="26"/>
                <w:szCs w:val="26"/>
              </w:rPr>
            </w:pPr>
            <w:r w:rsidRPr="005A5F40">
              <w:rPr>
                <w:sz w:val="26"/>
                <w:szCs w:val="26"/>
              </w:rPr>
              <w:t>Tác nhân</w:t>
            </w:r>
          </w:p>
        </w:tc>
        <w:tc>
          <w:tcPr>
            <w:tcW w:w="4334" w:type="dxa"/>
          </w:tcPr>
          <w:p w14:paraId="68BBFB58" w14:textId="39D6356D" w:rsidR="00F95678" w:rsidRPr="003F18EF" w:rsidRDefault="00F95678" w:rsidP="00C510CB">
            <w:pPr>
              <w:spacing w:before="60" w:after="60" w:line="264" w:lineRule="auto"/>
              <w:rPr>
                <w:sz w:val="26"/>
                <w:szCs w:val="26"/>
              </w:rPr>
            </w:pPr>
            <w:r w:rsidRPr="003F18EF">
              <w:rPr>
                <w:sz w:val="26"/>
                <w:szCs w:val="26"/>
              </w:rPr>
              <w:t>Chủ quán, Quản lý</w:t>
            </w:r>
            <w:r w:rsidR="003F18EF" w:rsidRPr="003F18EF">
              <w:rPr>
                <w:sz w:val="26"/>
                <w:szCs w:val="26"/>
              </w:rPr>
              <w:t>, Nhân viên pha chế.</w:t>
            </w:r>
          </w:p>
        </w:tc>
      </w:tr>
      <w:tr w:rsidR="00F95678" w:rsidRPr="003105F8" w14:paraId="54B3AC0C" w14:textId="77777777" w:rsidTr="00C510CB">
        <w:tc>
          <w:tcPr>
            <w:tcW w:w="4296" w:type="dxa"/>
          </w:tcPr>
          <w:p w14:paraId="1C53B28D" w14:textId="77777777" w:rsidR="00F95678" w:rsidRPr="005A5F40" w:rsidRDefault="00F95678" w:rsidP="00C510CB">
            <w:pPr>
              <w:spacing w:before="60" w:after="60" w:line="264" w:lineRule="auto"/>
              <w:rPr>
                <w:sz w:val="26"/>
                <w:szCs w:val="26"/>
              </w:rPr>
            </w:pPr>
            <w:r w:rsidRPr="005A5F40">
              <w:rPr>
                <w:sz w:val="26"/>
                <w:szCs w:val="26"/>
              </w:rPr>
              <w:t xml:space="preserve">Mô tả chung </w:t>
            </w:r>
          </w:p>
        </w:tc>
        <w:tc>
          <w:tcPr>
            <w:tcW w:w="4334" w:type="dxa"/>
          </w:tcPr>
          <w:p w14:paraId="51F59075" w14:textId="77777777" w:rsidR="00F95678" w:rsidRPr="005A5F40" w:rsidRDefault="00F95678" w:rsidP="00C510CB">
            <w:pPr>
              <w:spacing w:before="60" w:after="60" w:line="264" w:lineRule="auto"/>
              <w:rPr>
                <w:sz w:val="26"/>
                <w:szCs w:val="26"/>
              </w:rPr>
            </w:pPr>
            <w:r w:rsidRPr="005A5F40">
              <w:rPr>
                <w:sz w:val="26"/>
                <w:szCs w:val="26"/>
              </w:rPr>
              <w:t>Là chức năng cho phép tác nhân quản lý kho. Người dùng có thể chọn kho để quản lý.</w:t>
            </w:r>
          </w:p>
        </w:tc>
      </w:tr>
      <w:tr w:rsidR="00F95678" w14:paraId="7B6991B5" w14:textId="77777777" w:rsidTr="00C510CB">
        <w:tc>
          <w:tcPr>
            <w:tcW w:w="4296" w:type="dxa"/>
          </w:tcPr>
          <w:p w14:paraId="0BDC3682" w14:textId="77777777" w:rsidR="00F95678" w:rsidRPr="005A5F40" w:rsidRDefault="00F95678" w:rsidP="00C510CB">
            <w:pPr>
              <w:spacing w:before="60" w:after="60" w:line="264" w:lineRule="auto"/>
              <w:rPr>
                <w:sz w:val="26"/>
                <w:szCs w:val="26"/>
              </w:rPr>
            </w:pPr>
            <w:r w:rsidRPr="005A5F40">
              <w:rPr>
                <w:sz w:val="26"/>
                <w:szCs w:val="26"/>
              </w:rPr>
              <w:t>Dòng sự kiện</w:t>
            </w:r>
          </w:p>
        </w:tc>
        <w:tc>
          <w:tcPr>
            <w:tcW w:w="4334" w:type="dxa"/>
          </w:tcPr>
          <w:p w14:paraId="1A23CD28" w14:textId="77777777" w:rsidR="00F95678" w:rsidRPr="005A5F40" w:rsidRDefault="00F95678" w:rsidP="00C510CB">
            <w:pPr>
              <w:spacing w:before="60" w:after="60"/>
              <w:rPr>
                <w:b/>
                <w:bCs/>
                <w:sz w:val="26"/>
                <w:szCs w:val="26"/>
              </w:rPr>
            </w:pPr>
            <w:r w:rsidRPr="005A5F40">
              <w:rPr>
                <w:sz w:val="26"/>
                <w:szCs w:val="26"/>
              </w:rPr>
              <w:t xml:space="preserve">- </w:t>
            </w:r>
            <w:r w:rsidRPr="005A5F40">
              <w:rPr>
                <w:b/>
                <w:bCs/>
                <w:sz w:val="26"/>
                <w:szCs w:val="26"/>
              </w:rPr>
              <w:t>Dòng sự kiện chính:</w:t>
            </w:r>
          </w:p>
          <w:p w14:paraId="6A822649" w14:textId="77777777" w:rsidR="00F95678" w:rsidRPr="005A5F40" w:rsidRDefault="00F95678" w:rsidP="00C510CB">
            <w:pPr>
              <w:spacing w:before="60" w:after="60" w:line="264" w:lineRule="auto"/>
              <w:rPr>
                <w:sz w:val="26"/>
                <w:szCs w:val="26"/>
              </w:rPr>
            </w:pPr>
            <w:r w:rsidRPr="005A5F40">
              <w:rPr>
                <w:sz w:val="26"/>
                <w:szCs w:val="26"/>
              </w:rPr>
              <w:t>Use Case này bắt đầu khi tác nhân nhấn vào mục “KHO HÀNG”, use case kết thúc.</w:t>
            </w:r>
          </w:p>
          <w:p w14:paraId="1E03A58C" w14:textId="77777777" w:rsidR="00F95678" w:rsidRPr="005A5F40" w:rsidRDefault="00F95678" w:rsidP="00C510CB">
            <w:pPr>
              <w:tabs>
                <w:tab w:val="left" w:pos="3281"/>
              </w:tabs>
              <w:spacing w:before="60" w:after="60" w:line="264" w:lineRule="auto"/>
              <w:rPr>
                <w:sz w:val="26"/>
                <w:szCs w:val="26"/>
              </w:rPr>
            </w:pPr>
            <w:r w:rsidRPr="005A5F40">
              <w:rPr>
                <w:sz w:val="26"/>
                <w:szCs w:val="26"/>
              </w:rPr>
              <w:t xml:space="preserve">- </w:t>
            </w:r>
            <w:r w:rsidRPr="005A5F40">
              <w:rPr>
                <w:b/>
                <w:bCs/>
                <w:sz w:val="26"/>
                <w:szCs w:val="26"/>
              </w:rPr>
              <w:t>Dòng sự kiện khác:</w:t>
            </w:r>
            <w:r w:rsidRPr="005A5F40">
              <w:rPr>
                <w:sz w:val="26"/>
                <w:szCs w:val="26"/>
              </w:rPr>
              <w:t xml:space="preserve"> Không có.</w:t>
            </w:r>
          </w:p>
          <w:p w14:paraId="0CF2BC56" w14:textId="77777777" w:rsidR="00F95678" w:rsidRPr="005A5F40" w:rsidRDefault="00F95678" w:rsidP="00C510CB">
            <w:pPr>
              <w:tabs>
                <w:tab w:val="left" w:pos="3281"/>
              </w:tabs>
              <w:spacing w:before="60" w:after="60" w:line="264" w:lineRule="auto"/>
              <w:rPr>
                <w:sz w:val="26"/>
                <w:szCs w:val="26"/>
              </w:rPr>
            </w:pPr>
            <w:r w:rsidRPr="005A5F40">
              <w:rPr>
                <w:b/>
                <w:bCs/>
                <w:sz w:val="26"/>
                <w:szCs w:val="26"/>
              </w:rPr>
              <w:t>Thêm:</w:t>
            </w:r>
            <w:r w:rsidRPr="005A5F40">
              <w:rPr>
                <w:sz w:val="26"/>
                <w:szCs w:val="26"/>
              </w:rPr>
              <w:t xml:space="preserve"> là chức năng cho phép tác nhân thêm vật liệu vào kho đang chọn.</w:t>
            </w:r>
          </w:p>
          <w:p w14:paraId="572FE5DD" w14:textId="77777777" w:rsidR="00F95678" w:rsidRPr="005A5F40" w:rsidRDefault="00F95678" w:rsidP="00C510CB">
            <w:pPr>
              <w:tabs>
                <w:tab w:val="left" w:pos="3281"/>
              </w:tabs>
              <w:spacing w:before="60" w:after="60" w:line="264" w:lineRule="auto"/>
              <w:rPr>
                <w:sz w:val="26"/>
                <w:szCs w:val="26"/>
              </w:rPr>
            </w:pPr>
            <w:r w:rsidRPr="005A5F40">
              <w:rPr>
                <w:b/>
                <w:bCs/>
                <w:sz w:val="26"/>
                <w:szCs w:val="26"/>
              </w:rPr>
              <w:t>Sửa:</w:t>
            </w:r>
            <w:r w:rsidRPr="005A5F40">
              <w:rPr>
                <w:sz w:val="26"/>
                <w:szCs w:val="26"/>
              </w:rPr>
              <w:t xml:space="preserve"> là chức năng cho phép tác nhân sửa vật liệu ở kho đang chọn.</w:t>
            </w:r>
          </w:p>
          <w:p w14:paraId="63923915" w14:textId="77777777" w:rsidR="00F95678" w:rsidRPr="005A5F40" w:rsidRDefault="00F95678" w:rsidP="00C510CB">
            <w:pPr>
              <w:tabs>
                <w:tab w:val="left" w:pos="3281"/>
              </w:tabs>
              <w:spacing w:before="60" w:after="60" w:line="264" w:lineRule="auto"/>
              <w:rPr>
                <w:sz w:val="26"/>
                <w:szCs w:val="26"/>
              </w:rPr>
            </w:pPr>
            <w:r w:rsidRPr="005A5F40">
              <w:rPr>
                <w:b/>
                <w:bCs/>
                <w:sz w:val="26"/>
                <w:szCs w:val="26"/>
              </w:rPr>
              <w:t>Xóa:</w:t>
            </w:r>
            <w:r w:rsidRPr="005A5F40">
              <w:rPr>
                <w:sz w:val="26"/>
                <w:szCs w:val="26"/>
              </w:rPr>
              <w:t xml:space="preserve"> là chức năng cho phép tác nhân xóa vật liệu ở kho đang chọn.</w:t>
            </w:r>
          </w:p>
          <w:p w14:paraId="01FA91DB" w14:textId="77777777" w:rsidR="00F95678" w:rsidRDefault="00F95678" w:rsidP="00C510CB">
            <w:pPr>
              <w:tabs>
                <w:tab w:val="left" w:pos="3281"/>
              </w:tabs>
              <w:spacing w:before="60" w:after="60" w:line="264" w:lineRule="auto"/>
              <w:rPr>
                <w:sz w:val="26"/>
                <w:szCs w:val="26"/>
              </w:rPr>
            </w:pPr>
            <w:r w:rsidRPr="005A5F40">
              <w:rPr>
                <w:b/>
                <w:bCs/>
                <w:sz w:val="26"/>
                <w:szCs w:val="26"/>
              </w:rPr>
              <w:t>Icon “+”:</w:t>
            </w:r>
            <w:r w:rsidRPr="005A5F40">
              <w:rPr>
                <w:sz w:val="26"/>
                <w:szCs w:val="26"/>
              </w:rPr>
              <w:t xml:space="preserve"> là chức năng cho phép tác nhân tạo kho. Để thuận tiện trong việc quản lý các nguyên nhiên vật liệu sao cho phù hợp.</w:t>
            </w:r>
          </w:p>
          <w:p w14:paraId="0B75542C" w14:textId="45C61DBB" w:rsidR="00F24398" w:rsidRDefault="00F24398" w:rsidP="00C510CB">
            <w:pPr>
              <w:tabs>
                <w:tab w:val="left" w:pos="3281"/>
              </w:tabs>
              <w:spacing w:before="60" w:after="60" w:line="264" w:lineRule="auto"/>
              <w:rPr>
                <w:sz w:val="26"/>
                <w:szCs w:val="26"/>
              </w:rPr>
            </w:pPr>
            <w:r w:rsidRPr="00F24398">
              <w:rPr>
                <w:b/>
                <w:bCs/>
                <w:sz w:val="26"/>
                <w:szCs w:val="26"/>
              </w:rPr>
              <w:t xml:space="preserve">Chọn </w:t>
            </w:r>
            <w:r w:rsidR="00776BE2" w:rsidRPr="00776BE2">
              <w:rPr>
                <w:b/>
                <w:bCs/>
                <w:sz w:val="26"/>
                <w:szCs w:val="26"/>
              </w:rPr>
              <w:t>k</w:t>
            </w:r>
            <w:r w:rsidRPr="00F24398">
              <w:rPr>
                <w:b/>
                <w:bCs/>
                <w:sz w:val="26"/>
                <w:szCs w:val="26"/>
              </w:rPr>
              <w:t>ho:</w:t>
            </w:r>
            <w:r w:rsidRPr="00F24398">
              <w:rPr>
                <w:sz w:val="26"/>
                <w:szCs w:val="26"/>
              </w:rPr>
              <w:t xml:space="preserve"> là chức năng cho phép tác nhân chọn kho để thao tác, phù hợp với vật liệu cần thêm.</w:t>
            </w:r>
          </w:p>
          <w:p w14:paraId="7BA4C6BF" w14:textId="74E6C685" w:rsidR="00776BE2" w:rsidRPr="00392D88" w:rsidRDefault="00776BE2" w:rsidP="00C510CB">
            <w:pPr>
              <w:tabs>
                <w:tab w:val="left" w:pos="3281"/>
              </w:tabs>
              <w:spacing w:before="60" w:after="60" w:line="264" w:lineRule="auto"/>
              <w:rPr>
                <w:sz w:val="26"/>
                <w:szCs w:val="26"/>
              </w:rPr>
            </w:pPr>
            <w:r w:rsidRPr="00776BE2">
              <w:rPr>
                <w:b/>
                <w:bCs/>
                <w:sz w:val="26"/>
                <w:szCs w:val="26"/>
              </w:rPr>
              <w:t>Xóa kho:</w:t>
            </w:r>
            <w:r w:rsidRPr="00776BE2">
              <w:rPr>
                <w:sz w:val="26"/>
                <w:szCs w:val="26"/>
              </w:rPr>
              <w:t xml:space="preserve"> là chức năng </w:t>
            </w:r>
            <w:r w:rsidR="007B2AAD" w:rsidRPr="007B2AAD">
              <w:rPr>
                <w:sz w:val="26"/>
                <w:szCs w:val="26"/>
              </w:rPr>
              <w:t>cho phép tác nhân xóa kho</w:t>
            </w:r>
            <w:r w:rsidR="00392D88" w:rsidRPr="00392D88">
              <w:rPr>
                <w:sz w:val="26"/>
                <w:szCs w:val="26"/>
              </w:rPr>
              <w:t>.</w:t>
            </w:r>
          </w:p>
        </w:tc>
      </w:tr>
      <w:tr w:rsidR="00F95678" w14:paraId="0F44E65B" w14:textId="77777777" w:rsidTr="00C510CB">
        <w:tc>
          <w:tcPr>
            <w:tcW w:w="4296" w:type="dxa"/>
          </w:tcPr>
          <w:p w14:paraId="1C07C491" w14:textId="77777777" w:rsidR="00F95678" w:rsidRPr="005A5F40" w:rsidRDefault="00F95678" w:rsidP="00C510CB">
            <w:pPr>
              <w:spacing w:before="60" w:after="60" w:line="264" w:lineRule="auto"/>
              <w:rPr>
                <w:sz w:val="26"/>
                <w:szCs w:val="26"/>
              </w:rPr>
            </w:pPr>
            <w:r w:rsidRPr="005A5F40">
              <w:rPr>
                <w:sz w:val="26"/>
                <w:szCs w:val="26"/>
              </w:rPr>
              <w:t>Yêu cầu đặc biệt</w:t>
            </w:r>
          </w:p>
        </w:tc>
        <w:tc>
          <w:tcPr>
            <w:tcW w:w="4334" w:type="dxa"/>
          </w:tcPr>
          <w:p w14:paraId="710CB33C" w14:textId="77777777" w:rsidR="00F95678" w:rsidRPr="005A5F40" w:rsidRDefault="00F95678" w:rsidP="00C510CB">
            <w:pPr>
              <w:spacing w:before="60" w:after="60" w:line="264" w:lineRule="auto"/>
              <w:rPr>
                <w:sz w:val="26"/>
                <w:szCs w:val="26"/>
              </w:rPr>
            </w:pPr>
            <w:r w:rsidRPr="005A5F40">
              <w:rPr>
                <w:sz w:val="26"/>
                <w:szCs w:val="26"/>
                <w:lang w:val="en-US"/>
              </w:rPr>
              <w:t>Không có.</w:t>
            </w:r>
          </w:p>
        </w:tc>
      </w:tr>
      <w:tr w:rsidR="00F95678" w14:paraId="450F0573" w14:textId="77777777" w:rsidTr="00C510CB">
        <w:tc>
          <w:tcPr>
            <w:tcW w:w="4296" w:type="dxa"/>
          </w:tcPr>
          <w:p w14:paraId="6145F7B7" w14:textId="77777777" w:rsidR="00F95678" w:rsidRPr="005A5F40" w:rsidRDefault="00F95678" w:rsidP="00C510CB">
            <w:pPr>
              <w:spacing w:before="60" w:after="60" w:line="264" w:lineRule="auto"/>
              <w:rPr>
                <w:sz w:val="26"/>
                <w:szCs w:val="26"/>
              </w:rPr>
            </w:pPr>
            <w:r w:rsidRPr="005A5F40">
              <w:rPr>
                <w:sz w:val="26"/>
                <w:szCs w:val="26"/>
              </w:rPr>
              <w:t>Tiền điều kiện</w:t>
            </w:r>
          </w:p>
        </w:tc>
        <w:tc>
          <w:tcPr>
            <w:tcW w:w="4334" w:type="dxa"/>
          </w:tcPr>
          <w:p w14:paraId="543D0C55" w14:textId="77777777" w:rsidR="00F95678" w:rsidRPr="005A5F40" w:rsidRDefault="00F95678" w:rsidP="00C510CB">
            <w:pPr>
              <w:spacing w:before="60" w:after="60" w:line="264" w:lineRule="auto"/>
              <w:rPr>
                <w:sz w:val="26"/>
                <w:szCs w:val="26"/>
              </w:rPr>
            </w:pPr>
            <w:r w:rsidRPr="005A5F40">
              <w:rPr>
                <w:sz w:val="26"/>
                <w:szCs w:val="26"/>
              </w:rPr>
              <w:t>Người dùng đã đăng nhập vào hệ thống.</w:t>
            </w:r>
          </w:p>
        </w:tc>
      </w:tr>
      <w:tr w:rsidR="00F95678" w14:paraId="43460BF6" w14:textId="77777777" w:rsidTr="00C510CB">
        <w:tc>
          <w:tcPr>
            <w:tcW w:w="4296" w:type="dxa"/>
          </w:tcPr>
          <w:p w14:paraId="6C50EE2F" w14:textId="77777777" w:rsidR="00F95678" w:rsidRPr="005A5F40" w:rsidRDefault="00F95678" w:rsidP="00C510CB">
            <w:pPr>
              <w:spacing w:before="60" w:after="60" w:line="264" w:lineRule="auto"/>
              <w:rPr>
                <w:sz w:val="26"/>
                <w:szCs w:val="26"/>
              </w:rPr>
            </w:pPr>
            <w:r w:rsidRPr="005A5F40">
              <w:rPr>
                <w:sz w:val="26"/>
                <w:szCs w:val="26"/>
              </w:rPr>
              <w:t>Hậu điều kiện</w:t>
            </w:r>
          </w:p>
        </w:tc>
        <w:tc>
          <w:tcPr>
            <w:tcW w:w="4334" w:type="dxa"/>
          </w:tcPr>
          <w:p w14:paraId="77CE6001" w14:textId="77777777" w:rsidR="00F95678" w:rsidRPr="005A5F40" w:rsidRDefault="00F95678" w:rsidP="007E2D0F">
            <w:pPr>
              <w:keepNext/>
              <w:spacing w:before="60" w:after="60" w:line="264" w:lineRule="auto"/>
              <w:rPr>
                <w:sz w:val="26"/>
                <w:szCs w:val="26"/>
              </w:rPr>
            </w:pPr>
            <w:r w:rsidRPr="005A5F40">
              <w:rPr>
                <w:sz w:val="26"/>
                <w:szCs w:val="26"/>
              </w:rPr>
              <w:t>Nếu use case thành công thì tác nhân có quyền sử dụng các chức năng của hệ thống. Ngược lại trạng thái hệ thống không đổi.</w:t>
            </w:r>
          </w:p>
        </w:tc>
      </w:tr>
    </w:tbl>
    <w:p w14:paraId="7F92D809" w14:textId="5B4B7F3C" w:rsidR="00F95678" w:rsidRDefault="007E2D0F" w:rsidP="007E2D0F">
      <w:pPr>
        <w:pStyle w:val="Caption"/>
        <w:jc w:val="center"/>
        <w:rPr>
          <w:b/>
          <w:bCs/>
        </w:rPr>
      </w:pPr>
      <w:bookmarkStart w:id="61" w:name="_Toc104319022"/>
      <w:bookmarkStart w:id="62" w:name="_Toc104319029"/>
      <w:r>
        <w:t xml:space="preserve">Bảng </w:t>
      </w:r>
      <w:r>
        <w:fldChar w:fldCharType="begin"/>
      </w:r>
      <w:r>
        <w:instrText xml:space="preserve"> SEQ Bảng \* ARABIC </w:instrText>
      </w:r>
      <w:r>
        <w:fldChar w:fldCharType="separate"/>
      </w:r>
      <w:r w:rsidR="009C0808">
        <w:rPr>
          <w:noProof/>
        </w:rPr>
        <w:t>5</w:t>
      </w:r>
      <w:r>
        <w:fldChar w:fldCharType="end"/>
      </w:r>
      <w:r w:rsidRPr="00993E9A">
        <w:t xml:space="preserve">: Đặc tả Use case </w:t>
      </w:r>
      <w:r>
        <w:rPr>
          <w:lang w:val="en-US"/>
        </w:rPr>
        <w:t>Kho hàng</w:t>
      </w:r>
      <w:bookmarkEnd w:id="61"/>
      <w:bookmarkEnd w:id="62"/>
    </w:p>
    <w:tbl>
      <w:tblPr>
        <w:tblStyle w:val="TableGrid"/>
        <w:tblW w:w="8630" w:type="dxa"/>
        <w:tblInd w:w="720" w:type="dxa"/>
        <w:tblLook w:val="04A0" w:firstRow="1" w:lastRow="0" w:firstColumn="1" w:lastColumn="0" w:noHBand="0" w:noVBand="1"/>
      </w:tblPr>
      <w:tblGrid>
        <w:gridCol w:w="4296"/>
        <w:gridCol w:w="4334"/>
      </w:tblGrid>
      <w:tr w:rsidR="00F95678" w14:paraId="4C52A497" w14:textId="77777777" w:rsidTr="00C510CB">
        <w:tc>
          <w:tcPr>
            <w:tcW w:w="8630" w:type="dxa"/>
            <w:gridSpan w:val="2"/>
            <w:shd w:val="clear" w:color="auto" w:fill="506CF7"/>
          </w:tcPr>
          <w:p w14:paraId="6CEC9D12" w14:textId="77777777" w:rsidR="00F95678" w:rsidRPr="005A5F40" w:rsidRDefault="00F95678" w:rsidP="00C510CB">
            <w:pPr>
              <w:spacing w:before="60" w:after="60" w:line="264" w:lineRule="auto"/>
              <w:jc w:val="center"/>
              <w:rPr>
                <w:sz w:val="30"/>
                <w:szCs w:val="30"/>
                <w:lang w:val="en-US"/>
              </w:rPr>
            </w:pPr>
            <w:r w:rsidRPr="005A5F40">
              <w:rPr>
                <w:b/>
                <w:bCs/>
                <w:color w:val="FFFFFF" w:themeColor="background1"/>
                <w:sz w:val="30"/>
                <w:szCs w:val="30"/>
                <w:lang w:val="en-US"/>
              </w:rPr>
              <w:lastRenderedPageBreak/>
              <w:t>THỰC ĐƠN</w:t>
            </w:r>
          </w:p>
        </w:tc>
      </w:tr>
      <w:tr w:rsidR="00F95678" w14:paraId="7D815B6F" w14:textId="77777777" w:rsidTr="00C510CB">
        <w:tc>
          <w:tcPr>
            <w:tcW w:w="4296" w:type="dxa"/>
          </w:tcPr>
          <w:p w14:paraId="198101CF" w14:textId="77777777" w:rsidR="00F95678" w:rsidRPr="005A5F40" w:rsidRDefault="00F95678" w:rsidP="00C510CB">
            <w:pPr>
              <w:spacing w:before="60" w:after="60" w:line="264" w:lineRule="auto"/>
              <w:rPr>
                <w:sz w:val="26"/>
                <w:szCs w:val="26"/>
              </w:rPr>
            </w:pPr>
            <w:r w:rsidRPr="005A5F40">
              <w:rPr>
                <w:sz w:val="26"/>
                <w:szCs w:val="26"/>
              </w:rPr>
              <w:t>Tác nhân</w:t>
            </w:r>
          </w:p>
        </w:tc>
        <w:tc>
          <w:tcPr>
            <w:tcW w:w="4334" w:type="dxa"/>
          </w:tcPr>
          <w:p w14:paraId="052F2A95" w14:textId="77777777" w:rsidR="00F95678" w:rsidRPr="005A5F40" w:rsidRDefault="00F95678" w:rsidP="00C510CB">
            <w:pPr>
              <w:spacing w:before="60" w:after="60" w:line="264" w:lineRule="auto"/>
              <w:rPr>
                <w:sz w:val="26"/>
                <w:szCs w:val="26"/>
                <w:lang w:val="en-US"/>
              </w:rPr>
            </w:pPr>
            <w:r w:rsidRPr="005A5F40">
              <w:rPr>
                <w:sz w:val="26"/>
                <w:szCs w:val="26"/>
                <w:lang w:val="en-US"/>
              </w:rPr>
              <w:t>Chủ quán, Quản lý.</w:t>
            </w:r>
          </w:p>
        </w:tc>
      </w:tr>
      <w:tr w:rsidR="00F95678" w:rsidRPr="003105F8" w14:paraId="4AE853E3" w14:textId="77777777" w:rsidTr="00C510CB">
        <w:tc>
          <w:tcPr>
            <w:tcW w:w="4296" w:type="dxa"/>
          </w:tcPr>
          <w:p w14:paraId="669DB233" w14:textId="77777777" w:rsidR="00F95678" w:rsidRPr="005A5F40" w:rsidRDefault="00F95678" w:rsidP="00C510CB">
            <w:pPr>
              <w:spacing w:before="60" w:after="60" w:line="264" w:lineRule="auto"/>
              <w:rPr>
                <w:sz w:val="26"/>
                <w:szCs w:val="26"/>
              </w:rPr>
            </w:pPr>
            <w:r w:rsidRPr="005A5F40">
              <w:rPr>
                <w:sz w:val="26"/>
                <w:szCs w:val="26"/>
              </w:rPr>
              <w:t xml:space="preserve">Mô tả chung </w:t>
            </w:r>
          </w:p>
        </w:tc>
        <w:tc>
          <w:tcPr>
            <w:tcW w:w="4334" w:type="dxa"/>
          </w:tcPr>
          <w:p w14:paraId="4ACA388D" w14:textId="77777777" w:rsidR="00F95678" w:rsidRPr="005A5F40" w:rsidRDefault="00F95678" w:rsidP="00C510CB">
            <w:pPr>
              <w:spacing w:before="60" w:after="60" w:line="264" w:lineRule="auto"/>
              <w:rPr>
                <w:sz w:val="26"/>
                <w:szCs w:val="26"/>
              </w:rPr>
            </w:pPr>
            <w:r w:rsidRPr="005A5F40">
              <w:rPr>
                <w:sz w:val="26"/>
                <w:szCs w:val="26"/>
              </w:rPr>
              <w:t>Là chức năng cho phép tác nhân quản lý thực đơn (MENU) của quán.</w:t>
            </w:r>
          </w:p>
        </w:tc>
      </w:tr>
      <w:tr w:rsidR="00F95678" w14:paraId="5B13AB19" w14:textId="77777777" w:rsidTr="00C510CB">
        <w:tc>
          <w:tcPr>
            <w:tcW w:w="4296" w:type="dxa"/>
          </w:tcPr>
          <w:p w14:paraId="4DE6FD10" w14:textId="77777777" w:rsidR="00F95678" w:rsidRPr="005A5F40" w:rsidRDefault="00F95678" w:rsidP="00C510CB">
            <w:pPr>
              <w:spacing w:before="60" w:after="60" w:line="264" w:lineRule="auto"/>
              <w:rPr>
                <w:sz w:val="26"/>
                <w:szCs w:val="26"/>
              </w:rPr>
            </w:pPr>
            <w:r w:rsidRPr="005A5F40">
              <w:rPr>
                <w:sz w:val="26"/>
                <w:szCs w:val="26"/>
              </w:rPr>
              <w:t>Dòng sự kiện</w:t>
            </w:r>
          </w:p>
        </w:tc>
        <w:tc>
          <w:tcPr>
            <w:tcW w:w="4334" w:type="dxa"/>
          </w:tcPr>
          <w:p w14:paraId="3187213C" w14:textId="77777777" w:rsidR="00F95678" w:rsidRPr="005A5F40" w:rsidRDefault="00F95678" w:rsidP="00C510CB">
            <w:pPr>
              <w:spacing w:before="60" w:after="60"/>
              <w:rPr>
                <w:b/>
                <w:bCs/>
                <w:sz w:val="26"/>
                <w:szCs w:val="26"/>
              </w:rPr>
            </w:pPr>
            <w:r w:rsidRPr="005A5F40">
              <w:rPr>
                <w:sz w:val="26"/>
                <w:szCs w:val="26"/>
              </w:rPr>
              <w:t xml:space="preserve">- </w:t>
            </w:r>
            <w:r w:rsidRPr="005A5F40">
              <w:rPr>
                <w:b/>
                <w:bCs/>
                <w:sz w:val="26"/>
                <w:szCs w:val="26"/>
              </w:rPr>
              <w:t>Dòng sự kiện chính:</w:t>
            </w:r>
          </w:p>
          <w:p w14:paraId="2812CD25" w14:textId="77777777" w:rsidR="00F95678" w:rsidRPr="005A5F40" w:rsidRDefault="00F95678" w:rsidP="00C510CB">
            <w:pPr>
              <w:spacing w:before="60" w:after="60" w:line="264" w:lineRule="auto"/>
              <w:rPr>
                <w:sz w:val="26"/>
                <w:szCs w:val="26"/>
              </w:rPr>
            </w:pPr>
            <w:r w:rsidRPr="005A5F40">
              <w:rPr>
                <w:sz w:val="26"/>
                <w:szCs w:val="26"/>
              </w:rPr>
              <w:t>Use Case này bắt đầu khi tác nhân nhấn vào mục “THỰC ĐƠN”, use case kết thúc.</w:t>
            </w:r>
          </w:p>
          <w:p w14:paraId="7454CFD1" w14:textId="77777777" w:rsidR="00F95678" w:rsidRPr="005A5F40" w:rsidRDefault="00F95678" w:rsidP="00C510CB">
            <w:pPr>
              <w:tabs>
                <w:tab w:val="left" w:pos="3281"/>
              </w:tabs>
              <w:spacing w:before="60" w:after="60" w:line="264" w:lineRule="auto"/>
              <w:rPr>
                <w:sz w:val="26"/>
                <w:szCs w:val="26"/>
              </w:rPr>
            </w:pPr>
            <w:r w:rsidRPr="005A5F40">
              <w:rPr>
                <w:sz w:val="26"/>
                <w:szCs w:val="26"/>
              </w:rPr>
              <w:t xml:space="preserve">- </w:t>
            </w:r>
            <w:r w:rsidRPr="005A5F40">
              <w:rPr>
                <w:b/>
                <w:bCs/>
                <w:sz w:val="26"/>
                <w:szCs w:val="26"/>
              </w:rPr>
              <w:t>Dòng sự kiện khác:</w:t>
            </w:r>
            <w:r w:rsidRPr="005A5F40">
              <w:rPr>
                <w:sz w:val="26"/>
                <w:szCs w:val="26"/>
              </w:rPr>
              <w:t xml:space="preserve"> Không có.</w:t>
            </w:r>
          </w:p>
          <w:p w14:paraId="74B57AC9" w14:textId="77777777" w:rsidR="00F95678" w:rsidRPr="005A5F40" w:rsidRDefault="00F95678" w:rsidP="00C510CB">
            <w:pPr>
              <w:tabs>
                <w:tab w:val="left" w:pos="3281"/>
              </w:tabs>
              <w:spacing w:before="60" w:after="60" w:line="264" w:lineRule="auto"/>
              <w:rPr>
                <w:sz w:val="26"/>
                <w:szCs w:val="26"/>
              </w:rPr>
            </w:pPr>
            <w:r w:rsidRPr="005A5F40">
              <w:rPr>
                <w:b/>
                <w:bCs/>
                <w:sz w:val="26"/>
                <w:szCs w:val="26"/>
              </w:rPr>
              <w:t>Thêm:</w:t>
            </w:r>
            <w:r w:rsidRPr="005A5F40">
              <w:rPr>
                <w:sz w:val="26"/>
                <w:szCs w:val="26"/>
              </w:rPr>
              <w:t xml:space="preserve"> là chức năng cho phép tác nhân thêm sản phẩm vào kho đang chọn.</w:t>
            </w:r>
          </w:p>
          <w:p w14:paraId="71346694" w14:textId="77777777" w:rsidR="00F95678" w:rsidRPr="005A5F40" w:rsidRDefault="00F95678" w:rsidP="00C510CB">
            <w:pPr>
              <w:tabs>
                <w:tab w:val="left" w:pos="3281"/>
              </w:tabs>
              <w:spacing w:before="60" w:after="60" w:line="264" w:lineRule="auto"/>
              <w:rPr>
                <w:sz w:val="26"/>
                <w:szCs w:val="26"/>
              </w:rPr>
            </w:pPr>
            <w:r w:rsidRPr="005A5F40">
              <w:rPr>
                <w:b/>
                <w:bCs/>
                <w:sz w:val="26"/>
                <w:szCs w:val="26"/>
              </w:rPr>
              <w:t>Sửa:</w:t>
            </w:r>
            <w:r w:rsidRPr="005A5F40">
              <w:rPr>
                <w:sz w:val="26"/>
                <w:szCs w:val="26"/>
              </w:rPr>
              <w:t xml:space="preserve"> là chức năng cho phép tác nhân sửa sản phẩm ở kho đang chọn.</w:t>
            </w:r>
          </w:p>
          <w:p w14:paraId="02503BD2" w14:textId="77777777" w:rsidR="00F95678" w:rsidRPr="005A5F40" w:rsidRDefault="00F95678" w:rsidP="00C510CB">
            <w:pPr>
              <w:tabs>
                <w:tab w:val="left" w:pos="3281"/>
              </w:tabs>
              <w:spacing w:before="60" w:after="60" w:line="264" w:lineRule="auto"/>
              <w:rPr>
                <w:sz w:val="26"/>
                <w:szCs w:val="26"/>
              </w:rPr>
            </w:pPr>
            <w:r w:rsidRPr="005A5F40">
              <w:rPr>
                <w:b/>
                <w:bCs/>
                <w:sz w:val="26"/>
                <w:szCs w:val="26"/>
              </w:rPr>
              <w:t>Xóa:</w:t>
            </w:r>
            <w:r w:rsidRPr="005A5F40">
              <w:rPr>
                <w:sz w:val="26"/>
                <w:szCs w:val="26"/>
              </w:rPr>
              <w:t xml:space="preserve"> là chức năng cho phép tác nhân xóa sản phẩm ở kho đang chọn.</w:t>
            </w:r>
          </w:p>
        </w:tc>
      </w:tr>
      <w:tr w:rsidR="00F95678" w14:paraId="007325EF" w14:textId="77777777" w:rsidTr="00C510CB">
        <w:tc>
          <w:tcPr>
            <w:tcW w:w="4296" w:type="dxa"/>
          </w:tcPr>
          <w:p w14:paraId="1C97C6B0" w14:textId="77777777" w:rsidR="00F95678" w:rsidRPr="005A5F40" w:rsidRDefault="00F95678" w:rsidP="00C510CB">
            <w:pPr>
              <w:spacing w:before="60" w:after="60" w:line="264" w:lineRule="auto"/>
              <w:rPr>
                <w:sz w:val="26"/>
                <w:szCs w:val="26"/>
              </w:rPr>
            </w:pPr>
            <w:r w:rsidRPr="005A5F40">
              <w:rPr>
                <w:sz w:val="26"/>
                <w:szCs w:val="26"/>
              </w:rPr>
              <w:t>Yêu cầu đặc biệt</w:t>
            </w:r>
          </w:p>
        </w:tc>
        <w:tc>
          <w:tcPr>
            <w:tcW w:w="4334" w:type="dxa"/>
          </w:tcPr>
          <w:p w14:paraId="05AE07F0" w14:textId="77777777" w:rsidR="00F95678" w:rsidRPr="005A5F40" w:rsidRDefault="00F95678" w:rsidP="00C510CB">
            <w:pPr>
              <w:spacing w:before="60" w:after="60" w:line="264" w:lineRule="auto"/>
              <w:rPr>
                <w:sz w:val="26"/>
                <w:szCs w:val="26"/>
              </w:rPr>
            </w:pPr>
            <w:r w:rsidRPr="005A5F40">
              <w:rPr>
                <w:sz w:val="26"/>
                <w:szCs w:val="26"/>
                <w:lang w:val="en-US"/>
              </w:rPr>
              <w:t>Không có.</w:t>
            </w:r>
          </w:p>
        </w:tc>
      </w:tr>
      <w:tr w:rsidR="00F95678" w14:paraId="58DE58CD" w14:textId="77777777" w:rsidTr="00C510CB">
        <w:tc>
          <w:tcPr>
            <w:tcW w:w="4296" w:type="dxa"/>
          </w:tcPr>
          <w:p w14:paraId="5C82E796" w14:textId="77777777" w:rsidR="00F95678" w:rsidRPr="005A5F40" w:rsidRDefault="00F95678" w:rsidP="00C510CB">
            <w:pPr>
              <w:spacing w:before="60" w:after="60" w:line="264" w:lineRule="auto"/>
              <w:rPr>
                <w:sz w:val="26"/>
                <w:szCs w:val="26"/>
              </w:rPr>
            </w:pPr>
            <w:r w:rsidRPr="005A5F40">
              <w:rPr>
                <w:sz w:val="26"/>
                <w:szCs w:val="26"/>
              </w:rPr>
              <w:t>Tiền điều kiện</w:t>
            </w:r>
          </w:p>
        </w:tc>
        <w:tc>
          <w:tcPr>
            <w:tcW w:w="4334" w:type="dxa"/>
          </w:tcPr>
          <w:p w14:paraId="24FB5450" w14:textId="77777777" w:rsidR="00F95678" w:rsidRPr="005A5F40" w:rsidRDefault="00F95678" w:rsidP="00C510CB">
            <w:pPr>
              <w:spacing w:before="60" w:after="60" w:line="264" w:lineRule="auto"/>
              <w:rPr>
                <w:sz w:val="26"/>
                <w:szCs w:val="26"/>
              </w:rPr>
            </w:pPr>
            <w:r w:rsidRPr="005A5F40">
              <w:rPr>
                <w:sz w:val="26"/>
                <w:szCs w:val="26"/>
              </w:rPr>
              <w:t>Người dùng đã đăng nhập vào hệ thống.</w:t>
            </w:r>
          </w:p>
        </w:tc>
      </w:tr>
      <w:tr w:rsidR="00F95678" w14:paraId="2D95B470" w14:textId="77777777" w:rsidTr="00C510CB">
        <w:tc>
          <w:tcPr>
            <w:tcW w:w="4296" w:type="dxa"/>
          </w:tcPr>
          <w:p w14:paraId="6501A536" w14:textId="77777777" w:rsidR="00F95678" w:rsidRPr="005A5F40" w:rsidRDefault="00F95678" w:rsidP="00C510CB">
            <w:pPr>
              <w:spacing w:before="60" w:after="60" w:line="264" w:lineRule="auto"/>
              <w:rPr>
                <w:sz w:val="26"/>
                <w:szCs w:val="26"/>
              </w:rPr>
            </w:pPr>
            <w:r w:rsidRPr="005A5F40">
              <w:rPr>
                <w:sz w:val="26"/>
                <w:szCs w:val="26"/>
              </w:rPr>
              <w:t>Hậu điều kiện</w:t>
            </w:r>
          </w:p>
        </w:tc>
        <w:tc>
          <w:tcPr>
            <w:tcW w:w="4334" w:type="dxa"/>
          </w:tcPr>
          <w:p w14:paraId="0B2BE24F" w14:textId="77777777" w:rsidR="00F95678" w:rsidRPr="005A5F40" w:rsidRDefault="00F95678" w:rsidP="007E2D0F">
            <w:pPr>
              <w:keepNext/>
              <w:spacing w:before="60" w:after="60" w:line="264" w:lineRule="auto"/>
              <w:rPr>
                <w:sz w:val="26"/>
                <w:szCs w:val="26"/>
              </w:rPr>
            </w:pPr>
            <w:r w:rsidRPr="005A5F40">
              <w:rPr>
                <w:sz w:val="26"/>
                <w:szCs w:val="26"/>
              </w:rPr>
              <w:t>Nếu use case thành công thì tác nhân có quyền sử dụng các chức năng của hệ thống. Ngược lại trạng thái hệ thống không đổi.</w:t>
            </w:r>
          </w:p>
        </w:tc>
      </w:tr>
    </w:tbl>
    <w:p w14:paraId="6337E7F4" w14:textId="752B56C1" w:rsidR="00F95678" w:rsidRDefault="007E2D0F" w:rsidP="007E2D0F">
      <w:pPr>
        <w:pStyle w:val="Caption"/>
        <w:jc w:val="center"/>
        <w:rPr>
          <w:b/>
          <w:bCs/>
        </w:rPr>
      </w:pPr>
      <w:bookmarkStart w:id="63" w:name="_Toc104319023"/>
      <w:bookmarkStart w:id="64" w:name="_Toc104319030"/>
      <w:r>
        <w:t xml:space="preserve">Bảng </w:t>
      </w:r>
      <w:r>
        <w:fldChar w:fldCharType="begin"/>
      </w:r>
      <w:r>
        <w:instrText xml:space="preserve"> SEQ Bảng \* ARABIC </w:instrText>
      </w:r>
      <w:r>
        <w:fldChar w:fldCharType="separate"/>
      </w:r>
      <w:r w:rsidR="009C0808">
        <w:rPr>
          <w:noProof/>
        </w:rPr>
        <w:t>6</w:t>
      </w:r>
      <w:r>
        <w:fldChar w:fldCharType="end"/>
      </w:r>
      <w:r w:rsidRPr="00D6048E">
        <w:t xml:space="preserve">: Đặc tả Use case </w:t>
      </w:r>
      <w:r>
        <w:rPr>
          <w:lang w:val="en-US"/>
        </w:rPr>
        <w:t>Thực đơn</w:t>
      </w:r>
      <w:bookmarkEnd w:id="63"/>
      <w:bookmarkEnd w:id="64"/>
    </w:p>
    <w:p w14:paraId="5E8FC648" w14:textId="1EAE4666" w:rsidR="00F95678" w:rsidRDefault="005A5F40" w:rsidP="005A5F40">
      <w:pPr>
        <w:rPr>
          <w:b/>
          <w:bCs/>
        </w:rPr>
      </w:pPr>
      <w:r>
        <w:rPr>
          <w:b/>
          <w:bCs/>
        </w:rPr>
        <w:br w:type="page"/>
      </w:r>
    </w:p>
    <w:tbl>
      <w:tblPr>
        <w:tblStyle w:val="TableGrid"/>
        <w:tblW w:w="8630" w:type="dxa"/>
        <w:tblInd w:w="720" w:type="dxa"/>
        <w:tblLook w:val="04A0" w:firstRow="1" w:lastRow="0" w:firstColumn="1" w:lastColumn="0" w:noHBand="0" w:noVBand="1"/>
      </w:tblPr>
      <w:tblGrid>
        <w:gridCol w:w="4296"/>
        <w:gridCol w:w="4334"/>
      </w:tblGrid>
      <w:tr w:rsidR="00F95678" w14:paraId="7F040194" w14:textId="77777777" w:rsidTr="00C510CB">
        <w:tc>
          <w:tcPr>
            <w:tcW w:w="8630" w:type="dxa"/>
            <w:gridSpan w:val="2"/>
            <w:shd w:val="clear" w:color="auto" w:fill="506CF7"/>
          </w:tcPr>
          <w:p w14:paraId="5B23947A" w14:textId="77777777" w:rsidR="00F95678" w:rsidRPr="005A5F40" w:rsidRDefault="00F95678" w:rsidP="00C510CB">
            <w:pPr>
              <w:spacing w:before="60" w:after="60" w:line="264" w:lineRule="auto"/>
              <w:jc w:val="center"/>
              <w:rPr>
                <w:sz w:val="30"/>
                <w:szCs w:val="30"/>
                <w:lang w:val="en-US"/>
              </w:rPr>
            </w:pPr>
            <w:r w:rsidRPr="005A5F40">
              <w:rPr>
                <w:b/>
                <w:bCs/>
                <w:color w:val="FFFFFF" w:themeColor="background1"/>
                <w:sz w:val="30"/>
                <w:szCs w:val="30"/>
                <w:lang w:val="en-US"/>
              </w:rPr>
              <w:lastRenderedPageBreak/>
              <w:t>NHÂN SỰ</w:t>
            </w:r>
          </w:p>
        </w:tc>
      </w:tr>
      <w:tr w:rsidR="00F95678" w14:paraId="33F66C9D" w14:textId="77777777" w:rsidTr="00C510CB">
        <w:tc>
          <w:tcPr>
            <w:tcW w:w="4296" w:type="dxa"/>
          </w:tcPr>
          <w:p w14:paraId="57BD953B" w14:textId="77777777" w:rsidR="00F95678" w:rsidRPr="005A5F40" w:rsidRDefault="00F95678" w:rsidP="00C510CB">
            <w:pPr>
              <w:spacing w:before="60" w:after="60" w:line="264" w:lineRule="auto"/>
              <w:rPr>
                <w:sz w:val="26"/>
                <w:szCs w:val="26"/>
              </w:rPr>
            </w:pPr>
            <w:r w:rsidRPr="005A5F40">
              <w:rPr>
                <w:sz w:val="26"/>
                <w:szCs w:val="26"/>
              </w:rPr>
              <w:t>Tác nhân</w:t>
            </w:r>
          </w:p>
        </w:tc>
        <w:tc>
          <w:tcPr>
            <w:tcW w:w="4334" w:type="dxa"/>
          </w:tcPr>
          <w:p w14:paraId="1F12EC0D" w14:textId="77777777" w:rsidR="00F95678" w:rsidRPr="005A5F40" w:rsidRDefault="00F95678" w:rsidP="00C510CB">
            <w:pPr>
              <w:spacing w:before="60" w:after="60" w:line="264" w:lineRule="auto"/>
              <w:rPr>
                <w:sz w:val="26"/>
                <w:szCs w:val="26"/>
                <w:lang w:val="en-US"/>
              </w:rPr>
            </w:pPr>
            <w:r w:rsidRPr="005A5F40">
              <w:rPr>
                <w:sz w:val="26"/>
                <w:szCs w:val="26"/>
                <w:lang w:val="en-US"/>
              </w:rPr>
              <w:t>Chủ quán, Quản lý.</w:t>
            </w:r>
          </w:p>
        </w:tc>
      </w:tr>
      <w:tr w:rsidR="00F95678" w:rsidRPr="003105F8" w14:paraId="752D8AC7" w14:textId="77777777" w:rsidTr="00C510CB">
        <w:tc>
          <w:tcPr>
            <w:tcW w:w="4296" w:type="dxa"/>
          </w:tcPr>
          <w:p w14:paraId="0FB19E3A" w14:textId="77777777" w:rsidR="00F95678" w:rsidRPr="005A5F40" w:rsidRDefault="00F95678" w:rsidP="00C510CB">
            <w:pPr>
              <w:spacing w:before="60" w:after="60" w:line="264" w:lineRule="auto"/>
              <w:rPr>
                <w:sz w:val="26"/>
                <w:szCs w:val="26"/>
              </w:rPr>
            </w:pPr>
            <w:r w:rsidRPr="005A5F40">
              <w:rPr>
                <w:sz w:val="26"/>
                <w:szCs w:val="26"/>
              </w:rPr>
              <w:t xml:space="preserve">Mô tả chung </w:t>
            </w:r>
          </w:p>
        </w:tc>
        <w:tc>
          <w:tcPr>
            <w:tcW w:w="4334" w:type="dxa"/>
          </w:tcPr>
          <w:p w14:paraId="2C0FCCB8" w14:textId="77777777" w:rsidR="00F95678" w:rsidRPr="005A5F40" w:rsidRDefault="00F95678" w:rsidP="00C510CB">
            <w:pPr>
              <w:spacing w:before="60" w:after="60" w:line="264" w:lineRule="auto"/>
              <w:rPr>
                <w:sz w:val="26"/>
                <w:szCs w:val="26"/>
              </w:rPr>
            </w:pPr>
            <w:r w:rsidRPr="005A5F40">
              <w:rPr>
                <w:sz w:val="26"/>
                <w:szCs w:val="26"/>
              </w:rPr>
              <w:t>Là chức năng cho phép tác nhân quản lý nhân viên trong quán.</w:t>
            </w:r>
          </w:p>
        </w:tc>
      </w:tr>
      <w:tr w:rsidR="00F95678" w14:paraId="302FA830" w14:textId="77777777" w:rsidTr="00C510CB">
        <w:tc>
          <w:tcPr>
            <w:tcW w:w="4296" w:type="dxa"/>
          </w:tcPr>
          <w:p w14:paraId="6F31EF9F" w14:textId="77777777" w:rsidR="00F95678" w:rsidRPr="005A5F40" w:rsidRDefault="00F95678" w:rsidP="00C510CB">
            <w:pPr>
              <w:spacing w:before="60" w:after="60" w:line="264" w:lineRule="auto"/>
              <w:rPr>
                <w:sz w:val="26"/>
                <w:szCs w:val="26"/>
              </w:rPr>
            </w:pPr>
            <w:r w:rsidRPr="005A5F40">
              <w:rPr>
                <w:sz w:val="26"/>
                <w:szCs w:val="26"/>
              </w:rPr>
              <w:t>Dòng sự kiện</w:t>
            </w:r>
          </w:p>
        </w:tc>
        <w:tc>
          <w:tcPr>
            <w:tcW w:w="4334" w:type="dxa"/>
          </w:tcPr>
          <w:p w14:paraId="69C2A65D" w14:textId="77777777" w:rsidR="00F95678" w:rsidRPr="005A5F40" w:rsidRDefault="00F95678" w:rsidP="00C510CB">
            <w:pPr>
              <w:spacing w:before="60" w:after="60"/>
              <w:rPr>
                <w:b/>
                <w:bCs/>
                <w:sz w:val="26"/>
                <w:szCs w:val="26"/>
              </w:rPr>
            </w:pPr>
            <w:r w:rsidRPr="005A5F40">
              <w:rPr>
                <w:sz w:val="26"/>
                <w:szCs w:val="26"/>
              </w:rPr>
              <w:t xml:space="preserve">- </w:t>
            </w:r>
            <w:r w:rsidRPr="005A5F40">
              <w:rPr>
                <w:b/>
                <w:bCs/>
                <w:sz w:val="26"/>
                <w:szCs w:val="26"/>
              </w:rPr>
              <w:t>Dòng sự kiện chính:</w:t>
            </w:r>
          </w:p>
          <w:p w14:paraId="6B752482" w14:textId="77777777" w:rsidR="00F95678" w:rsidRPr="005A5F40" w:rsidRDefault="00F95678" w:rsidP="00C510CB">
            <w:pPr>
              <w:spacing w:before="60" w:after="60" w:line="264" w:lineRule="auto"/>
              <w:rPr>
                <w:sz w:val="26"/>
                <w:szCs w:val="26"/>
              </w:rPr>
            </w:pPr>
            <w:r w:rsidRPr="005A5F40">
              <w:rPr>
                <w:sz w:val="26"/>
                <w:szCs w:val="26"/>
              </w:rPr>
              <w:t>Use Case này bắt đầu khi tác nhân nhấn vào mục “NHÂN SỰ”, use case kết thúc.</w:t>
            </w:r>
          </w:p>
          <w:p w14:paraId="0806908E" w14:textId="77777777" w:rsidR="00F95678" w:rsidRPr="005A5F40" w:rsidRDefault="00F95678" w:rsidP="00C510CB">
            <w:pPr>
              <w:tabs>
                <w:tab w:val="left" w:pos="3281"/>
              </w:tabs>
              <w:spacing w:before="60" w:after="60" w:line="264" w:lineRule="auto"/>
              <w:rPr>
                <w:sz w:val="26"/>
                <w:szCs w:val="26"/>
              </w:rPr>
            </w:pPr>
            <w:r w:rsidRPr="005A5F40">
              <w:rPr>
                <w:sz w:val="26"/>
                <w:szCs w:val="26"/>
              </w:rPr>
              <w:t xml:space="preserve">- </w:t>
            </w:r>
            <w:r w:rsidRPr="005A5F40">
              <w:rPr>
                <w:b/>
                <w:bCs/>
                <w:sz w:val="26"/>
                <w:szCs w:val="26"/>
              </w:rPr>
              <w:t>Dòng sự kiện khác:</w:t>
            </w:r>
            <w:r w:rsidRPr="005A5F40">
              <w:rPr>
                <w:sz w:val="26"/>
                <w:szCs w:val="26"/>
              </w:rPr>
              <w:t xml:space="preserve"> Không có.</w:t>
            </w:r>
          </w:p>
          <w:p w14:paraId="7EE45ED7" w14:textId="77777777" w:rsidR="00F95678" w:rsidRPr="005A5F40" w:rsidRDefault="00F95678" w:rsidP="00C510CB">
            <w:pPr>
              <w:tabs>
                <w:tab w:val="left" w:pos="3281"/>
              </w:tabs>
              <w:spacing w:before="60" w:after="60" w:line="264" w:lineRule="auto"/>
              <w:rPr>
                <w:sz w:val="26"/>
                <w:szCs w:val="26"/>
              </w:rPr>
            </w:pPr>
            <w:r w:rsidRPr="005A5F40">
              <w:rPr>
                <w:b/>
                <w:bCs/>
                <w:sz w:val="26"/>
                <w:szCs w:val="26"/>
              </w:rPr>
              <w:t>Thêm:</w:t>
            </w:r>
            <w:r w:rsidRPr="005A5F40">
              <w:rPr>
                <w:sz w:val="26"/>
                <w:szCs w:val="26"/>
              </w:rPr>
              <w:t xml:space="preserve"> là chức năng cho phép tác nhân thêm thông tin nhân viên.</w:t>
            </w:r>
          </w:p>
          <w:p w14:paraId="1A175458" w14:textId="77777777" w:rsidR="00F95678" w:rsidRPr="005A5F40" w:rsidRDefault="00F95678" w:rsidP="00C510CB">
            <w:pPr>
              <w:tabs>
                <w:tab w:val="left" w:pos="3281"/>
              </w:tabs>
              <w:spacing w:before="60" w:after="60" w:line="264" w:lineRule="auto"/>
              <w:rPr>
                <w:sz w:val="26"/>
                <w:szCs w:val="26"/>
              </w:rPr>
            </w:pPr>
            <w:r w:rsidRPr="005A5F40">
              <w:rPr>
                <w:b/>
                <w:bCs/>
                <w:sz w:val="26"/>
                <w:szCs w:val="26"/>
              </w:rPr>
              <w:t>Sửa:</w:t>
            </w:r>
            <w:r w:rsidRPr="005A5F40">
              <w:rPr>
                <w:sz w:val="26"/>
                <w:szCs w:val="26"/>
              </w:rPr>
              <w:t xml:space="preserve"> là chức năng cho phép tác nhân sửa thông tin nhân viên.</w:t>
            </w:r>
          </w:p>
          <w:p w14:paraId="0C0B7FBA" w14:textId="77777777" w:rsidR="00F95678" w:rsidRPr="005A5F40" w:rsidRDefault="00F95678" w:rsidP="00C510CB">
            <w:pPr>
              <w:tabs>
                <w:tab w:val="left" w:pos="3281"/>
              </w:tabs>
              <w:spacing w:before="60" w:after="60" w:line="264" w:lineRule="auto"/>
              <w:rPr>
                <w:sz w:val="26"/>
                <w:szCs w:val="26"/>
              </w:rPr>
            </w:pPr>
            <w:r w:rsidRPr="005A5F40">
              <w:rPr>
                <w:b/>
                <w:bCs/>
                <w:sz w:val="26"/>
                <w:szCs w:val="26"/>
              </w:rPr>
              <w:t>Xóa:</w:t>
            </w:r>
            <w:r w:rsidRPr="005A5F40">
              <w:rPr>
                <w:sz w:val="26"/>
                <w:szCs w:val="26"/>
              </w:rPr>
              <w:t xml:space="preserve"> là chức năng cho phép tác nhân xóa thông tin nhân viên.</w:t>
            </w:r>
          </w:p>
        </w:tc>
      </w:tr>
      <w:tr w:rsidR="00F95678" w14:paraId="47133453" w14:textId="77777777" w:rsidTr="00C510CB">
        <w:tc>
          <w:tcPr>
            <w:tcW w:w="4296" w:type="dxa"/>
          </w:tcPr>
          <w:p w14:paraId="2F53F3F5" w14:textId="77777777" w:rsidR="00F95678" w:rsidRPr="005A5F40" w:rsidRDefault="00F95678" w:rsidP="00C510CB">
            <w:pPr>
              <w:spacing w:before="60" w:after="60" w:line="264" w:lineRule="auto"/>
              <w:rPr>
                <w:sz w:val="26"/>
                <w:szCs w:val="26"/>
              </w:rPr>
            </w:pPr>
            <w:r w:rsidRPr="005A5F40">
              <w:rPr>
                <w:sz w:val="26"/>
                <w:szCs w:val="26"/>
              </w:rPr>
              <w:t>Yêu cầu đặc biệt</w:t>
            </w:r>
          </w:p>
        </w:tc>
        <w:tc>
          <w:tcPr>
            <w:tcW w:w="4334" w:type="dxa"/>
          </w:tcPr>
          <w:p w14:paraId="42C2D286" w14:textId="77777777" w:rsidR="00F95678" w:rsidRPr="005A5F40" w:rsidRDefault="00F95678" w:rsidP="00C510CB">
            <w:pPr>
              <w:spacing w:before="60" w:after="60" w:line="264" w:lineRule="auto"/>
              <w:rPr>
                <w:sz w:val="26"/>
                <w:szCs w:val="26"/>
              </w:rPr>
            </w:pPr>
            <w:r w:rsidRPr="005A5F40">
              <w:rPr>
                <w:sz w:val="26"/>
                <w:szCs w:val="26"/>
                <w:lang w:val="en-US"/>
              </w:rPr>
              <w:t>Không có.</w:t>
            </w:r>
          </w:p>
        </w:tc>
      </w:tr>
      <w:tr w:rsidR="00F95678" w14:paraId="56A2B2D8" w14:textId="77777777" w:rsidTr="00C510CB">
        <w:tc>
          <w:tcPr>
            <w:tcW w:w="4296" w:type="dxa"/>
          </w:tcPr>
          <w:p w14:paraId="46CB1F3B" w14:textId="77777777" w:rsidR="00F95678" w:rsidRPr="005A5F40" w:rsidRDefault="00F95678" w:rsidP="00C510CB">
            <w:pPr>
              <w:spacing w:before="60" w:after="60" w:line="264" w:lineRule="auto"/>
              <w:rPr>
                <w:sz w:val="26"/>
                <w:szCs w:val="26"/>
              </w:rPr>
            </w:pPr>
            <w:r w:rsidRPr="005A5F40">
              <w:rPr>
                <w:sz w:val="26"/>
                <w:szCs w:val="26"/>
              </w:rPr>
              <w:t>Tiền điều kiện</w:t>
            </w:r>
          </w:p>
        </w:tc>
        <w:tc>
          <w:tcPr>
            <w:tcW w:w="4334" w:type="dxa"/>
          </w:tcPr>
          <w:p w14:paraId="7979F46B" w14:textId="77777777" w:rsidR="00F95678" w:rsidRPr="005A5F40" w:rsidRDefault="00F95678" w:rsidP="00C510CB">
            <w:pPr>
              <w:spacing w:before="60" w:after="60" w:line="264" w:lineRule="auto"/>
              <w:rPr>
                <w:sz w:val="26"/>
                <w:szCs w:val="26"/>
              </w:rPr>
            </w:pPr>
            <w:r w:rsidRPr="005A5F40">
              <w:rPr>
                <w:sz w:val="26"/>
                <w:szCs w:val="26"/>
              </w:rPr>
              <w:t>Người dùng đã đăng nhập vào hệ thống.</w:t>
            </w:r>
          </w:p>
        </w:tc>
      </w:tr>
      <w:tr w:rsidR="00F95678" w14:paraId="272E9496" w14:textId="77777777" w:rsidTr="00C510CB">
        <w:tc>
          <w:tcPr>
            <w:tcW w:w="4296" w:type="dxa"/>
          </w:tcPr>
          <w:p w14:paraId="3AB3D99E" w14:textId="77777777" w:rsidR="00F95678" w:rsidRPr="005A5F40" w:rsidRDefault="00F95678" w:rsidP="00C510CB">
            <w:pPr>
              <w:spacing w:before="60" w:after="60" w:line="264" w:lineRule="auto"/>
              <w:rPr>
                <w:sz w:val="26"/>
                <w:szCs w:val="26"/>
              </w:rPr>
            </w:pPr>
            <w:r w:rsidRPr="005A5F40">
              <w:rPr>
                <w:sz w:val="26"/>
                <w:szCs w:val="26"/>
              </w:rPr>
              <w:t>Hậu điều kiện</w:t>
            </w:r>
          </w:p>
        </w:tc>
        <w:tc>
          <w:tcPr>
            <w:tcW w:w="4334" w:type="dxa"/>
          </w:tcPr>
          <w:p w14:paraId="20B05160" w14:textId="77777777" w:rsidR="00F95678" w:rsidRPr="005A5F40" w:rsidRDefault="00F95678" w:rsidP="007E2D0F">
            <w:pPr>
              <w:keepNext/>
              <w:spacing w:before="60" w:after="60" w:line="264" w:lineRule="auto"/>
              <w:rPr>
                <w:sz w:val="26"/>
                <w:szCs w:val="26"/>
              </w:rPr>
            </w:pPr>
            <w:r w:rsidRPr="005A5F40">
              <w:rPr>
                <w:sz w:val="26"/>
                <w:szCs w:val="26"/>
              </w:rPr>
              <w:t>Nếu use case thành công thì tác nhân có quyền sử dụng các chức năng của hệ thống. Ngược lại trạng thái hệ thống không đổi.</w:t>
            </w:r>
          </w:p>
        </w:tc>
      </w:tr>
    </w:tbl>
    <w:p w14:paraId="4107079F" w14:textId="07AB52D9" w:rsidR="00F95678" w:rsidRDefault="007E2D0F" w:rsidP="007E2D0F">
      <w:pPr>
        <w:pStyle w:val="Caption"/>
        <w:jc w:val="center"/>
        <w:rPr>
          <w:lang w:val="en-US"/>
        </w:rPr>
      </w:pPr>
      <w:bookmarkStart w:id="65" w:name="_Toc104319024"/>
      <w:bookmarkStart w:id="66" w:name="_Toc104319031"/>
      <w:r>
        <w:t xml:space="preserve">Bảng </w:t>
      </w:r>
      <w:r>
        <w:fldChar w:fldCharType="begin"/>
      </w:r>
      <w:r>
        <w:instrText xml:space="preserve"> SEQ Bảng \* ARABIC </w:instrText>
      </w:r>
      <w:r>
        <w:fldChar w:fldCharType="separate"/>
      </w:r>
      <w:r w:rsidR="009C0808">
        <w:rPr>
          <w:noProof/>
        </w:rPr>
        <w:t>7</w:t>
      </w:r>
      <w:r>
        <w:fldChar w:fldCharType="end"/>
      </w:r>
      <w:r w:rsidRPr="00093CD8">
        <w:t>: Đặc tả Use case</w:t>
      </w:r>
      <w:r>
        <w:rPr>
          <w:lang w:val="en-US"/>
        </w:rPr>
        <w:t xml:space="preserve"> Nhân sự</w:t>
      </w:r>
      <w:bookmarkEnd w:id="65"/>
      <w:bookmarkEnd w:id="66"/>
    </w:p>
    <w:p w14:paraId="520968D0" w14:textId="4E06D5DE" w:rsidR="002409DB" w:rsidRDefault="002409DB">
      <w:pPr>
        <w:rPr>
          <w:lang w:val="en-US"/>
        </w:rPr>
      </w:pPr>
      <w:r>
        <w:rPr>
          <w:lang w:val="en-US"/>
        </w:rPr>
        <w:br w:type="page"/>
      </w:r>
    </w:p>
    <w:tbl>
      <w:tblPr>
        <w:tblStyle w:val="TableGrid"/>
        <w:tblW w:w="8630" w:type="dxa"/>
        <w:tblInd w:w="720" w:type="dxa"/>
        <w:tblLook w:val="04A0" w:firstRow="1" w:lastRow="0" w:firstColumn="1" w:lastColumn="0" w:noHBand="0" w:noVBand="1"/>
      </w:tblPr>
      <w:tblGrid>
        <w:gridCol w:w="4296"/>
        <w:gridCol w:w="4334"/>
      </w:tblGrid>
      <w:tr w:rsidR="002409DB" w14:paraId="415C1DAD" w14:textId="77777777" w:rsidTr="00C510CB">
        <w:tc>
          <w:tcPr>
            <w:tcW w:w="8630" w:type="dxa"/>
            <w:gridSpan w:val="2"/>
            <w:shd w:val="clear" w:color="auto" w:fill="506CF7"/>
          </w:tcPr>
          <w:p w14:paraId="0EBE9B65" w14:textId="5C223E38" w:rsidR="002409DB" w:rsidRPr="005A5F40" w:rsidRDefault="002409DB" w:rsidP="00C510CB">
            <w:pPr>
              <w:spacing w:before="60" w:after="60" w:line="264" w:lineRule="auto"/>
              <w:jc w:val="center"/>
              <w:rPr>
                <w:sz w:val="30"/>
                <w:szCs w:val="30"/>
                <w:lang w:val="en-US"/>
              </w:rPr>
            </w:pPr>
            <w:r>
              <w:rPr>
                <w:b/>
                <w:bCs/>
                <w:color w:val="FFFFFF" w:themeColor="background1"/>
                <w:sz w:val="30"/>
                <w:szCs w:val="30"/>
                <w:lang w:val="en-US"/>
              </w:rPr>
              <w:lastRenderedPageBreak/>
              <w:t>CÀI ĐẶT</w:t>
            </w:r>
          </w:p>
        </w:tc>
      </w:tr>
      <w:tr w:rsidR="002409DB" w14:paraId="76A53929" w14:textId="77777777" w:rsidTr="00C510CB">
        <w:tc>
          <w:tcPr>
            <w:tcW w:w="4296" w:type="dxa"/>
          </w:tcPr>
          <w:p w14:paraId="05EB413B" w14:textId="77777777" w:rsidR="002409DB" w:rsidRPr="005A5F40" w:rsidRDefault="002409DB" w:rsidP="00C510CB">
            <w:pPr>
              <w:spacing w:before="60" w:after="60" w:line="264" w:lineRule="auto"/>
              <w:rPr>
                <w:sz w:val="26"/>
                <w:szCs w:val="26"/>
              </w:rPr>
            </w:pPr>
            <w:r w:rsidRPr="005A5F40">
              <w:rPr>
                <w:sz w:val="26"/>
                <w:szCs w:val="26"/>
              </w:rPr>
              <w:t>Tác nhân</w:t>
            </w:r>
          </w:p>
        </w:tc>
        <w:tc>
          <w:tcPr>
            <w:tcW w:w="4334" w:type="dxa"/>
          </w:tcPr>
          <w:p w14:paraId="2D321D92" w14:textId="0484FB66" w:rsidR="002409DB" w:rsidRPr="005A5F40" w:rsidRDefault="00815D1A" w:rsidP="00C510CB">
            <w:pPr>
              <w:spacing w:before="60" w:after="60" w:line="264" w:lineRule="auto"/>
              <w:rPr>
                <w:sz w:val="26"/>
                <w:szCs w:val="26"/>
                <w:lang w:val="en-US"/>
              </w:rPr>
            </w:pPr>
            <w:r>
              <w:rPr>
                <w:sz w:val="26"/>
                <w:szCs w:val="26"/>
                <w:lang w:val="en-US"/>
              </w:rPr>
              <w:t>Tất cả tác nhân.</w:t>
            </w:r>
          </w:p>
        </w:tc>
      </w:tr>
      <w:tr w:rsidR="002409DB" w:rsidRPr="003105F8" w14:paraId="6B4469DE" w14:textId="77777777" w:rsidTr="00C510CB">
        <w:tc>
          <w:tcPr>
            <w:tcW w:w="4296" w:type="dxa"/>
          </w:tcPr>
          <w:p w14:paraId="3B8ED2E8" w14:textId="77777777" w:rsidR="002409DB" w:rsidRPr="005A5F40" w:rsidRDefault="002409DB" w:rsidP="00C510CB">
            <w:pPr>
              <w:spacing w:before="60" w:after="60" w:line="264" w:lineRule="auto"/>
              <w:rPr>
                <w:sz w:val="26"/>
                <w:szCs w:val="26"/>
              </w:rPr>
            </w:pPr>
            <w:r w:rsidRPr="005A5F40">
              <w:rPr>
                <w:sz w:val="26"/>
                <w:szCs w:val="26"/>
              </w:rPr>
              <w:t xml:space="preserve">Mô tả chung </w:t>
            </w:r>
          </w:p>
        </w:tc>
        <w:tc>
          <w:tcPr>
            <w:tcW w:w="4334" w:type="dxa"/>
          </w:tcPr>
          <w:p w14:paraId="713DCF3E" w14:textId="77777777" w:rsidR="002409DB" w:rsidRPr="005A5F40" w:rsidRDefault="002409DB" w:rsidP="00C510CB">
            <w:pPr>
              <w:spacing w:before="60" w:after="60" w:line="264" w:lineRule="auto"/>
              <w:rPr>
                <w:sz w:val="26"/>
                <w:szCs w:val="26"/>
              </w:rPr>
            </w:pPr>
            <w:r w:rsidRPr="005A5F40">
              <w:rPr>
                <w:sz w:val="26"/>
                <w:szCs w:val="26"/>
              </w:rPr>
              <w:t>Là chức năng cho phép tác nhân quản lý nhân viên trong quán.</w:t>
            </w:r>
          </w:p>
        </w:tc>
      </w:tr>
      <w:tr w:rsidR="002409DB" w14:paraId="42E6FFFA" w14:textId="77777777" w:rsidTr="00C510CB">
        <w:tc>
          <w:tcPr>
            <w:tcW w:w="4296" w:type="dxa"/>
          </w:tcPr>
          <w:p w14:paraId="3A9E5CAA" w14:textId="77777777" w:rsidR="002409DB" w:rsidRPr="005A5F40" w:rsidRDefault="002409DB" w:rsidP="00C510CB">
            <w:pPr>
              <w:spacing w:before="60" w:after="60" w:line="264" w:lineRule="auto"/>
              <w:rPr>
                <w:sz w:val="26"/>
                <w:szCs w:val="26"/>
              </w:rPr>
            </w:pPr>
            <w:r w:rsidRPr="005A5F40">
              <w:rPr>
                <w:sz w:val="26"/>
                <w:szCs w:val="26"/>
              </w:rPr>
              <w:t>Dòng sự kiện</w:t>
            </w:r>
          </w:p>
        </w:tc>
        <w:tc>
          <w:tcPr>
            <w:tcW w:w="4334" w:type="dxa"/>
          </w:tcPr>
          <w:p w14:paraId="50B39314" w14:textId="19A94C92" w:rsidR="00815D1A" w:rsidRPr="00815D1A" w:rsidRDefault="00815D1A" w:rsidP="00815D1A">
            <w:pPr>
              <w:jc w:val="both"/>
              <w:rPr>
                <w:sz w:val="26"/>
                <w:szCs w:val="26"/>
              </w:rPr>
            </w:pPr>
            <w:r w:rsidRPr="00815D1A">
              <w:rPr>
                <w:b/>
                <w:bCs/>
                <w:sz w:val="26"/>
                <w:szCs w:val="26"/>
              </w:rPr>
              <w:t>Dòng sự kiện chính:</w:t>
            </w:r>
            <w:r w:rsidRPr="00815D1A">
              <w:rPr>
                <w:sz w:val="26"/>
                <w:szCs w:val="26"/>
              </w:rPr>
              <w:t xml:space="preserve"> Use case này bắt đầu khi tác nhân nhấn vào mục “Cài đặt”, use case kết thúc.</w:t>
            </w:r>
          </w:p>
          <w:p w14:paraId="68153766" w14:textId="4A166EB9" w:rsidR="00815D1A" w:rsidRPr="00815D1A" w:rsidRDefault="00815D1A" w:rsidP="00815D1A">
            <w:pPr>
              <w:jc w:val="both"/>
              <w:rPr>
                <w:sz w:val="26"/>
                <w:szCs w:val="26"/>
              </w:rPr>
            </w:pPr>
            <w:r w:rsidRPr="00815D1A">
              <w:rPr>
                <w:b/>
                <w:bCs/>
                <w:sz w:val="26"/>
                <w:szCs w:val="26"/>
              </w:rPr>
              <w:t>Dòng sự kiện khác:</w:t>
            </w:r>
            <w:r w:rsidRPr="00815D1A">
              <w:rPr>
                <w:sz w:val="26"/>
                <w:szCs w:val="26"/>
              </w:rPr>
              <w:t xml:space="preserve"> Không có.</w:t>
            </w:r>
          </w:p>
          <w:p w14:paraId="10FB41F0" w14:textId="77777777" w:rsidR="00815D1A" w:rsidRPr="00815D1A" w:rsidRDefault="00815D1A" w:rsidP="00815D1A">
            <w:pPr>
              <w:jc w:val="both"/>
              <w:rPr>
                <w:sz w:val="26"/>
                <w:szCs w:val="26"/>
              </w:rPr>
            </w:pPr>
            <w:r w:rsidRPr="00815D1A">
              <w:rPr>
                <w:b/>
                <w:bCs/>
                <w:sz w:val="26"/>
                <w:szCs w:val="26"/>
              </w:rPr>
              <w:t>Ngôn ngữ:</w:t>
            </w:r>
            <w:r w:rsidRPr="00815D1A">
              <w:rPr>
                <w:sz w:val="26"/>
                <w:szCs w:val="26"/>
              </w:rPr>
              <w:t xml:space="preserve"> là chức năng cho phép tác nhân đổi ngôn ngữ.</w:t>
            </w:r>
          </w:p>
          <w:p w14:paraId="121D4DA9" w14:textId="77777777" w:rsidR="00815D1A" w:rsidRPr="00815D1A" w:rsidRDefault="00815D1A" w:rsidP="00815D1A">
            <w:pPr>
              <w:pStyle w:val="ListParagraph"/>
              <w:numPr>
                <w:ilvl w:val="0"/>
                <w:numId w:val="36"/>
              </w:numPr>
              <w:jc w:val="both"/>
              <w:rPr>
                <w:sz w:val="26"/>
                <w:szCs w:val="26"/>
              </w:rPr>
            </w:pPr>
            <w:r w:rsidRPr="00815D1A">
              <w:rPr>
                <w:sz w:val="26"/>
                <w:szCs w:val="26"/>
              </w:rPr>
              <w:t>Tiếng việt: ngôn ngữ Tiếng Việt.</w:t>
            </w:r>
          </w:p>
          <w:p w14:paraId="6C916A9A" w14:textId="4FD4EE11" w:rsidR="00815D1A" w:rsidRPr="00815D1A" w:rsidRDefault="00815D1A" w:rsidP="00815D1A">
            <w:pPr>
              <w:pStyle w:val="ListParagraph"/>
              <w:numPr>
                <w:ilvl w:val="0"/>
                <w:numId w:val="36"/>
              </w:numPr>
              <w:jc w:val="both"/>
              <w:rPr>
                <w:sz w:val="26"/>
                <w:szCs w:val="26"/>
              </w:rPr>
            </w:pPr>
            <w:r w:rsidRPr="00815D1A">
              <w:rPr>
                <w:sz w:val="26"/>
                <w:szCs w:val="26"/>
              </w:rPr>
              <w:t>English: ngôn ngữ Tiếng Anh.</w:t>
            </w:r>
          </w:p>
          <w:p w14:paraId="21B38225" w14:textId="77777777" w:rsidR="00815D1A" w:rsidRPr="00815D1A" w:rsidRDefault="00815D1A" w:rsidP="00815D1A">
            <w:pPr>
              <w:jc w:val="both"/>
              <w:rPr>
                <w:sz w:val="26"/>
                <w:szCs w:val="26"/>
              </w:rPr>
            </w:pPr>
            <w:r w:rsidRPr="00815D1A">
              <w:rPr>
                <w:b/>
                <w:bCs/>
                <w:sz w:val="26"/>
                <w:szCs w:val="26"/>
              </w:rPr>
              <w:t>Chế độ tối:</w:t>
            </w:r>
            <w:r w:rsidRPr="00815D1A">
              <w:rPr>
                <w:sz w:val="26"/>
                <w:szCs w:val="26"/>
              </w:rPr>
              <w:t xml:space="preserve"> là chức năng cho phép tác nhân đổi chế độ sáng hoặc tối.</w:t>
            </w:r>
          </w:p>
          <w:p w14:paraId="7E948401" w14:textId="77777777" w:rsidR="00815D1A" w:rsidRPr="00815D1A" w:rsidRDefault="00815D1A" w:rsidP="00815D1A">
            <w:pPr>
              <w:pStyle w:val="ListParagraph"/>
              <w:numPr>
                <w:ilvl w:val="0"/>
                <w:numId w:val="36"/>
              </w:numPr>
              <w:jc w:val="both"/>
              <w:rPr>
                <w:sz w:val="26"/>
                <w:szCs w:val="26"/>
              </w:rPr>
            </w:pPr>
            <w:r w:rsidRPr="00815D1A">
              <w:rPr>
                <w:sz w:val="26"/>
                <w:szCs w:val="26"/>
              </w:rPr>
              <w:t>Bật: là chức năng cho phép bật chế độ tối.</w:t>
            </w:r>
          </w:p>
          <w:p w14:paraId="64B7345A" w14:textId="16BC3A0C" w:rsidR="00815D1A" w:rsidRPr="00815D1A" w:rsidRDefault="00815D1A" w:rsidP="00815D1A">
            <w:pPr>
              <w:pStyle w:val="ListParagraph"/>
              <w:numPr>
                <w:ilvl w:val="0"/>
                <w:numId w:val="36"/>
              </w:numPr>
              <w:jc w:val="both"/>
              <w:rPr>
                <w:sz w:val="26"/>
                <w:szCs w:val="26"/>
              </w:rPr>
            </w:pPr>
            <w:r w:rsidRPr="00815D1A">
              <w:rPr>
                <w:sz w:val="26"/>
                <w:szCs w:val="26"/>
              </w:rPr>
              <w:t>Tắt: là chức năng cho phép tắt chế độ tối.</w:t>
            </w:r>
          </w:p>
          <w:p w14:paraId="009AE9F3" w14:textId="592D9403" w:rsidR="00815D1A" w:rsidRPr="00815D1A" w:rsidRDefault="00815D1A" w:rsidP="00815D1A">
            <w:pPr>
              <w:jc w:val="both"/>
              <w:rPr>
                <w:sz w:val="26"/>
                <w:szCs w:val="26"/>
              </w:rPr>
            </w:pPr>
            <w:r w:rsidRPr="00815D1A">
              <w:rPr>
                <w:b/>
                <w:bCs/>
                <w:sz w:val="26"/>
                <w:szCs w:val="26"/>
              </w:rPr>
              <w:t>Đổi màu:</w:t>
            </w:r>
            <w:r w:rsidRPr="00815D1A">
              <w:rPr>
                <w:sz w:val="26"/>
                <w:szCs w:val="26"/>
              </w:rPr>
              <w:t xml:space="preserve"> là chức năng cho phép tác nhân đổi màu giao diện.</w:t>
            </w:r>
          </w:p>
          <w:p w14:paraId="7BB0A641" w14:textId="239014EA" w:rsidR="002409DB" w:rsidRPr="005A5F40" w:rsidRDefault="00815D1A" w:rsidP="00815D1A">
            <w:pPr>
              <w:jc w:val="both"/>
              <w:rPr>
                <w:sz w:val="26"/>
                <w:szCs w:val="26"/>
              </w:rPr>
            </w:pPr>
            <w:r w:rsidRPr="00815D1A">
              <w:rPr>
                <w:b/>
                <w:bCs/>
                <w:sz w:val="26"/>
                <w:szCs w:val="26"/>
              </w:rPr>
              <w:t>Đổi mật khẩu:</w:t>
            </w:r>
            <w:r w:rsidRPr="00815D1A">
              <w:rPr>
                <w:sz w:val="26"/>
                <w:szCs w:val="26"/>
              </w:rPr>
              <w:t xml:space="preserve"> là chức năng cho phép tác nhân đổi mật khẩu tài khoản của chính mình.</w:t>
            </w:r>
          </w:p>
        </w:tc>
      </w:tr>
      <w:tr w:rsidR="002409DB" w14:paraId="145BA88A" w14:textId="77777777" w:rsidTr="00C510CB">
        <w:tc>
          <w:tcPr>
            <w:tcW w:w="4296" w:type="dxa"/>
          </w:tcPr>
          <w:p w14:paraId="32F6F71B" w14:textId="77777777" w:rsidR="002409DB" w:rsidRPr="005A5F40" w:rsidRDefault="002409DB" w:rsidP="00C510CB">
            <w:pPr>
              <w:spacing w:before="60" w:after="60" w:line="264" w:lineRule="auto"/>
              <w:rPr>
                <w:sz w:val="26"/>
                <w:szCs w:val="26"/>
              </w:rPr>
            </w:pPr>
            <w:r w:rsidRPr="005A5F40">
              <w:rPr>
                <w:sz w:val="26"/>
                <w:szCs w:val="26"/>
              </w:rPr>
              <w:t>Yêu cầu đặc biệt</w:t>
            </w:r>
          </w:p>
        </w:tc>
        <w:tc>
          <w:tcPr>
            <w:tcW w:w="4334" w:type="dxa"/>
          </w:tcPr>
          <w:p w14:paraId="4772A61E" w14:textId="77777777" w:rsidR="002409DB" w:rsidRPr="005A5F40" w:rsidRDefault="002409DB" w:rsidP="00C510CB">
            <w:pPr>
              <w:spacing w:before="60" w:after="60" w:line="264" w:lineRule="auto"/>
              <w:rPr>
                <w:sz w:val="26"/>
                <w:szCs w:val="26"/>
              </w:rPr>
            </w:pPr>
            <w:r w:rsidRPr="005A5F40">
              <w:rPr>
                <w:sz w:val="26"/>
                <w:szCs w:val="26"/>
                <w:lang w:val="en-US"/>
              </w:rPr>
              <w:t>Không có.</w:t>
            </w:r>
          </w:p>
        </w:tc>
      </w:tr>
      <w:tr w:rsidR="002409DB" w14:paraId="6F29AA28" w14:textId="77777777" w:rsidTr="00C510CB">
        <w:tc>
          <w:tcPr>
            <w:tcW w:w="4296" w:type="dxa"/>
          </w:tcPr>
          <w:p w14:paraId="1B5D6F3B" w14:textId="77777777" w:rsidR="002409DB" w:rsidRPr="005A5F40" w:rsidRDefault="002409DB" w:rsidP="00C510CB">
            <w:pPr>
              <w:spacing w:before="60" w:after="60" w:line="264" w:lineRule="auto"/>
              <w:rPr>
                <w:sz w:val="26"/>
                <w:szCs w:val="26"/>
              </w:rPr>
            </w:pPr>
            <w:r w:rsidRPr="005A5F40">
              <w:rPr>
                <w:sz w:val="26"/>
                <w:szCs w:val="26"/>
              </w:rPr>
              <w:t>Tiền điều kiện</w:t>
            </w:r>
          </w:p>
        </w:tc>
        <w:tc>
          <w:tcPr>
            <w:tcW w:w="4334" w:type="dxa"/>
          </w:tcPr>
          <w:p w14:paraId="6A80EDA4" w14:textId="77777777" w:rsidR="002409DB" w:rsidRPr="005A5F40" w:rsidRDefault="002409DB" w:rsidP="00C510CB">
            <w:pPr>
              <w:spacing w:before="60" w:after="60" w:line="264" w:lineRule="auto"/>
              <w:rPr>
                <w:sz w:val="26"/>
                <w:szCs w:val="26"/>
              </w:rPr>
            </w:pPr>
            <w:r w:rsidRPr="005A5F40">
              <w:rPr>
                <w:sz w:val="26"/>
                <w:szCs w:val="26"/>
              </w:rPr>
              <w:t>Người dùng đã đăng nhập vào hệ thống.</w:t>
            </w:r>
          </w:p>
        </w:tc>
      </w:tr>
      <w:tr w:rsidR="002409DB" w14:paraId="6665C447" w14:textId="77777777" w:rsidTr="00C510CB">
        <w:tc>
          <w:tcPr>
            <w:tcW w:w="4296" w:type="dxa"/>
          </w:tcPr>
          <w:p w14:paraId="2C71AADB" w14:textId="77777777" w:rsidR="002409DB" w:rsidRPr="005A5F40" w:rsidRDefault="002409DB" w:rsidP="00C510CB">
            <w:pPr>
              <w:spacing w:before="60" w:after="60" w:line="264" w:lineRule="auto"/>
              <w:rPr>
                <w:sz w:val="26"/>
                <w:szCs w:val="26"/>
              </w:rPr>
            </w:pPr>
            <w:r w:rsidRPr="005A5F40">
              <w:rPr>
                <w:sz w:val="26"/>
                <w:szCs w:val="26"/>
              </w:rPr>
              <w:t>Hậu điều kiện</w:t>
            </w:r>
          </w:p>
        </w:tc>
        <w:tc>
          <w:tcPr>
            <w:tcW w:w="4334" w:type="dxa"/>
          </w:tcPr>
          <w:p w14:paraId="1FB463CF" w14:textId="77777777" w:rsidR="002409DB" w:rsidRPr="005A5F40" w:rsidRDefault="002409DB" w:rsidP="009C0808">
            <w:pPr>
              <w:keepNext/>
              <w:spacing w:before="60" w:after="60" w:line="264" w:lineRule="auto"/>
              <w:rPr>
                <w:sz w:val="26"/>
                <w:szCs w:val="26"/>
              </w:rPr>
            </w:pPr>
            <w:r w:rsidRPr="005A5F40">
              <w:rPr>
                <w:sz w:val="26"/>
                <w:szCs w:val="26"/>
              </w:rPr>
              <w:t>Nếu use case thành công thì tác nhân có quyền sử dụng các chức năng của hệ thống. Ngược lại trạng thái hệ thống không đổi.</w:t>
            </w:r>
          </w:p>
        </w:tc>
      </w:tr>
    </w:tbl>
    <w:p w14:paraId="77478B79" w14:textId="6DBD62BC" w:rsidR="00815D1A" w:rsidRDefault="009C0808" w:rsidP="009C0808">
      <w:pPr>
        <w:pStyle w:val="Caption"/>
        <w:jc w:val="center"/>
        <w:rPr>
          <w:lang w:val="en-US"/>
        </w:rPr>
      </w:pPr>
      <w:r>
        <w:t xml:space="preserve">Bảng </w:t>
      </w:r>
      <w:r>
        <w:fldChar w:fldCharType="begin"/>
      </w:r>
      <w:r>
        <w:instrText xml:space="preserve"> SEQ Bảng \* ARABIC </w:instrText>
      </w:r>
      <w:r>
        <w:fldChar w:fldCharType="separate"/>
      </w:r>
      <w:r>
        <w:rPr>
          <w:noProof/>
        </w:rPr>
        <w:t>8</w:t>
      </w:r>
      <w:r>
        <w:fldChar w:fldCharType="end"/>
      </w:r>
      <w:r>
        <w:rPr>
          <w:lang w:val="en-US"/>
        </w:rPr>
        <w:t>: Đặc tả Use case Cài đặt</w:t>
      </w:r>
    </w:p>
    <w:p w14:paraId="3D6973E8" w14:textId="6DC8026C" w:rsidR="002409DB" w:rsidRPr="002409DB" w:rsidRDefault="00815D1A" w:rsidP="002409DB">
      <w:pPr>
        <w:rPr>
          <w:lang w:val="en-US"/>
        </w:rPr>
      </w:pPr>
      <w:r>
        <w:rPr>
          <w:lang w:val="en-US"/>
        </w:rPr>
        <w:br w:type="page"/>
      </w:r>
    </w:p>
    <w:p w14:paraId="4810FC68" w14:textId="77777777" w:rsidR="00100399" w:rsidRPr="00100399" w:rsidRDefault="00100399" w:rsidP="00100399">
      <w:pPr>
        <w:pStyle w:val="Heading2"/>
        <w:ind w:hanging="450"/>
        <w:rPr>
          <w:b/>
          <w:bCs/>
          <w:color w:val="506CF7"/>
          <w:sz w:val="28"/>
          <w:szCs w:val="28"/>
        </w:rPr>
      </w:pPr>
      <w:bookmarkStart w:id="67" w:name="_Toc105096024"/>
      <w:r w:rsidRPr="00100399">
        <w:rPr>
          <w:b/>
          <w:bCs/>
          <w:color w:val="506CF7"/>
          <w:sz w:val="28"/>
          <w:szCs w:val="28"/>
        </w:rPr>
        <w:lastRenderedPageBreak/>
        <w:t>Sơ đồ Class</w:t>
      </w:r>
      <w:bookmarkEnd w:id="67"/>
    </w:p>
    <w:p w14:paraId="4EAFF6E6" w14:textId="71B99D1F" w:rsidR="00100399" w:rsidRPr="00D14CBB" w:rsidRDefault="00100399" w:rsidP="00D14CBB">
      <w:pPr>
        <w:pStyle w:val="Heading3"/>
        <w:ind w:left="1080" w:hanging="360"/>
        <w:rPr>
          <w:b/>
          <w:bCs/>
          <w:color w:val="9B644F"/>
          <w:sz w:val="26"/>
          <w:szCs w:val="26"/>
        </w:rPr>
      </w:pPr>
      <w:bookmarkStart w:id="68" w:name="_Toc95847764"/>
      <w:bookmarkStart w:id="69" w:name="_Toc105096025"/>
      <w:r w:rsidRPr="00D14CBB">
        <w:rPr>
          <w:b/>
          <w:bCs/>
          <w:color w:val="9B644F"/>
          <w:sz w:val="26"/>
          <w:szCs w:val="26"/>
        </w:rPr>
        <w:t>Xác định các lớp ứng viên</w:t>
      </w:r>
      <w:bookmarkEnd w:id="68"/>
      <w:bookmarkEnd w:id="69"/>
    </w:p>
    <w:p w14:paraId="4F9FBC95" w14:textId="77777777" w:rsidR="00100399" w:rsidRPr="00D14CBB" w:rsidRDefault="00100399" w:rsidP="00100399">
      <w:pPr>
        <w:spacing w:before="120" w:after="120" w:line="288" w:lineRule="auto"/>
        <w:rPr>
          <w:rFonts w:eastAsia="Times New Roman"/>
          <w:sz w:val="26"/>
          <w:szCs w:val="26"/>
        </w:rPr>
      </w:pPr>
      <w:r w:rsidRPr="00D14CBB">
        <w:rPr>
          <w:rFonts w:eastAsia="Times New Roman"/>
          <w:sz w:val="26"/>
          <w:szCs w:val="26"/>
        </w:rPr>
        <w:t>- TaiKhoan</w:t>
      </w:r>
    </w:p>
    <w:p w14:paraId="3E12709A" w14:textId="77777777" w:rsidR="00100399" w:rsidRPr="00D14CBB" w:rsidRDefault="00100399" w:rsidP="00100399">
      <w:pPr>
        <w:spacing w:before="120" w:after="120" w:line="288" w:lineRule="auto"/>
        <w:rPr>
          <w:rFonts w:eastAsia="Times New Roman"/>
          <w:sz w:val="26"/>
          <w:szCs w:val="26"/>
        </w:rPr>
      </w:pPr>
      <w:r w:rsidRPr="00D14CBB">
        <w:rPr>
          <w:rFonts w:eastAsia="Times New Roman"/>
          <w:sz w:val="26"/>
          <w:szCs w:val="26"/>
        </w:rPr>
        <w:t>- ChuQuan</w:t>
      </w:r>
    </w:p>
    <w:p w14:paraId="6476A0EE" w14:textId="77777777" w:rsidR="00100399" w:rsidRPr="00D14CBB" w:rsidRDefault="00100399" w:rsidP="00100399">
      <w:pPr>
        <w:spacing w:before="120" w:after="120" w:line="288" w:lineRule="auto"/>
        <w:rPr>
          <w:rFonts w:eastAsia="Times New Roman"/>
          <w:sz w:val="26"/>
          <w:szCs w:val="26"/>
        </w:rPr>
      </w:pPr>
      <w:r w:rsidRPr="00D14CBB">
        <w:rPr>
          <w:rFonts w:eastAsia="Times New Roman"/>
          <w:sz w:val="26"/>
          <w:szCs w:val="26"/>
        </w:rPr>
        <w:t>- Nhân Viên</w:t>
      </w:r>
    </w:p>
    <w:p w14:paraId="3608B443" w14:textId="77777777" w:rsidR="00100399" w:rsidRPr="00D14CBB" w:rsidRDefault="00100399" w:rsidP="00100399">
      <w:pPr>
        <w:spacing w:before="120" w:after="120" w:line="288" w:lineRule="auto"/>
        <w:rPr>
          <w:rFonts w:eastAsia="Times New Roman"/>
          <w:sz w:val="26"/>
          <w:szCs w:val="26"/>
        </w:rPr>
      </w:pPr>
      <w:r w:rsidRPr="00D14CBB">
        <w:rPr>
          <w:rFonts w:eastAsia="Times New Roman"/>
          <w:sz w:val="26"/>
          <w:szCs w:val="26"/>
        </w:rPr>
        <w:t>- Quản Lý</w:t>
      </w:r>
    </w:p>
    <w:p w14:paraId="06F8341A" w14:textId="77777777" w:rsidR="00100399" w:rsidRPr="00D14CBB" w:rsidRDefault="00100399" w:rsidP="00100399">
      <w:pPr>
        <w:spacing w:before="120" w:after="120" w:line="288" w:lineRule="auto"/>
        <w:rPr>
          <w:rFonts w:eastAsia="Times New Roman"/>
          <w:sz w:val="26"/>
          <w:szCs w:val="26"/>
        </w:rPr>
      </w:pPr>
      <w:r w:rsidRPr="00D14CBB">
        <w:rPr>
          <w:rFonts w:eastAsia="Times New Roman"/>
          <w:sz w:val="26"/>
          <w:szCs w:val="26"/>
        </w:rPr>
        <w:t>- Nhân Viên Bàn Hàng</w:t>
      </w:r>
    </w:p>
    <w:p w14:paraId="7AF3810A" w14:textId="77777777" w:rsidR="00100399" w:rsidRPr="00D14CBB" w:rsidRDefault="00100399" w:rsidP="00100399">
      <w:pPr>
        <w:spacing w:before="120" w:after="120" w:line="288" w:lineRule="auto"/>
        <w:rPr>
          <w:rFonts w:eastAsia="Times New Roman"/>
          <w:sz w:val="26"/>
          <w:szCs w:val="26"/>
          <w:lang w:val="fr-FR"/>
        </w:rPr>
      </w:pPr>
      <w:r w:rsidRPr="00D14CBB">
        <w:rPr>
          <w:rFonts w:eastAsia="Times New Roman"/>
          <w:sz w:val="26"/>
          <w:szCs w:val="26"/>
        </w:rPr>
        <w:t>- Nhân Viên Pha Chế</w:t>
      </w:r>
    </w:p>
    <w:p w14:paraId="6AAA544B" w14:textId="7B874E09" w:rsidR="00100399" w:rsidRPr="00D14CBB" w:rsidRDefault="00100399" w:rsidP="00100399">
      <w:pPr>
        <w:spacing w:before="120" w:after="120" w:line="288" w:lineRule="auto"/>
        <w:rPr>
          <w:rFonts w:eastAsia="Times New Roman"/>
          <w:sz w:val="26"/>
          <w:szCs w:val="26"/>
        </w:rPr>
      </w:pPr>
      <w:r w:rsidRPr="00D14CBB">
        <w:rPr>
          <w:rFonts w:eastAsia="Times New Roman"/>
          <w:sz w:val="26"/>
          <w:szCs w:val="26"/>
        </w:rPr>
        <w:t>- Menu</w:t>
      </w:r>
    </w:p>
    <w:p w14:paraId="23709E3C" w14:textId="77777777" w:rsidR="00100399" w:rsidRPr="00D14CBB" w:rsidRDefault="00100399" w:rsidP="00100399">
      <w:pPr>
        <w:spacing w:before="120" w:after="120" w:line="288" w:lineRule="auto"/>
        <w:rPr>
          <w:rFonts w:eastAsia="Times New Roman"/>
          <w:sz w:val="26"/>
          <w:szCs w:val="26"/>
        </w:rPr>
      </w:pPr>
      <w:r w:rsidRPr="00D14CBB">
        <w:rPr>
          <w:rFonts w:eastAsia="Times New Roman"/>
          <w:sz w:val="26"/>
          <w:szCs w:val="26"/>
        </w:rPr>
        <w:t>- Hóa Đơn</w:t>
      </w:r>
    </w:p>
    <w:p w14:paraId="3273273C" w14:textId="77777777" w:rsidR="00100399" w:rsidRPr="00D14CBB" w:rsidRDefault="00100399" w:rsidP="00100399">
      <w:pPr>
        <w:spacing w:before="120" w:after="120" w:line="288" w:lineRule="auto"/>
        <w:rPr>
          <w:rFonts w:eastAsia="Times New Roman"/>
          <w:sz w:val="26"/>
          <w:szCs w:val="26"/>
        </w:rPr>
      </w:pPr>
      <w:r w:rsidRPr="00D14CBB">
        <w:rPr>
          <w:rFonts w:eastAsia="Times New Roman"/>
          <w:sz w:val="26"/>
          <w:szCs w:val="26"/>
        </w:rPr>
        <w:t>- Sản Phẩm</w:t>
      </w:r>
    </w:p>
    <w:p w14:paraId="06B4EE8F" w14:textId="77777777" w:rsidR="00100399" w:rsidRPr="00D14CBB" w:rsidRDefault="00100399" w:rsidP="00100399">
      <w:pPr>
        <w:spacing w:before="120" w:after="120" w:line="288" w:lineRule="auto"/>
        <w:rPr>
          <w:rFonts w:eastAsia="Times New Roman"/>
          <w:sz w:val="26"/>
          <w:szCs w:val="26"/>
        </w:rPr>
      </w:pPr>
      <w:r w:rsidRPr="00D14CBB">
        <w:rPr>
          <w:rFonts w:eastAsia="Times New Roman"/>
          <w:sz w:val="26"/>
          <w:szCs w:val="26"/>
        </w:rPr>
        <w:t>- Khách Hàng</w:t>
      </w:r>
    </w:p>
    <w:p w14:paraId="66309B8B" w14:textId="77777777" w:rsidR="00100399" w:rsidRPr="00D14CBB" w:rsidRDefault="00100399" w:rsidP="00100399">
      <w:pPr>
        <w:spacing w:before="120" w:after="120" w:line="288" w:lineRule="auto"/>
        <w:rPr>
          <w:rFonts w:eastAsia="Times New Roman"/>
          <w:sz w:val="26"/>
          <w:szCs w:val="26"/>
        </w:rPr>
      </w:pPr>
      <w:r w:rsidRPr="00D14CBB">
        <w:rPr>
          <w:rFonts w:eastAsia="Times New Roman"/>
          <w:sz w:val="26"/>
          <w:szCs w:val="26"/>
        </w:rPr>
        <w:t>- Kho Hàng</w:t>
      </w:r>
    </w:p>
    <w:p w14:paraId="71CC1B27" w14:textId="77777777" w:rsidR="00100399" w:rsidRPr="00D14CBB" w:rsidRDefault="00100399" w:rsidP="00100399">
      <w:pPr>
        <w:spacing w:before="120" w:after="120" w:line="288" w:lineRule="auto"/>
        <w:rPr>
          <w:rFonts w:eastAsia="Times New Roman"/>
          <w:sz w:val="26"/>
          <w:szCs w:val="26"/>
        </w:rPr>
      </w:pPr>
      <w:r w:rsidRPr="00D14CBB">
        <w:rPr>
          <w:rFonts w:eastAsia="Times New Roman"/>
          <w:sz w:val="26"/>
          <w:szCs w:val="26"/>
        </w:rPr>
        <w:t>- Vật Liệu</w:t>
      </w:r>
    </w:p>
    <w:p w14:paraId="3E3AAA71" w14:textId="77777777" w:rsidR="00100399" w:rsidRPr="00D14CBB" w:rsidRDefault="00100399" w:rsidP="00100399">
      <w:pPr>
        <w:spacing w:before="120" w:after="120" w:line="288" w:lineRule="auto"/>
        <w:rPr>
          <w:rFonts w:eastAsia="Times New Roman"/>
          <w:sz w:val="26"/>
          <w:szCs w:val="26"/>
        </w:rPr>
      </w:pPr>
      <w:r w:rsidRPr="00D14CBB">
        <w:rPr>
          <w:rFonts w:eastAsia="Times New Roman"/>
          <w:sz w:val="26"/>
          <w:szCs w:val="26"/>
        </w:rPr>
        <w:t>- Máy In Hóa Đơn</w:t>
      </w:r>
    </w:p>
    <w:p w14:paraId="6BA993E1" w14:textId="77777777" w:rsidR="00100399" w:rsidRPr="00D14CBB" w:rsidRDefault="00100399" w:rsidP="00100399">
      <w:pPr>
        <w:spacing w:before="120" w:after="120" w:line="288" w:lineRule="auto"/>
        <w:rPr>
          <w:rFonts w:eastAsia="Times New Roman"/>
          <w:sz w:val="26"/>
          <w:szCs w:val="26"/>
        </w:rPr>
      </w:pPr>
      <w:r w:rsidRPr="00D14CBB">
        <w:rPr>
          <w:rFonts w:eastAsia="Times New Roman"/>
          <w:sz w:val="26"/>
          <w:szCs w:val="26"/>
        </w:rPr>
        <w:t>- Máy Thu Ngân</w:t>
      </w:r>
    </w:p>
    <w:p w14:paraId="639B0EFB" w14:textId="77777777" w:rsidR="00100399" w:rsidRPr="00D14CBB" w:rsidRDefault="00100399" w:rsidP="00100399">
      <w:pPr>
        <w:spacing w:before="120" w:after="120" w:line="288" w:lineRule="auto"/>
        <w:rPr>
          <w:rFonts w:eastAsia="Times New Roman"/>
          <w:sz w:val="26"/>
          <w:szCs w:val="26"/>
        </w:rPr>
      </w:pPr>
      <w:r w:rsidRPr="00D14CBB">
        <w:rPr>
          <w:rFonts w:eastAsia="Times New Roman"/>
          <w:sz w:val="26"/>
          <w:szCs w:val="26"/>
        </w:rPr>
        <w:t>- Máy POS Ngân Hàng</w:t>
      </w:r>
    </w:p>
    <w:p w14:paraId="4E9A90EB" w14:textId="77777777" w:rsidR="00100399" w:rsidRPr="00D14CBB" w:rsidRDefault="00100399" w:rsidP="00100399">
      <w:pPr>
        <w:spacing w:before="120" w:after="120" w:line="288" w:lineRule="auto"/>
        <w:rPr>
          <w:rFonts w:eastAsia="Times New Roman"/>
          <w:sz w:val="26"/>
          <w:szCs w:val="26"/>
        </w:rPr>
      </w:pPr>
      <w:r w:rsidRPr="00D14CBB">
        <w:rPr>
          <w:rFonts w:eastAsia="Times New Roman"/>
          <w:sz w:val="26"/>
          <w:szCs w:val="26"/>
        </w:rPr>
        <w:t>- Lịch Làm</w:t>
      </w:r>
    </w:p>
    <w:p w14:paraId="1AB66A21" w14:textId="77777777" w:rsidR="00100399" w:rsidRPr="00D14CBB" w:rsidRDefault="00100399" w:rsidP="00100399">
      <w:pPr>
        <w:spacing w:before="120" w:after="120" w:line="288" w:lineRule="auto"/>
        <w:rPr>
          <w:rFonts w:eastAsia="Times New Roman"/>
          <w:sz w:val="26"/>
          <w:szCs w:val="26"/>
        </w:rPr>
      </w:pPr>
      <w:r w:rsidRPr="00D14CBB">
        <w:rPr>
          <w:rFonts w:eastAsia="Times New Roman"/>
          <w:sz w:val="26"/>
          <w:szCs w:val="26"/>
        </w:rPr>
        <w:t>- Bảng Chấm Công</w:t>
      </w:r>
    </w:p>
    <w:p w14:paraId="631236E6" w14:textId="77777777" w:rsidR="00100399" w:rsidRPr="00D14CBB" w:rsidRDefault="00100399" w:rsidP="00100399">
      <w:pPr>
        <w:spacing w:before="120" w:after="120" w:line="288" w:lineRule="auto"/>
        <w:rPr>
          <w:rFonts w:eastAsia="Times New Roman"/>
          <w:sz w:val="26"/>
          <w:szCs w:val="26"/>
        </w:rPr>
      </w:pPr>
      <w:r w:rsidRPr="00D14CBB">
        <w:rPr>
          <w:rFonts w:eastAsia="Times New Roman"/>
          <w:sz w:val="26"/>
          <w:szCs w:val="26"/>
        </w:rPr>
        <w:t>- Báo Cáo</w:t>
      </w:r>
    </w:p>
    <w:p w14:paraId="4CD0F743" w14:textId="77777777" w:rsidR="00100399" w:rsidRPr="00D14CBB" w:rsidRDefault="00100399" w:rsidP="00100399">
      <w:pPr>
        <w:tabs>
          <w:tab w:val="left" w:pos="4122"/>
        </w:tabs>
        <w:spacing w:before="120" w:after="120" w:line="288" w:lineRule="auto"/>
        <w:rPr>
          <w:rFonts w:eastAsia="Times New Roman"/>
          <w:sz w:val="26"/>
          <w:szCs w:val="26"/>
        </w:rPr>
      </w:pPr>
      <w:r w:rsidRPr="00D14CBB">
        <w:rPr>
          <w:rFonts w:eastAsia="Times New Roman"/>
          <w:sz w:val="26"/>
          <w:szCs w:val="26"/>
        </w:rPr>
        <w:t>- Công Làm</w:t>
      </w:r>
    </w:p>
    <w:p w14:paraId="07AA99CA" w14:textId="77777777" w:rsidR="00100399" w:rsidRPr="00D14CBB" w:rsidRDefault="00100399" w:rsidP="00100399">
      <w:pPr>
        <w:tabs>
          <w:tab w:val="left" w:pos="4122"/>
        </w:tabs>
        <w:spacing w:before="120" w:after="120" w:line="288" w:lineRule="auto"/>
        <w:rPr>
          <w:rFonts w:eastAsia="Times New Roman"/>
          <w:sz w:val="26"/>
          <w:szCs w:val="26"/>
        </w:rPr>
      </w:pPr>
      <w:r w:rsidRPr="00D14CBB">
        <w:rPr>
          <w:rFonts w:eastAsia="Times New Roman"/>
          <w:sz w:val="26"/>
          <w:szCs w:val="26"/>
        </w:rPr>
        <w:t>- Thông Tin Kho</w:t>
      </w:r>
    </w:p>
    <w:p w14:paraId="36DA82B2" w14:textId="77777777" w:rsidR="00100399" w:rsidRPr="00D14CBB" w:rsidRDefault="00100399" w:rsidP="00D14CBB">
      <w:pPr>
        <w:pStyle w:val="Heading3"/>
        <w:ind w:left="1080" w:hanging="360"/>
        <w:rPr>
          <w:b/>
          <w:bCs/>
          <w:color w:val="9B644F"/>
          <w:sz w:val="26"/>
          <w:szCs w:val="26"/>
        </w:rPr>
      </w:pPr>
      <w:bookmarkStart w:id="70" w:name="_Toc95847765"/>
      <w:bookmarkStart w:id="71" w:name="_Toc105096026"/>
      <w:r w:rsidRPr="00D14CBB">
        <w:rPr>
          <w:b/>
          <w:bCs/>
          <w:color w:val="9B644F"/>
          <w:sz w:val="26"/>
          <w:szCs w:val="26"/>
        </w:rPr>
        <w:t>Lớp được chọn lọc</w:t>
      </w:r>
      <w:bookmarkEnd w:id="70"/>
      <w:bookmarkEnd w:id="71"/>
    </w:p>
    <w:p w14:paraId="77D4B5DC" w14:textId="77777777" w:rsidR="00100399" w:rsidRPr="00D14CBB" w:rsidRDefault="00100399" w:rsidP="00100399">
      <w:pPr>
        <w:spacing w:before="120" w:after="120" w:line="288" w:lineRule="auto"/>
        <w:rPr>
          <w:rFonts w:eastAsia="Times New Roman"/>
          <w:sz w:val="26"/>
          <w:szCs w:val="26"/>
        </w:rPr>
      </w:pPr>
      <w:r w:rsidRPr="00D14CBB">
        <w:rPr>
          <w:rFonts w:eastAsia="Times New Roman"/>
          <w:sz w:val="26"/>
          <w:szCs w:val="26"/>
        </w:rPr>
        <w:t>- ChuQuan</w:t>
      </w:r>
    </w:p>
    <w:p w14:paraId="3651B8E6" w14:textId="77777777" w:rsidR="00100399" w:rsidRPr="00D14CBB" w:rsidRDefault="00100399" w:rsidP="00100399">
      <w:pPr>
        <w:spacing w:before="120" w:after="120" w:line="288" w:lineRule="auto"/>
        <w:rPr>
          <w:rFonts w:eastAsia="Times New Roman"/>
          <w:sz w:val="26"/>
          <w:szCs w:val="26"/>
        </w:rPr>
      </w:pPr>
      <w:r w:rsidRPr="00D14CBB">
        <w:rPr>
          <w:rFonts w:eastAsia="Times New Roman"/>
          <w:sz w:val="26"/>
          <w:szCs w:val="26"/>
        </w:rPr>
        <w:t>- TaiKHoan</w:t>
      </w:r>
    </w:p>
    <w:p w14:paraId="782F32AF" w14:textId="77777777" w:rsidR="00100399" w:rsidRPr="00D14CBB" w:rsidRDefault="00100399" w:rsidP="00100399">
      <w:pPr>
        <w:spacing w:before="120" w:after="120" w:line="288" w:lineRule="auto"/>
        <w:rPr>
          <w:rFonts w:eastAsia="Times New Roman"/>
          <w:sz w:val="26"/>
          <w:szCs w:val="26"/>
        </w:rPr>
      </w:pPr>
      <w:r w:rsidRPr="00D14CBB">
        <w:rPr>
          <w:rFonts w:eastAsia="Times New Roman"/>
          <w:sz w:val="26"/>
          <w:szCs w:val="26"/>
        </w:rPr>
        <w:t>- Nhân Viên</w:t>
      </w:r>
    </w:p>
    <w:p w14:paraId="45B84954" w14:textId="77777777" w:rsidR="00100399" w:rsidRPr="00D14CBB" w:rsidRDefault="00100399" w:rsidP="00100399">
      <w:pPr>
        <w:spacing w:before="120" w:after="120" w:line="288" w:lineRule="auto"/>
        <w:rPr>
          <w:rFonts w:eastAsia="Times New Roman"/>
          <w:sz w:val="26"/>
          <w:szCs w:val="26"/>
        </w:rPr>
      </w:pPr>
      <w:r w:rsidRPr="00D14CBB">
        <w:rPr>
          <w:rFonts w:eastAsia="Times New Roman"/>
          <w:sz w:val="26"/>
          <w:szCs w:val="26"/>
        </w:rPr>
        <w:lastRenderedPageBreak/>
        <w:t>- QuanLy</w:t>
      </w:r>
    </w:p>
    <w:p w14:paraId="49E1E8C4" w14:textId="77777777" w:rsidR="00100399" w:rsidRPr="00D14CBB" w:rsidRDefault="00100399" w:rsidP="00100399">
      <w:pPr>
        <w:spacing w:before="120" w:after="120" w:line="288" w:lineRule="auto"/>
        <w:rPr>
          <w:rFonts w:eastAsia="Times New Roman"/>
          <w:sz w:val="26"/>
          <w:szCs w:val="26"/>
        </w:rPr>
      </w:pPr>
      <w:r w:rsidRPr="00D14CBB">
        <w:rPr>
          <w:rFonts w:eastAsia="Times New Roman"/>
          <w:sz w:val="26"/>
          <w:szCs w:val="26"/>
        </w:rPr>
        <w:t>- Nhân Viên Bán Hàng</w:t>
      </w:r>
    </w:p>
    <w:p w14:paraId="7AAB8B74" w14:textId="77777777" w:rsidR="00100399" w:rsidRPr="00D14CBB" w:rsidRDefault="00100399" w:rsidP="00100399">
      <w:pPr>
        <w:spacing w:before="120" w:after="120" w:line="288" w:lineRule="auto"/>
        <w:rPr>
          <w:rFonts w:eastAsia="Times New Roman"/>
          <w:sz w:val="26"/>
          <w:szCs w:val="26"/>
        </w:rPr>
      </w:pPr>
      <w:r w:rsidRPr="00D14CBB">
        <w:rPr>
          <w:rFonts w:eastAsia="Times New Roman"/>
          <w:sz w:val="26"/>
          <w:szCs w:val="26"/>
        </w:rPr>
        <w:t>- Nhân Viên Pha Chế</w:t>
      </w:r>
    </w:p>
    <w:p w14:paraId="2211E2B2" w14:textId="77777777" w:rsidR="00D14CBB" w:rsidRPr="00D14CBB" w:rsidRDefault="00D14CBB" w:rsidP="00100399">
      <w:pPr>
        <w:spacing w:before="120" w:after="120" w:line="288" w:lineRule="auto"/>
        <w:rPr>
          <w:rFonts w:eastAsia="Times New Roman"/>
          <w:sz w:val="26"/>
          <w:szCs w:val="26"/>
          <w:lang w:val="en-US"/>
        </w:rPr>
      </w:pPr>
      <w:r w:rsidRPr="00D14CBB">
        <w:rPr>
          <w:rFonts w:eastAsia="Times New Roman"/>
          <w:sz w:val="26"/>
          <w:szCs w:val="26"/>
          <w:lang w:val="en-US"/>
        </w:rPr>
        <w:t>- Menu</w:t>
      </w:r>
    </w:p>
    <w:p w14:paraId="23327C64" w14:textId="048793A7" w:rsidR="00100399" w:rsidRPr="00D14CBB" w:rsidRDefault="00D14CBB" w:rsidP="00100399">
      <w:pPr>
        <w:spacing w:before="120" w:after="120" w:line="288" w:lineRule="auto"/>
        <w:rPr>
          <w:sz w:val="26"/>
          <w:szCs w:val="26"/>
        </w:rPr>
      </w:pPr>
      <w:r w:rsidRPr="00D14CBB">
        <w:rPr>
          <w:sz w:val="26"/>
          <w:szCs w:val="26"/>
          <w:lang w:val="en-US"/>
        </w:rPr>
        <w:t xml:space="preserve">- </w:t>
      </w:r>
      <w:r w:rsidR="00100399" w:rsidRPr="00D14CBB">
        <w:rPr>
          <w:sz w:val="26"/>
          <w:szCs w:val="26"/>
        </w:rPr>
        <w:t>Hóa Đơn</w:t>
      </w:r>
    </w:p>
    <w:p w14:paraId="62DAC4DE" w14:textId="77777777" w:rsidR="00100399" w:rsidRPr="00D14CBB" w:rsidRDefault="00100399" w:rsidP="00100399">
      <w:pPr>
        <w:spacing w:before="120" w:after="120" w:line="288" w:lineRule="auto"/>
        <w:rPr>
          <w:rFonts w:eastAsia="Times New Roman"/>
          <w:sz w:val="26"/>
          <w:szCs w:val="26"/>
        </w:rPr>
      </w:pPr>
      <w:r w:rsidRPr="00D14CBB">
        <w:rPr>
          <w:rFonts w:eastAsia="Times New Roman"/>
          <w:sz w:val="26"/>
          <w:szCs w:val="26"/>
          <w:lang w:val="fr-FR"/>
        </w:rPr>
        <w:t xml:space="preserve">- </w:t>
      </w:r>
      <w:r w:rsidRPr="00D14CBB">
        <w:rPr>
          <w:rFonts w:eastAsia="Times New Roman"/>
          <w:sz w:val="26"/>
          <w:szCs w:val="26"/>
        </w:rPr>
        <w:t>Sản Phẩm</w:t>
      </w:r>
    </w:p>
    <w:p w14:paraId="7DBF6FDB" w14:textId="77777777" w:rsidR="00100399" w:rsidRPr="00D14CBB" w:rsidRDefault="00100399" w:rsidP="00100399">
      <w:pPr>
        <w:spacing w:before="120" w:after="120" w:line="288" w:lineRule="auto"/>
        <w:rPr>
          <w:rFonts w:eastAsia="Times New Roman"/>
          <w:sz w:val="26"/>
          <w:szCs w:val="26"/>
        </w:rPr>
      </w:pPr>
      <w:r w:rsidRPr="00D14CBB">
        <w:rPr>
          <w:rFonts w:eastAsia="Times New Roman"/>
          <w:sz w:val="26"/>
          <w:szCs w:val="26"/>
          <w:lang w:val="fr-FR"/>
        </w:rPr>
        <w:t xml:space="preserve">- </w:t>
      </w:r>
      <w:r w:rsidRPr="00D14CBB">
        <w:rPr>
          <w:rFonts w:eastAsia="Times New Roman"/>
          <w:sz w:val="26"/>
          <w:szCs w:val="26"/>
        </w:rPr>
        <w:t>Kho Hàng</w:t>
      </w:r>
    </w:p>
    <w:p w14:paraId="34332463" w14:textId="77777777" w:rsidR="00100399" w:rsidRPr="00D14CBB" w:rsidRDefault="00100399" w:rsidP="00100399">
      <w:pPr>
        <w:spacing w:before="120" w:after="120" w:line="288" w:lineRule="auto"/>
        <w:rPr>
          <w:rFonts w:eastAsia="Times New Roman"/>
          <w:sz w:val="26"/>
          <w:szCs w:val="26"/>
        </w:rPr>
      </w:pPr>
      <w:r w:rsidRPr="00D14CBB">
        <w:rPr>
          <w:rFonts w:eastAsia="Times New Roman"/>
          <w:sz w:val="26"/>
          <w:szCs w:val="26"/>
          <w:lang w:val="fr-FR"/>
        </w:rPr>
        <w:t xml:space="preserve">- </w:t>
      </w:r>
      <w:r w:rsidRPr="00D14CBB">
        <w:rPr>
          <w:rFonts w:eastAsia="Times New Roman"/>
          <w:sz w:val="26"/>
          <w:szCs w:val="26"/>
        </w:rPr>
        <w:t>Vật Liệu</w:t>
      </w:r>
    </w:p>
    <w:p w14:paraId="2907BF4F" w14:textId="77777777" w:rsidR="00100399" w:rsidRPr="00D14CBB" w:rsidRDefault="00100399" w:rsidP="00100399">
      <w:pPr>
        <w:spacing w:before="120" w:after="120" w:line="288" w:lineRule="auto"/>
        <w:rPr>
          <w:rFonts w:eastAsia="Times New Roman"/>
          <w:sz w:val="26"/>
          <w:szCs w:val="26"/>
        </w:rPr>
      </w:pPr>
      <w:r w:rsidRPr="00D14CBB">
        <w:rPr>
          <w:rFonts w:eastAsia="Times New Roman"/>
          <w:sz w:val="26"/>
          <w:szCs w:val="26"/>
          <w:lang w:val="fr-FR"/>
        </w:rPr>
        <w:t xml:space="preserve">- </w:t>
      </w:r>
      <w:r w:rsidRPr="00D14CBB">
        <w:rPr>
          <w:rFonts w:eastAsia="Times New Roman"/>
          <w:sz w:val="26"/>
          <w:szCs w:val="26"/>
        </w:rPr>
        <w:t>Lịch Làm</w:t>
      </w:r>
    </w:p>
    <w:p w14:paraId="29430F45" w14:textId="77777777" w:rsidR="00100399" w:rsidRPr="00D14CBB" w:rsidRDefault="00100399" w:rsidP="00100399">
      <w:pPr>
        <w:spacing w:before="120" w:after="120" w:line="288" w:lineRule="auto"/>
        <w:rPr>
          <w:rFonts w:eastAsia="Times New Roman"/>
          <w:sz w:val="26"/>
          <w:szCs w:val="26"/>
        </w:rPr>
      </w:pPr>
      <w:r w:rsidRPr="00D14CBB">
        <w:rPr>
          <w:rFonts w:eastAsia="Times New Roman"/>
          <w:sz w:val="26"/>
          <w:szCs w:val="26"/>
          <w:lang w:val="fr-FR"/>
        </w:rPr>
        <w:t xml:space="preserve">- </w:t>
      </w:r>
      <w:r w:rsidRPr="00D14CBB">
        <w:rPr>
          <w:rFonts w:eastAsia="Times New Roman"/>
          <w:sz w:val="26"/>
          <w:szCs w:val="26"/>
        </w:rPr>
        <w:t>Báo Cáo</w:t>
      </w:r>
    </w:p>
    <w:p w14:paraId="0CAD8E2E" w14:textId="77777777" w:rsidR="00100399" w:rsidRPr="00D14CBB" w:rsidRDefault="00100399" w:rsidP="00100399">
      <w:pPr>
        <w:spacing w:before="120" w:after="120" w:line="288" w:lineRule="auto"/>
        <w:rPr>
          <w:rFonts w:eastAsia="Times New Roman"/>
          <w:sz w:val="26"/>
          <w:szCs w:val="26"/>
        </w:rPr>
      </w:pPr>
      <w:r w:rsidRPr="00D14CBB">
        <w:rPr>
          <w:rFonts w:eastAsia="Times New Roman"/>
          <w:sz w:val="26"/>
          <w:szCs w:val="26"/>
          <w:lang w:val="fr-FR"/>
        </w:rPr>
        <w:t xml:space="preserve">- </w:t>
      </w:r>
      <w:r w:rsidRPr="00D14CBB">
        <w:rPr>
          <w:rFonts w:eastAsia="Times New Roman"/>
          <w:sz w:val="26"/>
          <w:szCs w:val="26"/>
        </w:rPr>
        <w:t>Công Làm</w:t>
      </w:r>
    </w:p>
    <w:p w14:paraId="79343274" w14:textId="77777777" w:rsidR="00100399" w:rsidRPr="00D14CBB" w:rsidRDefault="00100399" w:rsidP="00100399">
      <w:pPr>
        <w:tabs>
          <w:tab w:val="left" w:pos="4122"/>
        </w:tabs>
        <w:spacing w:before="120" w:after="120" w:line="288" w:lineRule="auto"/>
        <w:rPr>
          <w:rFonts w:eastAsia="Times New Roman"/>
          <w:sz w:val="26"/>
          <w:szCs w:val="26"/>
        </w:rPr>
      </w:pPr>
      <w:r w:rsidRPr="00D14CBB">
        <w:rPr>
          <w:rFonts w:eastAsia="Times New Roman"/>
          <w:sz w:val="26"/>
          <w:szCs w:val="26"/>
          <w:lang w:val="fr-FR"/>
        </w:rPr>
        <w:t xml:space="preserve">- </w:t>
      </w:r>
      <w:r w:rsidRPr="00D14CBB">
        <w:rPr>
          <w:rFonts w:eastAsia="Times New Roman"/>
          <w:sz w:val="26"/>
          <w:szCs w:val="26"/>
        </w:rPr>
        <w:t>Thông Tin Kho</w:t>
      </w:r>
    </w:p>
    <w:p w14:paraId="628091BC" w14:textId="77777777" w:rsidR="00100399" w:rsidRPr="00D14CBB" w:rsidRDefault="00100399" w:rsidP="00100399">
      <w:pPr>
        <w:spacing w:before="120" w:after="120" w:line="288" w:lineRule="auto"/>
        <w:rPr>
          <w:rFonts w:eastAsia="Times New Roman"/>
          <w:sz w:val="26"/>
          <w:szCs w:val="26"/>
        </w:rPr>
      </w:pPr>
      <w:r w:rsidRPr="00D14CBB">
        <w:rPr>
          <w:rFonts w:eastAsia="Times New Roman"/>
          <w:sz w:val="26"/>
          <w:szCs w:val="26"/>
          <w:lang w:val="fr-FR"/>
        </w:rPr>
        <w:t xml:space="preserve">- </w:t>
      </w:r>
      <w:r w:rsidRPr="00D14CBB">
        <w:rPr>
          <w:rFonts w:eastAsia="Times New Roman"/>
          <w:sz w:val="26"/>
          <w:szCs w:val="26"/>
        </w:rPr>
        <w:t>Quản Lý Lịch Làm</w:t>
      </w:r>
    </w:p>
    <w:p w14:paraId="7963D467" w14:textId="77777777" w:rsidR="00100399" w:rsidRPr="00D14CBB" w:rsidRDefault="00100399" w:rsidP="00D14CBB">
      <w:pPr>
        <w:pStyle w:val="Heading3"/>
        <w:ind w:left="1080" w:hanging="360"/>
        <w:rPr>
          <w:b/>
          <w:bCs/>
          <w:color w:val="9B644F"/>
          <w:sz w:val="26"/>
          <w:szCs w:val="26"/>
        </w:rPr>
      </w:pPr>
      <w:bookmarkStart w:id="72" w:name="_Toc95847766"/>
      <w:bookmarkStart w:id="73" w:name="_Toc105096027"/>
      <w:r w:rsidRPr="00D14CBB">
        <w:rPr>
          <w:b/>
          <w:bCs/>
          <w:color w:val="9B644F"/>
          <w:sz w:val="26"/>
          <w:szCs w:val="26"/>
        </w:rPr>
        <w:t>Xác định mối quan hệ</w:t>
      </w:r>
      <w:bookmarkEnd w:id="72"/>
      <w:bookmarkEnd w:id="73"/>
    </w:p>
    <w:p w14:paraId="05D85DF8" w14:textId="77777777" w:rsidR="00100399" w:rsidRPr="00D14CBB" w:rsidRDefault="00100399" w:rsidP="00D14CBB">
      <w:pPr>
        <w:pStyle w:val="Heading4"/>
        <w:ind w:left="1350" w:hanging="360"/>
        <w:rPr>
          <w:b/>
          <w:bCs/>
          <w:i w:val="0"/>
          <w:iCs w:val="0"/>
          <w:color w:val="519E17"/>
          <w:sz w:val="26"/>
          <w:szCs w:val="26"/>
        </w:rPr>
      </w:pPr>
      <w:bookmarkStart w:id="74" w:name="_Toc95847767"/>
      <w:bookmarkStart w:id="75" w:name="_Toc105096028"/>
      <w:r w:rsidRPr="00D14CBB">
        <w:rPr>
          <w:b/>
          <w:bCs/>
          <w:i w:val="0"/>
          <w:iCs w:val="0"/>
          <w:color w:val="519E17"/>
          <w:sz w:val="26"/>
          <w:szCs w:val="26"/>
        </w:rPr>
        <w:t>Kế Thừa</w:t>
      </w:r>
      <w:bookmarkEnd w:id="74"/>
      <w:bookmarkEnd w:id="75"/>
    </w:p>
    <w:p w14:paraId="5899B1F5" w14:textId="77777777" w:rsidR="00100399" w:rsidRDefault="00100399" w:rsidP="00100399">
      <w:r w:rsidRPr="006633F2">
        <w:rPr>
          <w:b/>
          <w:bCs/>
        </w:rPr>
        <w:t>Quản Lý, Nhân Viên Bán Hàng, Nhân Viên Pha Chế</w:t>
      </w:r>
      <w:r>
        <w:t xml:space="preserve"> kế thừa </w:t>
      </w:r>
      <w:r w:rsidRPr="006633F2">
        <w:rPr>
          <w:b/>
          <w:bCs/>
        </w:rPr>
        <w:t>Nhân Viên</w:t>
      </w:r>
    </w:p>
    <w:p w14:paraId="1B4CED0E" w14:textId="77777777" w:rsidR="00100399" w:rsidRDefault="00100399" w:rsidP="00100399">
      <w:pPr>
        <w:keepNext/>
        <w:jc w:val="center"/>
      </w:pPr>
      <w:r>
        <w:rPr>
          <w:noProof/>
        </w:rPr>
        <w:lastRenderedPageBreak/>
        <w:drawing>
          <wp:inline distT="0" distB="0" distL="0" distR="0" wp14:anchorId="0B7ECC5D" wp14:editId="1A72BA78">
            <wp:extent cx="5943600" cy="392557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5943600" cy="3925570"/>
                    </a:xfrm>
                    <a:prstGeom prst="rect">
                      <a:avLst/>
                    </a:prstGeom>
                  </pic:spPr>
                </pic:pic>
              </a:graphicData>
            </a:graphic>
          </wp:inline>
        </w:drawing>
      </w:r>
    </w:p>
    <w:p w14:paraId="712EFEE2" w14:textId="137712E8" w:rsidR="00100399" w:rsidRDefault="00100399" w:rsidP="00100399">
      <w:pPr>
        <w:pStyle w:val="Caption"/>
        <w:jc w:val="center"/>
      </w:pPr>
      <w:bookmarkStart w:id="76" w:name="_Toc92830588"/>
      <w:bookmarkStart w:id="77" w:name="_Toc103547020"/>
      <w:bookmarkStart w:id="78" w:name="_Toc104318982"/>
      <w:r>
        <w:t xml:space="preserve">Hình </w:t>
      </w:r>
      <w:r>
        <w:fldChar w:fldCharType="begin"/>
      </w:r>
      <w:r>
        <w:instrText>SEQ Hình \* ARABIC</w:instrText>
      </w:r>
      <w:r>
        <w:fldChar w:fldCharType="separate"/>
      </w:r>
      <w:r w:rsidR="007E2D0F">
        <w:rPr>
          <w:noProof/>
        </w:rPr>
        <w:t>24</w:t>
      </w:r>
      <w:r>
        <w:fldChar w:fldCharType="end"/>
      </w:r>
      <w:r>
        <w:t xml:space="preserve">. </w:t>
      </w:r>
      <w:r w:rsidRPr="008A7998">
        <w:t>Quản Lý, Nhân Viên Bán Hàng, Nhân Viên Pha Chế kế thừa Nhân Viên</w:t>
      </w:r>
      <w:bookmarkEnd w:id="76"/>
      <w:bookmarkEnd w:id="77"/>
      <w:bookmarkEnd w:id="78"/>
    </w:p>
    <w:p w14:paraId="32F52B46" w14:textId="77777777" w:rsidR="00100399" w:rsidRDefault="00100399" w:rsidP="00100399">
      <w:pPr>
        <w:pStyle w:val="Heading5"/>
      </w:pPr>
      <w:r>
        <w:t>Kết tập</w:t>
      </w:r>
    </w:p>
    <w:p w14:paraId="0289E9FC" w14:textId="77777777" w:rsidR="00100399" w:rsidRDefault="00100399" w:rsidP="00100399">
      <w:pPr>
        <w:rPr>
          <w:b/>
        </w:rPr>
      </w:pPr>
      <w:r w:rsidRPr="00CB3CFA">
        <w:rPr>
          <w:b/>
          <w:bCs/>
        </w:rPr>
        <w:t>Vật Liệu</w:t>
      </w:r>
      <w:r w:rsidRPr="006E510C">
        <w:t xml:space="preserve"> thuộc </w:t>
      </w:r>
      <w:r w:rsidRPr="00CB3CFA">
        <w:rPr>
          <w:b/>
          <w:bCs/>
        </w:rPr>
        <w:t>Kho Hàng</w:t>
      </w:r>
    </w:p>
    <w:p w14:paraId="7FE21BF2" w14:textId="77777777" w:rsidR="00100399" w:rsidRDefault="00100399" w:rsidP="00100399">
      <w:pPr>
        <w:keepNext/>
        <w:jc w:val="center"/>
      </w:pPr>
      <w:r>
        <w:rPr>
          <w:noProof/>
        </w:rPr>
        <w:drawing>
          <wp:inline distT="0" distB="0" distL="0" distR="0" wp14:anchorId="3E68474A" wp14:editId="4183B67A">
            <wp:extent cx="2994920" cy="2164268"/>
            <wp:effectExtent l="0" t="0" r="0" b="7620"/>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7">
                      <a:extLst>
                        <a:ext uri="{28A0092B-C50C-407E-A947-70E740481C1C}">
                          <a14:useLocalDpi xmlns:a14="http://schemas.microsoft.com/office/drawing/2010/main" val="0"/>
                        </a:ext>
                      </a:extLst>
                    </a:blip>
                    <a:stretch>
                      <a:fillRect/>
                    </a:stretch>
                  </pic:blipFill>
                  <pic:spPr>
                    <a:xfrm>
                      <a:off x="0" y="0"/>
                      <a:ext cx="2994920" cy="2164268"/>
                    </a:xfrm>
                    <a:prstGeom prst="rect">
                      <a:avLst/>
                    </a:prstGeom>
                  </pic:spPr>
                </pic:pic>
              </a:graphicData>
            </a:graphic>
          </wp:inline>
        </w:drawing>
      </w:r>
    </w:p>
    <w:p w14:paraId="205703FC" w14:textId="5EC1D538" w:rsidR="00100399" w:rsidRDefault="00100399" w:rsidP="00100399">
      <w:pPr>
        <w:pStyle w:val="Caption"/>
        <w:jc w:val="center"/>
      </w:pPr>
      <w:bookmarkStart w:id="79" w:name="_Toc92830590"/>
      <w:bookmarkStart w:id="80" w:name="_Toc103547021"/>
      <w:bookmarkStart w:id="81" w:name="_Toc104318983"/>
      <w:r>
        <w:t xml:space="preserve">Hình </w:t>
      </w:r>
      <w:r>
        <w:fldChar w:fldCharType="begin"/>
      </w:r>
      <w:r>
        <w:instrText>SEQ Hình \* ARABIC</w:instrText>
      </w:r>
      <w:r>
        <w:fldChar w:fldCharType="separate"/>
      </w:r>
      <w:r w:rsidR="007E2D0F">
        <w:rPr>
          <w:noProof/>
        </w:rPr>
        <w:t>25</w:t>
      </w:r>
      <w:r>
        <w:fldChar w:fldCharType="end"/>
      </w:r>
      <w:r>
        <w:t xml:space="preserve">. </w:t>
      </w:r>
      <w:r w:rsidRPr="00877BB7">
        <w:t>Vật Liệu thuộc Kho Hàng</w:t>
      </w:r>
      <w:bookmarkEnd w:id="79"/>
      <w:bookmarkEnd w:id="80"/>
      <w:bookmarkEnd w:id="81"/>
    </w:p>
    <w:p w14:paraId="4540A8B2" w14:textId="77777777" w:rsidR="00100399" w:rsidRDefault="00100399" w:rsidP="00100399">
      <w:r>
        <w:t>…</w:t>
      </w:r>
    </w:p>
    <w:p w14:paraId="5C949FCF" w14:textId="77777777" w:rsidR="00100399" w:rsidRDefault="00100399" w:rsidP="00100399">
      <w:pPr>
        <w:pStyle w:val="Heading5"/>
      </w:pPr>
      <w:r>
        <w:t>Liên Kết</w:t>
      </w:r>
    </w:p>
    <w:p w14:paraId="4CC3BEA9" w14:textId="77777777" w:rsidR="00100399" w:rsidRDefault="00100399" w:rsidP="00100399">
      <w:r w:rsidRPr="00544D42">
        <w:rPr>
          <w:b/>
          <w:bCs/>
        </w:rPr>
        <w:t>Quản Lý, Nhân Viên Bán Hàng, Nhân Viên Pha Chế</w:t>
      </w:r>
      <w:r>
        <w:t xml:space="preserve"> làm việc cho </w:t>
      </w:r>
      <w:r w:rsidRPr="00544D42">
        <w:rPr>
          <w:b/>
          <w:bCs/>
        </w:rPr>
        <w:t>Chủ Quán</w:t>
      </w:r>
    </w:p>
    <w:p w14:paraId="0C7639E8" w14:textId="77777777" w:rsidR="00100399" w:rsidRDefault="00100399" w:rsidP="00100399">
      <w:pPr>
        <w:keepNext/>
        <w:jc w:val="center"/>
      </w:pPr>
      <w:r>
        <w:rPr>
          <w:noProof/>
        </w:rPr>
        <w:lastRenderedPageBreak/>
        <w:drawing>
          <wp:inline distT="0" distB="0" distL="0" distR="0" wp14:anchorId="74FC42EE" wp14:editId="0CA091C9">
            <wp:extent cx="5943600" cy="3214370"/>
            <wp:effectExtent l="0" t="0" r="0" b="508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2E982AF6" w14:textId="7AF140EF" w:rsidR="00100399" w:rsidRDefault="00100399" w:rsidP="00100399">
      <w:pPr>
        <w:pStyle w:val="Caption"/>
        <w:jc w:val="center"/>
      </w:pPr>
      <w:bookmarkStart w:id="82" w:name="_Toc92830591"/>
      <w:bookmarkStart w:id="83" w:name="_Toc103547022"/>
      <w:bookmarkStart w:id="84" w:name="_Toc104318984"/>
      <w:r>
        <w:t xml:space="preserve">Hình </w:t>
      </w:r>
      <w:r>
        <w:fldChar w:fldCharType="begin"/>
      </w:r>
      <w:r>
        <w:instrText>SEQ Hình \* ARABIC</w:instrText>
      </w:r>
      <w:r>
        <w:fldChar w:fldCharType="separate"/>
      </w:r>
      <w:r w:rsidR="007E2D0F">
        <w:rPr>
          <w:noProof/>
        </w:rPr>
        <w:t>26</w:t>
      </w:r>
      <w:r>
        <w:fldChar w:fldCharType="end"/>
      </w:r>
      <w:r>
        <w:t xml:space="preserve">. </w:t>
      </w:r>
      <w:r w:rsidRPr="0085053F">
        <w:t>Quản Lý, Nhân Viên Bán Hàng, Nhân Viên Pha Chế làm việc cho Chủ Quán</w:t>
      </w:r>
      <w:bookmarkEnd w:id="82"/>
      <w:bookmarkEnd w:id="83"/>
      <w:bookmarkEnd w:id="84"/>
    </w:p>
    <w:p w14:paraId="1EB4E341" w14:textId="77777777" w:rsidR="00100399" w:rsidRDefault="00100399" w:rsidP="00100399">
      <w:pPr>
        <w:rPr>
          <w:b/>
          <w:bCs/>
        </w:rPr>
      </w:pPr>
      <w:r>
        <w:rPr>
          <w:b/>
          <w:bCs/>
        </w:rPr>
        <w:br w:type="page"/>
      </w:r>
    </w:p>
    <w:p w14:paraId="1C7EFDD2" w14:textId="77777777" w:rsidR="00100399" w:rsidRPr="00DA631B" w:rsidRDefault="00100399" w:rsidP="00100399">
      <w:pPr>
        <w:rPr>
          <w:b/>
          <w:bCs/>
        </w:rPr>
      </w:pPr>
      <w:r w:rsidRPr="00DA631B">
        <w:rPr>
          <w:b/>
          <w:bCs/>
        </w:rPr>
        <w:lastRenderedPageBreak/>
        <w:t xml:space="preserve">Quản Lý </w:t>
      </w:r>
      <w:r w:rsidRPr="00544D42">
        <w:t>quản lý</w:t>
      </w:r>
      <w:r w:rsidRPr="00DA631B">
        <w:rPr>
          <w:b/>
          <w:bCs/>
        </w:rPr>
        <w:t xml:space="preserve"> Kho </w:t>
      </w:r>
      <w:r>
        <w:rPr>
          <w:b/>
          <w:bCs/>
        </w:rPr>
        <w:t>H</w:t>
      </w:r>
      <w:r w:rsidRPr="00DA631B">
        <w:rPr>
          <w:b/>
          <w:bCs/>
        </w:rPr>
        <w:t>àng</w:t>
      </w:r>
    </w:p>
    <w:p w14:paraId="4EDC2686" w14:textId="77777777" w:rsidR="00100399" w:rsidRDefault="00100399" w:rsidP="00100399">
      <w:pPr>
        <w:keepNext/>
        <w:ind w:firstLine="720"/>
        <w:jc w:val="center"/>
      </w:pPr>
      <w:r>
        <w:rPr>
          <w:noProof/>
        </w:rPr>
        <w:drawing>
          <wp:inline distT="0" distB="0" distL="0" distR="0" wp14:anchorId="07058019" wp14:editId="790FFBC5">
            <wp:extent cx="1600339" cy="328450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9">
                      <a:extLst>
                        <a:ext uri="{28A0092B-C50C-407E-A947-70E740481C1C}">
                          <a14:useLocalDpi xmlns:a14="http://schemas.microsoft.com/office/drawing/2010/main" val="0"/>
                        </a:ext>
                      </a:extLst>
                    </a:blip>
                    <a:stretch>
                      <a:fillRect/>
                    </a:stretch>
                  </pic:blipFill>
                  <pic:spPr>
                    <a:xfrm>
                      <a:off x="0" y="0"/>
                      <a:ext cx="1600339" cy="3284505"/>
                    </a:xfrm>
                    <a:prstGeom prst="rect">
                      <a:avLst/>
                    </a:prstGeom>
                  </pic:spPr>
                </pic:pic>
              </a:graphicData>
            </a:graphic>
          </wp:inline>
        </w:drawing>
      </w:r>
    </w:p>
    <w:p w14:paraId="6EBEB639" w14:textId="6EFE31D0" w:rsidR="00100399" w:rsidRDefault="00100399" w:rsidP="00100399">
      <w:pPr>
        <w:pStyle w:val="Caption"/>
        <w:jc w:val="center"/>
      </w:pPr>
      <w:bookmarkStart w:id="85" w:name="_Toc92830592"/>
      <w:bookmarkStart w:id="86" w:name="_Toc103547023"/>
      <w:bookmarkStart w:id="87" w:name="_Toc104318985"/>
      <w:r>
        <w:t xml:space="preserve">Hình </w:t>
      </w:r>
      <w:r>
        <w:fldChar w:fldCharType="begin"/>
      </w:r>
      <w:r>
        <w:instrText>SEQ Hình \* ARABIC</w:instrText>
      </w:r>
      <w:r>
        <w:fldChar w:fldCharType="separate"/>
      </w:r>
      <w:r w:rsidR="007E2D0F">
        <w:rPr>
          <w:noProof/>
        </w:rPr>
        <w:t>27</w:t>
      </w:r>
      <w:r>
        <w:fldChar w:fldCharType="end"/>
      </w:r>
      <w:r>
        <w:t xml:space="preserve">. </w:t>
      </w:r>
      <w:r w:rsidRPr="00964A38">
        <w:t>Quản Lý quản lý Kho Hàng</w:t>
      </w:r>
      <w:bookmarkEnd w:id="85"/>
      <w:bookmarkEnd w:id="86"/>
      <w:bookmarkEnd w:id="87"/>
    </w:p>
    <w:p w14:paraId="256196DB" w14:textId="77777777" w:rsidR="00100399" w:rsidRDefault="00100399" w:rsidP="00100399">
      <w:pPr>
        <w:rPr>
          <w:b/>
        </w:rPr>
      </w:pPr>
      <w:r w:rsidRPr="0018786D">
        <w:rPr>
          <w:b/>
          <w:bCs/>
        </w:rPr>
        <w:t>Quản Lý</w:t>
      </w:r>
      <w:r>
        <w:t xml:space="preserve"> quản lý </w:t>
      </w:r>
      <w:r w:rsidRPr="0018786D">
        <w:rPr>
          <w:b/>
          <w:bCs/>
        </w:rPr>
        <w:t>Lịch Làm</w:t>
      </w:r>
    </w:p>
    <w:p w14:paraId="2BE503A3" w14:textId="77777777" w:rsidR="00100399" w:rsidRDefault="00100399" w:rsidP="00100399">
      <w:pPr>
        <w:keepNext/>
        <w:ind w:firstLine="720"/>
        <w:jc w:val="center"/>
      </w:pPr>
      <w:r>
        <w:rPr>
          <w:noProof/>
        </w:rPr>
        <w:drawing>
          <wp:inline distT="0" distB="0" distL="0" distR="0" wp14:anchorId="753AB9B6" wp14:editId="68F372C7">
            <wp:extent cx="1402202" cy="2659610"/>
            <wp:effectExtent l="0" t="0" r="7620" b="762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40">
                      <a:extLst>
                        <a:ext uri="{28A0092B-C50C-407E-A947-70E740481C1C}">
                          <a14:useLocalDpi xmlns:a14="http://schemas.microsoft.com/office/drawing/2010/main" val="0"/>
                        </a:ext>
                      </a:extLst>
                    </a:blip>
                    <a:stretch>
                      <a:fillRect/>
                    </a:stretch>
                  </pic:blipFill>
                  <pic:spPr>
                    <a:xfrm>
                      <a:off x="0" y="0"/>
                      <a:ext cx="1402202" cy="2659610"/>
                    </a:xfrm>
                    <a:prstGeom prst="rect">
                      <a:avLst/>
                    </a:prstGeom>
                  </pic:spPr>
                </pic:pic>
              </a:graphicData>
            </a:graphic>
          </wp:inline>
        </w:drawing>
      </w:r>
    </w:p>
    <w:p w14:paraId="0BC940E9" w14:textId="3681C871" w:rsidR="00100399" w:rsidRDefault="00100399" w:rsidP="00100399">
      <w:pPr>
        <w:pStyle w:val="Caption"/>
        <w:jc w:val="center"/>
      </w:pPr>
      <w:bookmarkStart w:id="88" w:name="_Toc92830593"/>
      <w:bookmarkStart w:id="89" w:name="_Toc103547024"/>
      <w:bookmarkStart w:id="90" w:name="_Toc104318986"/>
      <w:r>
        <w:t xml:space="preserve">Hình </w:t>
      </w:r>
      <w:r>
        <w:fldChar w:fldCharType="begin"/>
      </w:r>
      <w:r>
        <w:instrText>SEQ Hình \* ARABIC</w:instrText>
      </w:r>
      <w:r>
        <w:fldChar w:fldCharType="separate"/>
      </w:r>
      <w:r w:rsidR="007E2D0F">
        <w:rPr>
          <w:noProof/>
        </w:rPr>
        <w:t>28</w:t>
      </w:r>
      <w:r>
        <w:fldChar w:fldCharType="end"/>
      </w:r>
      <w:r>
        <w:t xml:space="preserve">. </w:t>
      </w:r>
      <w:r w:rsidRPr="00982A34">
        <w:t>Quản Lý quản lý Lịch Làm</w:t>
      </w:r>
      <w:bookmarkEnd w:id="88"/>
      <w:bookmarkEnd w:id="89"/>
      <w:bookmarkEnd w:id="90"/>
    </w:p>
    <w:p w14:paraId="42CBE311" w14:textId="77777777" w:rsidR="00100399" w:rsidRDefault="00100399" w:rsidP="00100399">
      <w:pPr>
        <w:ind w:firstLine="720"/>
        <w:rPr>
          <w:b/>
          <w:bCs/>
        </w:rPr>
      </w:pPr>
      <w:r w:rsidRPr="005657D9">
        <w:rPr>
          <w:b/>
          <w:bCs/>
        </w:rPr>
        <w:t xml:space="preserve"> </w:t>
      </w:r>
    </w:p>
    <w:p w14:paraId="22D2D466" w14:textId="77777777" w:rsidR="00100399" w:rsidRDefault="00100399" w:rsidP="00100399">
      <w:pPr>
        <w:rPr>
          <w:b/>
          <w:bCs/>
        </w:rPr>
      </w:pPr>
      <w:r>
        <w:rPr>
          <w:b/>
          <w:bCs/>
        </w:rPr>
        <w:br w:type="page"/>
      </w:r>
    </w:p>
    <w:p w14:paraId="0D2B2300" w14:textId="77777777" w:rsidR="00100399" w:rsidRPr="00EB5692" w:rsidRDefault="00100399" w:rsidP="00100399">
      <w:pPr>
        <w:rPr>
          <w:b/>
          <w:bCs/>
        </w:rPr>
      </w:pPr>
      <w:r w:rsidRPr="00EB5692">
        <w:rPr>
          <w:b/>
          <w:bCs/>
        </w:rPr>
        <w:lastRenderedPageBreak/>
        <w:t xml:space="preserve">Nhân Viên Bàn Hàng </w:t>
      </w:r>
      <w:r>
        <w:t>lập</w:t>
      </w:r>
      <w:r w:rsidRPr="00EB5692">
        <w:rPr>
          <w:b/>
          <w:bCs/>
        </w:rPr>
        <w:t xml:space="preserve"> Hóa Đơn</w:t>
      </w:r>
    </w:p>
    <w:p w14:paraId="44278163" w14:textId="29A14DF8" w:rsidR="00981E5D" w:rsidRDefault="00100399" w:rsidP="00981E5D">
      <w:pPr>
        <w:keepNext/>
        <w:jc w:val="center"/>
      </w:pPr>
      <w:r>
        <w:rPr>
          <w:noProof/>
        </w:rPr>
        <w:drawing>
          <wp:inline distT="0" distB="0" distL="0" distR="0" wp14:anchorId="5E871947" wp14:editId="7FE1A297">
            <wp:extent cx="1607959" cy="3033023"/>
            <wp:effectExtent l="0" t="0" r="0" b="0"/>
            <wp:docPr id="28" name="Picture 28"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41">
                      <a:extLst>
                        <a:ext uri="{28A0092B-C50C-407E-A947-70E740481C1C}">
                          <a14:useLocalDpi xmlns:a14="http://schemas.microsoft.com/office/drawing/2010/main" val="0"/>
                        </a:ext>
                      </a:extLst>
                    </a:blip>
                    <a:stretch>
                      <a:fillRect/>
                    </a:stretch>
                  </pic:blipFill>
                  <pic:spPr>
                    <a:xfrm>
                      <a:off x="0" y="0"/>
                      <a:ext cx="1607959" cy="3033023"/>
                    </a:xfrm>
                    <a:prstGeom prst="rect">
                      <a:avLst/>
                    </a:prstGeom>
                  </pic:spPr>
                </pic:pic>
              </a:graphicData>
            </a:graphic>
          </wp:inline>
        </w:drawing>
      </w:r>
    </w:p>
    <w:p w14:paraId="1FFAA55D" w14:textId="43947219" w:rsidR="00100399" w:rsidRDefault="00100399" w:rsidP="00100399">
      <w:pPr>
        <w:pStyle w:val="Caption"/>
        <w:jc w:val="center"/>
      </w:pPr>
      <w:bookmarkStart w:id="91" w:name="_Toc92830594"/>
      <w:bookmarkStart w:id="92" w:name="_Toc103547025"/>
      <w:bookmarkStart w:id="93" w:name="_Toc104318987"/>
      <w:r>
        <w:t xml:space="preserve">Hình </w:t>
      </w:r>
      <w:r>
        <w:fldChar w:fldCharType="begin"/>
      </w:r>
      <w:r>
        <w:instrText>SEQ Hình \* ARABIC</w:instrText>
      </w:r>
      <w:r>
        <w:fldChar w:fldCharType="separate"/>
      </w:r>
      <w:r w:rsidR="007E2D0F">
        <w:rPr>
          <w:noProof/>
        </w:rPr>
        <w:t>29</w:t>
      </w:r>
      <w:r>
        <w:fldChar w:fldCharType="end"/>
      </w:r>
      <w:r>
        <w:t xml:space="preserve">. </w:t>
      </w:r>
      <w:r w:rsidRPr="0082573C">
        <w:t>Nhân Viên Bàn Hàng lập Hóa Đơn</w:t>
      </w:r>
      <w:bookmarkEnd w:id="91"/>
      <w:bookmarkEnd w:id="92"/>
      <w:bookmarkEnd w:id="93"/>
    </w:p>
    <w:p w14:paraId="577C0F2B" w14:textId="77777777" w:rsidR="00277159" w:rsidRPr="00277159" w:rsidRDefault="00277159" w:rsidP="00277159"/>
    <w:p w14:paraId="2BA97378" w14:textId="4AD13DC2" w:rsidR="00100399" w:rsidRPr="0000292A" w:rsidRDefault="00100399" w:rsidP="00100399">
      <w:pPr>
        <w:pStyle w:val="Heading3"/>
        <w:ind w:left="1080" w:hanging="360"/>
        <w:rPr>
          <w:b/>
          <w:bCs/>
          <w:color w:val="9B644F"/>
          <w:sz w:val="26"/>
          <w:szCs w:val="26"/>
        </w:rPr>
      </w:pPr>
      <w:bookmarkStart w:id="94" w:name="_Toc95847768"/>
      <w:bookmarkStart w:id="95" w:name="_Toc105096029"/>
      <w:r w:rsidRPr="00D14CBB">
        <w:rPr>
          <w:b/>
          <w:bCs/>
          <w:color w:val="9B644F"/>
          <w:sz w:val="26"/>
          <w:szCs w:val="26"/>
        </w:rPr>
        <w:t>Đặc Tả Chi Tiết Các Lớp</w:t>
      </w:r>
      <w:bookmarkEnd w:id="94"/>
      <w:bookmarkEnd w:id="95"/>
    </w:p>
    <w:p w14:paraId="1EBF8BF3" w14:textId="77777777" w:rsidR="00100399" w:rsidRPr="00A66D07" w:rsidRDefault="00100399" w:rsidP="00A66D07">
      <w:pPr>
        <w:pStyle w:val="Heading4"/>
        <w:ind w:left="1350" w:hanging="360"/>
        <w:rPr>
          <w:b/>
          <w:bCs/>
          <w:i w:val="0"/>
          <w:iCs w:val="0"/>
          <w:color w:val="519E17"/>
          <w:sz w:val="26"/>
          <w:szCs w:val="26"/>
        </w:rPr>
      </w:pPr>
      <w:bookmarkStart w:id="96" w:name="_Toc95847769"/>
      <w:bookmarkStart w:id="97" w:name="_Toc105096030"/>
      <w:r w:rsidRPr="00A66D07">
        <w:rPr>
          <w:b/>
          <w:bCs/>
          <w:i w:val="0"/>
          <w:iCs w:val="0"/>
          <w:color w:val="519E17"/>
          <w:sz w:val="26"/>
          <w:szCs w:val="26"/>
        </w:rPr>
        <w:t>Chủ Quán</w:t>
      </w:r>
      <w:bookmarkEnd w:id="96"/>
      <w:bookmarkEnd w:id="97"/>
    </w:p>
    <w:p w14:paraId="3568BC73" w14:textId="77777777" w:rsidR="00100399" w:rsidRPr="007D458B" w:rsidRDefault="00100399" w:rsidP="00100399">
      <w:r>
        <w:tab/>
        <w:t xml:space="preserve">private string </w:t>
      </w:r>
      <w:r w:rsidRPr="00977D2A">
        <w:rPr>
          <w:b/>
          <w:bCs/>
        </w:rPr>
        <w:t>Tên Tài Khoản</w:t>
      </w:r>
      <w:r>
        <w:rPr>
          <w:b/>
          <w:bCs/>
        </w:rPr>
        <w:t xml:space="preserve"> </w:t>
      </w:r>
      <w:r>
        <w:t>: Tên của tải khoản dùng để đăng nhập, phạm vi truy cập chỉ trong lớp(private)</w:t>
      </w:r>
    </w:p>
    <w:p w14:paraId="0E125315" w14:textId="77777777" w:rsidR="00100399" w:rsidRPr="005E744F" w:rsidRDefault="00100399" w:rsidP="00100399">
      <w:r>
        <w:tab/>
        <w:t xml:space="preserve">private string </w:t>
      </w:r>
      <w:r w:rsidRPr="00977D2A">
        <w:rPr>
          <w:b/>
          <w:bCs/>
        </w:rPr>
        <w:t>Mật Khẩ</w:t>
      </w:r>
      <w:r>
        <w:rPr>
          <w:b/>
          <w:bCs/>
        </w:rPr>
        <w:t xml:space="preserve">u </w:t>
      </w:r>
      <w:r>
        <w:t xml:space="preserve">: Mật khẩu của tải khoản dùng để đăng nhập, phạm vi truy cập chỉ trong lớp(private), </w:t>
      </w:r>
    </w:p>
    <w:p w14:paraId="700A1528" w14:textId="77777777" w:rsidR="00100399" w:rsidRPr="004A1132" w:rsidRDefault="00100399" w:rsidP="00100399"/>
    <w:p w14:paraId="4DDA9924" w14:textId="77777777" w:rsidR="00100399" w:rsidRPr="00E62F48" w:rsidRDefault="00100399" w:rsidP="00100399">
      <w:pPr>
        <w:ind w:firstLine="720"/>
        <w:rPr>
          <w:b/>
          <w:bCs/>
        </w:rPr>
      </w:pPr>
      <w:r>
        <w:t>private</w:t>
      </w:r>
      <w:r w:rsidRPr="00AC59FB">
        <w:t xml:space="preserve"> </w:t>
      </w:r>
      <w:r w:rsidRPr="00E62F48">
        <w:rPr>
          <w:b/>
          <w:bCs/>
        </w:rPr>
        <w:t>Xem Thống Kê()</w:t>
      </w:r>
    </w:p>
    <w:p w14:paraId="5631CC6C" w14:textId="77777777" w:rsidR="00100399" w:rsidRDefault="00100399" w:rsidP="00100399">
      <w:pPr>
        <w:ind w:firstLine="720"/>
      </w:pPr>
      <w:r>
        <w:tab/>
        <w:t>Hiện số đơn hàng bán được, tổng doanh thu, lợi nhuận.</w:t>
      </w:r>
    </w:p>
    <w:p w14:paraId="4F7C3CFA" w14:textId="77777777" w:rsidR="00100399" w:rsidRDefault="00100399" w:rsidP="00100399">
      <w:pPr>
        <w:ind w:firstLine="720"/>
      </w:pPr>
      <w:r>
        <w:t>private</w:t>
      </w:r>
      <w:r w:rsidRPr="006A54D9">
        <w:t xml:space="preserve"> </w:t>
      </w:r>
      <w:r w:rsidRPr="00E62F48">
        <w:rPr>
          <w:b/>
          <w:bCs/>
        </w:rPr>
        <w:t>Xem Kho Hàng()</w:t>
      </w:r>
    </w:p>
    <w:p w14:paraId="6C3C1251" w14:textId="77777777" w:rsidR="00100399" w:rsidRDefault="00100399" w:rsidP="00100399">
      <w:pPr>
        <w:ind w:firstLine="720"/>
      </w:pPr>
      <w:r>
        <w:tab/>
        <w:t>Hiện số lượng các nguyên vật liệu hiện tại và sự thay đổi về số lượng.</w:t>
      </w:r>
    </w:p>
    <w:p w14:paraId="5797A2EA" w14:textId="77777777" w:rsidR="00100399" w:rsidRPr="00E62F48" w:rsidRDefault="00100399" w:rsidP="00100399">
      <w:pPr>
        <w:ind w:firstLine="720"/>
        <w:rPr>
          <w:b/>
          <w:bCs/>
        </w:rPr>
      </w:pPr>
      <w:r>
        <w:t>private</w:t>
      </w:r>
      <w:r w:rsidRPr="006A54D9">
        <w:t xml:space="preserve"> </w:t>
      </w:r>
      <w:r w:rsidRPr="00E62F48">
        <w:rPr>
          <w:b/>
          <w:bCs/>
        </w:rPr>
        <w:t>Xem Bảng Chấm Công()</w:t>
      </w:r>
    </w:p>
    <w:p w14:paraId="6F51BDA7" w14:textId="77777777" w:rsidR="00100399" w:rsidRDefault="00100399" w:rsidP="00100399">
      <w:pPr>
        <w:spacing w:after="120" w:line="240" w:lineRule="auto"/>
        <w:ind w:left="720" w:firstLine="720"/>
      </w:pPr>
      <w:r>
        <w:t>Hiện số giờ công mỗi ngày, tháng của nhân viên.</w:t>
      </w:r>
    </w:p>
    <w:p w14:paraId="2DE596EC" w14:textId="77777777" w:rsidR="00100399" w:rsidRPr="00E62F48" w:rsidRDefault="00100399" w:rsidP="00100399">
      <w:pPr>
        <w:spacing w:after="120" w:line="240" w:lineRule="auto"/>
        <w:rPr>
          <w:b/>
          <w:bCs/>
        </w:rPr>
      </w:pPr>
      <w:r>
        <w:tab/>
        <w:t xml:space="preserve">private </w:t>
      </w:r>
      <w:r w:rsidRPr="00E62F48">
        <w:rPr>
          <w:b/>
          <w:bCs/>
        </w:rPr>
        <w:t>Xem Bảng Tính Lương()</w:t>
      </w:r>
    </w:p>
    <w:p w14:paraId="5BDB9AE6" w14:textId="77777777" w:rsidR="00100399" w:rsidRPr="00C50860" w:rsidRDefault="00100399" w:rsidP="00100399">
      <w:pPr>
        <w:spacing w:after="120" w:line="240" w:lineRule="auto"/>
      </w:pPr>
      <w:r w:rsidRPr="00C50860">
        <w:tab/>
      </w:r>
      <w:r w:rsidRPr="00C50860">
        <w:tab/>
      </w:r>
      <w:r>
        <w:t>H</w:t>
      </w:r>
      <w:r w:rsidRPr="00C50860">
        <w:t>iện lương của từng nhân viên.</w:t>
      </w:r>
    </w:p>
    <w:p w14:paraId="12D2481E" w14:textId="47C911C5" w:rsidR="00100399" w:rsidRPr="004E4797" w:rsidRDefault="00100399" w:rsidP="0000292A">
      <w:pPr>
        <w:pStyle w:val="Heading4"/>
        <w:ind w:left="1350" w:hanging="360"/>
        <w:rPr>
          <w:b/>
          <w:bCs/>
          <w:i w:val="0"/>
          <w:iCs w:val="0"/>
          <w:color w:val="519E17"/>
          <w:sz w:val="26"/>
          <w:szCs w:val="26"/>
        </w:rPr>
      </w:pPr>
      <w:bookmarkStart w:id="98" w:name="_Toc95847770"/>
      <w:bookmarkStart w:id="99" w:name="_Toc105096031"/>
      <w:r w:rsidRPr="004E4797">
        <w:rPr>
          <w:b/>
          <w:bCs/>
          <w:i w:val="0"/>
          <w:iCs w:val="0"/>
          <w:color w:val="519E17"/>
          <w:sz w:val="26"/>
          <w:szCs w:val="26"/>
        </w:rPr>
        <w:lastRenderedPageBreak/>
        <w:t>Nhân Viên</w:t>
      </w:r>
      <w:bookmarkEnd w:id="98"/>
      <w:bookmarkEnd w:id="99"/>
    </w:p>
    <w:p w14:paraId="28256338" w14:textId="77777777" w:rsidR="00100399" w:rsidRPr="00DE4F9E" w:rsidRDefault="00100399" w:rsidP="00100399">
      <w:pPr>
        <w:spacing w:after="120" w:line="240" w:lineRule="auto"/>
        <w:ind w:left="720"/>
      </w:pPr>
      <w:r>
        <w:t>protected</w:t>
      </w:r>
      <w:r w:rsidRPr="00DE4F9E">
        <w:t xml:space="preserve"> string </w:t>
      </w:r>
      <w:r w:rsidRPr="00DE4F9E">
        <w:rPr>
          <w:b/>
          <w:bCs/>
        </w:rPr>
        <w:t xml:space="preserve">Tên Nhân Viên </w:t>
      </w:r>
      <w:r w:rsidRPr="00DE4F9E">
        <w:t>: đặt lại tên</w:t>
      </w:r>
      <w:r>
        <w:t xml:space="preserve"> TenNV, thêm mô tả</w:t>
      </w:r>
    </w:p>
    <w:p w14:paraId="3D5C1749" w14:textId="77777777" w:rsidR="00100399" w:rsidRDefault="00100399" w:rsidP="00100399">
      <w:pPr>
        <w:spacing w:after="120" w:line="240" w:lineRule="auto"/>
        <w:ind w:firstLine="720"/>
        <w:rPr>
          <w:b/>
        </w:rPr>
      </w:pPr>
      <w:r>
        <w:t xml:space="preserve">protected string </w:t>
      </w:r>
      <w:r w:rsidRPr="00977D2A">
        <w:rPr>
          <w:b/>
          <w:bCs/>
        </w:rPr>
        <w:t>Giới Tính</w:t>
      </w:r>
    </w:p>
    <w:p w14:paraId="10F6315A" w14:textId="77777777" w:rsidR="00100399" w:rsidRDefault="00100399" w:rsidP="00100399">
      <w:pPr>
        <w:ind w:firstLine="720"/>
      </w:pPr>
      <w:r>
        <w:t>protected</w:t>
      </w:r>
      <w:r w:rsidRPr="00782727">
        <w:t xml:space="preserve"> DateTime </w:t>
      </w:r>
      <w:r w:rsidRPr="00977D2A">
        <w:rPr>
          <w:b/>
          <w:bCs/>
        </w:rPr>
        <w:t>Ngày Sinh</w:t>
      </w:r>
    </w:p>
    <w:p w14:paraId="4FCFF767" w14:textId="77777777" w:rsidR="00100399" w:rsidRDefault="00100399" w:rsidP="00100399">
      <w:pPr>
        <w:ind w:firstLine="720"/>
      </w:pPr>
      <w:r>
        <w:t xml:space="preserve">protected string </w:t>
      </w:r>
      <w:r w:rsidRPr="00977D2A">
        <w:rPr>
          <w:b/>
          <w:bCs/>
        </w:rPr>
        <w:t>Mã Nhân Viên</w:t>
      </w:r>
    </w:p>
    <w:p w14:paraId="7852FC9C" w14:textId="77777777" w:rsidR="00100399" w:rsidRDefault="00100399" w:rsidP="00100399">
      <w:pPr>
        <w:ind w:firstLine="720"/>
      </w:pPr>
      <w:r>
        <w:tab/>
        <w:t>Quản Lý: QL01,..</w:t>
      </w:r>
    </w:p>
    <w:p w14:paraId="22B1F6D7" w14:textId="77777777" w:rsidR="00100399" w:rsidRPr="00123139" w:rsidRDefault="00100399" w:rsidP="00100399">
      <w:pPr>
        <w:ind w:firstLine="720"/>
      </w:pPr>
      <w:r>
        <w:tab/>
        <w:t>Nhân Viên: NV01,..</w:t>
      </w:r>
    </w:p>
    <w:p w14:paraId="20576DD9" w14:textId="77777777" w:rsidR="00100399" w:rsidRDefault="00100399" w:rsidP="00100399">
      <w:pPr>
        <w:spacing w:after="120" w:line="240" w:lineRule="auto"/>
        <w:ind w:firstLine="720"/>
        <w:rPr>
          <w:b/>
        </w:rPr>
      </w:pPr>
      <w:r>
        <w:t xml:space="preserve">protected string </w:t>
      </w:r>
      <w:r w:rsidRPr="00977D2A">
        <w:rPr>
          <w:b/>
          <w:bCs/>
        </w:rPr>
        <w:t>Mật Khẩu</w:t>
      </w:r>
    </w:p>
    <w:p w14:paraId="551DEC35" w14:textId="77777777" w:rsidR="00100399" w:rsidRPr="00DA2810" w:rsidRDefault="00100399" w:rsidP="00100399">
      <w:pPr>
        <w:spacing w:after="120" w:line="240" w:lineRule="auto"/>
        <w:ind w:firstLine="720"/>
      </w:pPr>
      <w:r>
        <w:tab/>
      </w:r>
      <w:r w:rsidRPr="00DA2810">
        <w:t>Phải</w:t>
      </w:r>
      <w:r>
        <w:t xml:space="preserve"> trên 6 ký tự và</w:t>
      </w:r>
      <w:r w:rsidRPr="00DA2810">
        <w:t xml:space="preserve"> có chứa </w:t>
      </w:r>
      <w:r>
        <w:t>chữ cái và số</w:t>
      </w:r>
    </w:p>
    <w:p w14:paraId="77FB86F1" w14:textId="77777777" w:rsidR="00100399" w:rsidRDefault="00100399" w:rsidP="00100399">
      <w:pPr>
        <w:spacing w:after="120" w:line="240" w:lineRule="auto"/>
        <w:ind w:firstLine="720"/>
        <w:rPr>
          <w:b/>
        </w:rPr>
      </w:pPr>
      <w:r>
        <w:t xml:space="preserve">protected </w:t>
      </w:r>
      <w:r w:rsidRPr="00782727">
        <w:t xml:space="preserve">DateTime </w:t>
      </w:r>
      <w:r w:rsidRPr="00977D2A">
        <w:rPr>
          <w:b/>
          <w:bCs/>
        </w:rPr>
        <w:t>Ngày Vào Làm</w:t>
      </w:r>
    </w:p>
    <w:p w14:paraId="0774B5A7" w14:textId="77777777" w:rsidR="00100399" w:rsidRPr="00977D2A" w:rsidRDefault="00100399" w:rsidP="00100399">
      <w:pPr>
        <w:spacing w:after="120" w:line="240" w:lineRule="auto"/>
        <w:ind w:firstLine="720"/>
        <w:rPr>
          <w:b/>
          <w:bCs/>
        </w:rPr>
      </w:pPr>
      <w:r>
        <w:t xml:space="preserve">protected string </w:t>
      </w:r>
      <w:r w:rsidRPr="00977D2A">
        <w:rPr>
          <w:b/>
          <w:bCs/>
        </w:rPr>
        <w:t>Số Điện Thoại</w:t>
      </w:r>
    </w:p>
    <w:p w14:paraId="236982F0" w14:textId="77777777" w:rsidR="00100399" w:rsidRDefault="00100399" w:rsidP="00100399">
      <w:pPr>
        <w:spacing w:after="120" w:line="240" w:lineRule="auto"/>
        <w:ind w:firstLine="720"/>
      </w:pPr>
      <w:r>
        <w:t xml:space="preserve">protected string </w:t>
      </w:r>
      <w:r w:rsidRPr="00977D2A">
        <w:rPr>
          <w:b/>
          <w:bCs/>
        </w:rPr>
        <w:t>Địa Chỉ</w:t>
      </w:r>
      <w:r>
        <w:tab/>
      </w:r>
    </w:p>
    <w:p w14:paraId="21D0FEAA" w14:textId="77777777" w:rsidR="00100399" w:rsidRDefault="00100399" w:rsidP="00100399">
      <w:pPr>
        <w:spacing w:after="120" w:line="240" w:lineRule="auto"/>
        <w:ind w:firstLine="720"/>
      </w:pPr>
      <w:r>
        <w:t xml:space="preserve">protected int </w:t>
      </w:r>
      <w:r w:rsidRPr="00977D2A">
        <w:rPr>
          <w:b/>
          <w:bCs/>
        </w:rPr>
        <w:t>Loại Nhân Viên</w:t>
      </w:r>
    </w:p>
    <w:p w14:paraId="69C6928D" w14:textId="77777777" w:rsidR="00100399" w:rsidRDefault="00100399" w:rsidP="00100399">
      <w:pPr>
        <w:spacing w:after="120" w:line="240" w:lineRule="auto"/>
        <w:ind w:firstLine="720"/>
      </w:pPr>
      <w:r>
        <w:tab/>
        <w:t>Loại 1: Quản Lý</w:t>
      </w:r>
    </w:p>
    <w:p w14:paraId="01F1206A" w14:textId="77777777" w:rsidR="00100399" w:rsidRDefault="00100399" w:rsidP="00100399">
      <w:pPr>
        <w:spacing w:after="120" w:line="240" w:lineRule="auto"/>
        <w:ind w:firstLine="720"/>
      </w:pPr>
      <w:r>
        <w:tab/>
      </w:r>
      <w:r w:rsidRPr="000815B4">
        <w:t>Loại 2: Nhân Viên Pha C</w:t>
      </w:r>
      <w:r>
        <w:t>hế</w:t>
      </w:r>
    </w:p>
    <w:p w14:paraId="1A753948" w14:textId="77777777" w:rsidR="00100399" w:rsidRPr="000815B4" w:rsidRDefault="00100399" w:rsidP="00100399">
      <w:pPr>
        <w:spacing w:after="120" w:line="240" w:lineRule="auto"/>
        <w:ind w:firstLine="720"/>
      </w:pPr>
      <w:r>
        <w:tab/>
        <w:t>Loại 3: Nhân Viên Thu Ngân</w:t>
      </w:r>
    </w:p>
    <w:p w14:paraId="1E235088" w14:textId="77777777" w:rsidR="00100399" w:rsidRDefault="00100399" w:rsidP="00100399">
      <w:pPr>
        <w:spacing w:after="120" w:line="240" w:lineRule="auto"/>
        <w:ind w:left="720"/>
      </w:pPr>
      <w:r>
        <w:t xml:space="preserve">protected int </w:t>
      </w:r>
      <w:r w:rsidRPr="00977D2A">
        <w:rPr>
          <w:b/>
          <w:bCs/>
        </w:rPr>
        <w:t>Lương Nhân Viên</w:t>
      </w:r>
    </w:p>
    <w:p w14:paraId="4BD545ED" w14:textId="77777777" w:rsidR="00100399" w:rsidRDefault="00100399" w:rsidP="00100399">
      <w:pPr>
        <w:spacing w:after="120" w:line="240" w:lineRule="auto"/>
        <w:ind w:left="720" w:firstLine="720"/>
      </w:pPr>
      <w:r>
        <w:t>Lương cơ bản mỗi giờ (vnd/h)</w:t>
      </w:r>
    </w:p>
    <w:p w14:paraId="4FE86ABD" w14:textId="77777777" w:rsidR="00100399" w:rsidRDefault="00100399" w:rsidP="00100399">
      <w:pPr>
        <w:spacing w:after="120" w:line="240" w:lineRule="auto"/>
        <w:ind w:firstLine="720"/>
      </w:pPr>
    </w:p>
    <w:p w14:paraId="2253C61B" w14:textId="77777777" w:rsidR="00100399" w:rsidRPr="00E62F48" w:rsidRDefault="00100399" w:rsidP="00100399">
      <w:pPr>
        <w:spacing w:after="120" w:line="240" w:lineRule="auto"/>
        <w:ind w:firstLine="720"/>
        <w:rPr>
          <w:b/>
          <w:bCs/>
        </w:rPr>
      </w:pPr>
      <w:r>
        <w:t xml:space="preserve">protected void </w:t>
      </w:r>
      <w:r w:rsidRPr="00E62F48">
        <w:rPr>
          <w:b/>
          <w:bCs/>
        </w:rPr>
        <w:t>get()</w:t>
      </w:r>
    </w:p>
    <w:p w14:paraId="02E3AD70" w14:textId="77777777" w:rsidR="00100399" w:rsidRDefault="00100399" w:rsidP="00100399">
      <w:pPr>
        <w:spacing w:after="120" w:line="240" w:lineRule="auto"/>
        <w:ind w:firstLine="720"/>
        <w:rPr>
          <w:b/>
          <w:bCs/>
        </w:rPr>
      </w:pPr>
      <w:r>
        <w:t xml:space="preserve">protected void </w:t>
      </w:r>
      <w:r w:rsidRPr="00E62F48">
        <w:rPr>
          <w:b/>
          <w:bCs/>
        </w:rPr>
        <w:t>set()</w:t>
      </w:r>
    </w:p>
    <w:p w14:paraId="73815AEE" w14:textId="77777777" w:rsidR="00100399" w:rsidRPr="00E62F48" w:rsidRDefault="00100399" w:rsidP="00100399">
      <w:pPr>
        <w:spacing w:after="120" w:line="240" w:lineRule="auto"/>
        <w:ind w:firstLine="720"/>
        <w:rPr>
          <w:b/>
          <w:bCs/>
        </w:rPr>
      </w:pPr>
      <w:r>
        <w:t xml:space="preserve">public </w:t>
      </w:r>
      <w:r w:rsidRPr="00E62F48">
        <w:rPr>
          <w:b/>
          <w:bCs/>
        </w:rPr>
        <w:t>Thêm Nhân Viên()</w:t>
      </w:r>
    </w:p>
    <w:p w14:paraId="448A53F9" w14:textId="77777777" w:rsidR="00100399" w:rsidRDefault="00100399" w:rsidP="00100399">
      <w:pPr>
        <w:spacing w:after="120" w:line="240" w:lineRule="auto"/>
        <w:ind w:firstLine="720"/>
      </w:pPr>
      <w:r>
        <w:tab/>
        <w:t>Để thêm nhân viên mới khi có nhân viên mới vào làm</w:t>
      </w:r>
    </w:p>
    <w:p w14:paraId="09C45D70" w14:textId="77777777" w:rsidR="00100399" w:rsidRDefault="00100399" w:rsidP="00100399">
      <w:pPr>
        <w:spacing w:after="120" w:line="240" w:lineRule="auto"/>
        <w:ind w:firstLine="720"/>
        <w:rPr>
          <w:b/>
          <w:bCs/>
        </w:rPr>
      </w:pPr>
      <w:r>
        <w:t xml:space="preserve">public </w:t>
      </w:r>
      <w:r w:rsidRPr="00E62F48">
        <w:rPr>
          <w:b/>
          <w:bCs/>
        </w:rPr>
        <w:t>Xóa Nhân Viên()</w:t>
      </w:r>
    </w:p>
    <w:p w14:paraId="4D414D54" w14:textId="77777777" w:rsidR="00100399" w:rsidRPr="00050C2E" w:rsidRDefault="00100399" w:rsidP="00100399">
      <w:pPr>
        <w:spacing w:after="120" w:line="240" w:lineRule="auto"/>
        <w:ind w:firstLine="720"/>
      </w:pPr>
      <w:r>
        <w:rPr>
          <w:b/>
          <w:bCs/>
        </w:rPr>
        <w:tab/>
      </w:r>
      <w:r>
        <w:t>Đ</w:t>
      </w:r>
      <w:r w:rsidRPr="00B144EB">
        <w:t>ể</w:t>
      </w:r>
      <w:r>
        <w:rPr>
          <w:b/>
          <w:bCs/>
        </w:rPr>
        <w:t xml:space="preserve"> </w:t>
      </w:r>
      <w:r>
        <w:t>x</w:t>
      </w:r>
      <w:r w:rsidRPr="00050C2E">
        <w:t>óa nhân viên khi nhân viên</w:t>
      </w:r>
      <w:r>
        <w:t xml:space="preserve"> đó nghỉ làm.</w:t>
      </w:r>
    </w:p>
    <w:p w14:paraId="5D407FD5" w14:textId="77777777" w:rsidR="00100399" w:rsidRDefault="00100399" w:rsidP="00100399">
      <w:pPr>
        <w:spacing w:after="120" w:line="240" w:lineRule="auto"/>
        <w:ind w:firstLine="720"/>
        <w:rPr>
          <w:b/>
          <w:bCs/>
        </w:rPr>
      </w:pPr>
      <w:r>
        <w:t xml:space="preserve">public </w:t>
      </w:r>
      <w:r w:rsidRPr="00E62F48">
        <w:rPr>
          <w:b/>
          <w:bCs/>
        </w:rPr>
        <w:t>Cập Nhật Thông Tin()</w:t>
      </w:r>
    </w:p>
    <w:p w14:paraId="0E74F2F0" w14:textId="77777777" w:rsidR="00100399" w:rsidRPr="00294951" w:rsidRDefault="00100399" w:rsidP="00100399">
      <w:pPr>
        <w:spacing w:after="120" w:line="240" w:lineRule="auto"/>
        <w:ind w:firstLine="720"/>
      </w:pPr>
      <w:r>
        <w:rPr>
          <w:b/>
          <w:bCs/>
        </w:rPr>
        <w:tab/>
      </w:r>
      <w:r>
        <w:t>Chỉnh sửa thông tin của nhân viên</w:t>
      </w:r>
    </w:p>
    <w:p w14:paraId="37988B86" w14:textId="77777777" w:rsidR="00100399" w:rsidRDefault="00100399" w:rsidP="00100399">
      <w:pPr>
        <w:spacing w:after="120" w:line="240" w:lineRule="auto"/>
      </w:pPr>
    </w:p>
    <w:p w14:paraId="722D5F34" w14:textId="07BB8B5C" w:rsidR="00100399" w:rsidRPr="004E4797" w:rsidRDefault="00100399" w:rsidP="0000292A">
      <w:pPr>
        <w:pStyle w:val="Heading4"/>
        <w:ind w:left="1350" w:hanging="360"/>
        <w:rPr>
          <w:b/>
          <w:bCs/>
          <w:i w:val="0"/>
          <w:iCs w:val="0"/>
          <w:color w:val="519E17"/>
          <w:sz w:val="26"/>
          <w:szCs w:val="26"/>
        </w:rPr>
      </w:pPr>
      <w:bookmarkStart w:id="100" w:name="_Toc95847771"/>
      <w:bookmarkStart w:id="101" w:name="_Toc105096032"/>
      <w:r w:rsidRPr="004E4797">
        <w:rPr>
          <w:b/>
          <w:bCs/>
          <w:i w:val="0"/>
          <w:iCs w:val="0"/>
          <w:color w:val="519E17"/>
          <w:sz w:val="26"/>
          <w:szCs w:val="26"/>
        </w:rPr>
        <w:t>Quản Lý</w:t>
      </w:r>
      <w:bookmarkEnd w:id="100"/>
      <w:bookmarkEnd w:id="101"/>
    </w:p>
    <w:p w14:paraId="51AA51B0" w14:textId="77777777" w:rsidR="00100399" w:rsidRDefault="00100399" w:rsidP="00100399">
      <w:pPr>
        <w:ind w:left="720"/>
        <w:rPr>
          <w:b/>
          <w:bCs/>
        </w:rPr>
      </w:pPr>
      <w:r>
        <w:t xml:space="preserve">Kế thừa các thuộc tính từ lớp </w:t>
      </w:r>
      <w:r w:rsidRPr="002B7487">
        <w:rPr>
          <w:b/>
          <w:bCs/>
        </w:rPr>
        <w:t>Nhân Viên</w:t>
      </w:r>
    </w:p>
    <w:p w14:paraId="0E0CBA43" w14:textId="77777777" w:rsidR="00100399" w:rsidRDefault="00100399" w:rsidP="00100399">
      <w:pPr>
        <w:ind w:left="720"/>
      </w:pPr>
    </w:p>
    <w:p w14:paraId="19525058" w14:textId="77777777" w:rsidR="00100399" w:rsidRDefault="00100399" w:rsidP="00100399">
      <w:pPr>
        <w:ind w:left="720"/>
      </w:pPr>
      <w:r>
        <w:t xml:space="preserve">public </w:t>
      </w:r>
      <w:r w:rsidRPr="00F61BBF">
        <w:rPr>
          <w:b/>
          <w:bCs/>
        </w:rPr>
        <w:t>Quản Lý Lịch()</w:t>
      </w:r>
    </w:p>
    <w:p w14:paraId="05E0F5B2" w14:textId="77777777" w:rsidR="00100399" w:rsidRDefault="00100399" w:rsidP="00100399">
      <w:pPr>
        <w:ind w:left="720"/>
      </w:pPr>
      <w:r>
        <w:lastRenderedPageBreak/>
        <w:tab/>
        <w:t>Hiển thị Lịch của tuần, có chức năng chỉnh sửa lịch.</w:t>
      </w:r>
    </w:p>
    <w:p w14:paraId="223E6A35" w14:textId="77777777" w:rsidR="00100399" w:rsidRPr="00F61BBF" w:rsidRDefault="00100399" w:rsidP="00100399">
      <w:pPr>
        <w:ind w:left="720"/>
        <w:rPr>
          <w:b/>
          <w:bCs/>
        </w:rPr>
      </w:pPr>
      <w:r>
        <w:t xml:space="preserve">public </w:t>
      </w:r>
      <w:r w:rsidRPr="00F61BBF">
        <w:rPr>
          <w:b/>
          <w:bCs/>
        </w:rPr>
        <w:t>Thống Kê Doanh Thu()</w:t>
      </w:r>
    </w:p>
    <w:p w14:paraId="4F7D441A" w14:textId="77777777" w:rsidR="00100399" w:rsidRPr="00F61BBF" w:rsidRDefault="00100399" w:rsidP="00100399">
      <w:pPr>
        <w:ind w:left="720"/>
        <w:rPr>
          <w:b/>
          <w:bCs/>
        </w:rPr>
      </w:pPr>
      <w:r>
        <w:tab/>
        <w:t>Hiện số đơn hàng bán được, tổng doanh thu, lợi nhuận để Quản Lý xem xét,</w:t>
      </w:r>
      <w:r w:rsidRPr="000822D8">
        <w:rPr>
          <w:b/>
          <w:bCs/>
        </w:rPr>
        <w:t xml:space="preserve"> </w:t>
      </w:r>
      <w:r w:rsidRPr="00F61BBF">
        <w:rPr>
          <w:b/>
          <w:bCs/>
        </w:rPr>
        <w:t>chỉnh sửa</w:t>
      </w:r>
      <w:r>
        <w:t xml:space="preserve"> và Đánh đấu là Hoàn thành.</w:t>
      </w:r>
    </w:p>
    <w:p w14:paraId="13AA72EA" w14:textId="77777777" w:rsidR="00100399" w:rsidRPr="00872CDC" w:rsidRDefault="00100399" w:rsidP="00100399">
      <w:pPr>
        <w:ind w:left="720"/>
      </w:pPr>
      <w:r>
        <w:t xml:space="preserve">public </w:t>
      </w:r>
      <w:r w:rsidRPr="00F61BBF">
        <w:rPr>
          <w:b/>
          <w:bCs/>
        </w:rPr>
        <w:t>Quản Lý Kho()</w:t>
      </w:r>
    </w:p>
    <w:p w14:paraId="0D0729D7" w14:textId="77777777" w:rsidR="00100399" w:rsidRDefault="00100399" w:rsidP="00100399">
      <w:pPr>
        <w:ind w:firstLine="1440"/>
      </w:pPr>
      <w:r>
        <w:t>Hiện số lượng các nguyên vật liệu hiện tại và sự thay đổi về số lượng, Quản Lý có thể thay đổi số lượng cho đúng với thực tế.</w:t>
      </w:r>
    </w:p>
    <w:p w14:paraId="66DCE4BC" w14:textId="29A8851A" w:rsidR="00100399" w:rsidRPr="004E4797" w:rsidRDefault="00100399" w:rsidP="0000292A">
      <w:pPr>
        <w:pStyle w:val="Heading4"/>
        <w:ind w:left="1350" w:hanging="360"/>
        <w:rPr>
          <w:b/>
          <w:bCs/>
          <w:i w:val="0"/>
          <w:iCs w:val="0"/>
          <w:color w:val="519E17"/>
          <w:sz w:val="26"/>
          <w:szCs w:val="26"/>
        </w:rPr>
      </w:pPr>
      <w:bookmarkStart w:id="102" w:name="_Toc95847772"/>
      <w:bookmarkStart w:id="103" w:name="_Toc105096033"/>
      <w:r w:rsidRPr="004E4797">
        <w:rPr>
          <w:b/>
          <w:bCs/>
          <w:i w:val="0"/>
          <w:iCs w:val="0"/>
          <w:color w:val="519E17"/>
          <w:sz w:val="26"/>
          <w:szCs w:val="26"/>
        </w:rPr>
        <w:t>Nhân Viên Bán Hàng</w:t>
      </w:r>
      <w:bookmarkEnd w:id="102"/>
      <w:bookmarkEnd w:id="103"/>
    </w:p>
    <w:p w14:paraId="433FF303" w14:textId="77777777" w:rsidR="00100399" w:rsidRDefault="00100399" w:rsidP="00100399">
      <w:pPr>
        <w:ind w:left="720"/>
      </w:pPr>
      <w:r>
        <w:t xml:space="preserve">Kế thừa các thuộc tính từ lớp </w:t>
      </w:r>
      <w:r w:rsidRPr="002B7487">
        <w:rPr>
          <w:b/>
          <w:bCs/>
        </w:rPr>
        <w:t>Nhân Viên</w:t>
      </w:r>
    </w:p>
    <w:p w14:paraId="075A9774" w14:textId="77777777" w:rsidR="00100399" w:rsidRPr="00FB0B7A" w:rsidRDefault="00100399" w:rsidP="00100399">
      <w:pPr>
        <w:ind w:left="720"/>
        <w:rPr>
          <w:b/>
          <w:bCs/>
        </w:rPr>
      </w:pPr>
      <w:r>
        <w:t xml:space="preserve">public </w:t>
      </w:r>
      <w:r w:rsidRPr="00FB0B7A">
        <w:rPr>
          <w:b/>
          <w:bCs/>
        </w:rPr>
        <w:t>Tiếp Nhận Đơn Hàng()</w:t>
      </w:r>
    </w:p>
    <w:p w14:paraId="3970FD0E" w14:textId="77777777" w:rsidR="00100399" w:rsidRDefault="00100399" w:rsidP="00100399">
      <w:pPr>
        <w:ind w:left="720" w:firstLine="720"/>
      </w:pPr>
      <w:r>
        <w:t>Hiện menu để chọn món theo yêu cầu của Khách, tự động tính tổng tiền và tiền thừa sau khi nhân viên nhập số tiền nhận từ khách.</w:t>
      </w:r>
    </w:p>
    <w:p w14:paraId="3EA8D99A" w14:textId="40DE0544" w:rsidR="00100399" w:rsidRPr="004E4797" w:rsidRDefault="00100399" w:rsidP="0000292A">
      <w:pPr>
        <w:pStyle w:val="Heading4"/>
        <w:ind w:left="1350" w:hanging="360"/>
        <w:rPr>
          <w:b/>
          <w:bCs/>
          <w:i w:val="0"/>
          <w:iCs w:val="0"/>
          <w:color w:val="519E17"/>
          <w:sz w:val="26"/>
          <w:szCs w:val="26"/>
        </w:rPr>
      </w:pPr>
      <w:bookmarkStart w:id="104" w:name="_Toc95847773"/>
      <w:bookmarkStart w:id="105" w:name="_Toc105096034"/>
      <w:r w:rsidRPr="004E4797">
        <w:rPr>
          <w:b/>
          <w:bCs/>
          <w:i w:val="0"/>
          <w:iCs w:val="0"/>
          <w:color w:val="519E17"/>
          <w:sz w:val="26"/>
          <w:szCs w:val="26"/>
        </w:rPr>
        <w:t>Nhân Viên Pha Chế</w:t>
      </w:r>
      <w:bookmarkEnd w:id="104"/>
      <w:bookmarkEnd w:id="105"/>
    </w:p>
    <w:p w14:paraId="6EB0C8C7" w14:textId="77777777" w:rsidR="00100399" w:rsidRDefault="00100399" w:rsidP="00100399">
      <w:pPr>
        <w:ind w:left="720"/>
      </w:pPr>
      <w:r>
        <w:t xml:space="preserve">Kế Thừa các thuộc tính từ lớp </w:t>
      </w:r>
      <w:r w:rsidRPr="002B7487">
        <w:rPr>
          <w:b/>
          <w:bCs/>
        </w:rPr>
        <w:t>Nhân Viên</w:t>
      </w:r>
    </w:p>
    <w:p w14:paraId="0F136059" w14:textId="77777777" w:rsidR="00100399" w:rsidRDefault="00100399" w:rsidP="00100399">
      <w:pPr>
        <w:ind w:left="720"/>
      </w:pPr>
      <w:r>
        <w:t xml:space="preserve">public </w:t>
      </w:r>
      <w:r w:rsidRPr="008B2507">
        <w:rPr>
          <w:b/>
          <w:bCs/>
        </w:rPr>
        <w:t>Kiểm Soát Lượng Tồn Hàng</w:t>
      </w:r>
      <w:r w:rsidRPr="00E57D76">
        <w:t>()</w:t>
      </w:r>
    </w:p>
    <w:p w14:paraId="7A25B194" w14:textId="2AA85C7B" w:rsidR="00100399" w:rsidRPr="00A90899" w:rsidRDefault="00100399" w:rsidP="004E4797">
      <w:pPr>
        <w:ind w:left="720"/>
      </w:pPr>
      <w:r>
        <w:tab/>
        <w:t>Xem thông tin của kho phụ tại quầy như danh sách số lượng nguyên vật liệu, hàng hóa. Xem và cập nhật bảng thống kê những thay đổi</w:t>
      </w:r>
    </w:p>
    <w:p w14:paraId="131A6697" w14:textId="207CC810" w:rsidR="00100399" w:rsidRPr="004E4797" w:rsidRDefault="00100399" w:rsidP="004E4797">
      <w:pPr>
        <w:pStyle w:val="Heading4"/>
        <w:ind w:left="1350" w:hanging="360"/>
        <w:rPr>
          <w:b/>
          <w:bCs/>
          <w:i w:val="0"/>
          <w:iCs w:val="0"/>
          <w:color w:val="519E17"/>
          <w:sz w:val="26"/>
          <w:szCs w:val="26"/>
        </w:rPr>
      </w:pPr>
      <w:bookmarkStart w:id="106" w:name="_Toc95847775"/>
      <w:bookmarkStart w:id="107" w:name="_Toc105096035"/>
      <w:r w:rsidRPr="004E4797">
        <w:rPr>
          <w:b/>
          <w:bCs/>
          <w:i w:val="0"/>
          <w:iCs w:val="0"/>
          <w:color w:val="519E17"/>
          <w:sz w:val="26"/>
          <w:szCs w:val="26"/>
        </w:rPr>
        <w:t>Hóa Đơn</w:t>
      </w:r>
      <w:bookmarkEnd w:id="106"/>
      <w:bookmarkEnd w:id="107"/>
    </w:p>
    <w:p w14:paraId="76DE7104" w14:textId="77777777" w:rsidR="00100399" w:rsidRDefault="00100399" w:rsidP="00100399">
      <w:pPr>
        <w:ind w:left="720"/>
        <w:rPr>
          <w:b/>
          <w:bCs/>
        </w:rPr>
      </w:pPr>
      <w:r>
        <w:t xml:space="preserve">private Int </w:t>
      </w:r>
      <w:r w:rsidRPr="00800263">
        <w:rPr>
          <w:b/>
          <w:bCs/>
        </w:rPr>
        <w:t>Mã Hóa Đơn</w:t>
      </w:r>
    </w:p>
    <w:p w14:paraId="4EA28F34" w14:textId="77777777" w:rsidR="00100399" w:rsidRDefault="00100399" w:rsidP="00100399">
      <w:pPr>
        <w:ind w:left="720"/>
      </w:pPr>
      <w:r>
        <w:tab/>
      </w:r>
    </w:p>
    <w:p w14:paraId="4D5C9555" w14:textId="77777777" w:rsidR="00100399" w:rsidRDefault="00100399" w:rsidP="00100399">
      <w:pPr>
        <w:ind w:left="720"/>
        <w:rPr>
          <w:b/>
          <w:bCs/>
        </w:rPr>
      </w:pPr>
      <w:r>
        <w:t xml:space="preserve">private DateTime </w:t>
      </w:r>
      <w:r>
        <w:rPr>
          <w:b/>
          <w:bCs/>
        </w:rPr>
        <w:t>NgayGiaoDich</w:t>
      </w:r>
    </w:p>
    <w:p w14:paraId="73D9B6BE" w14:textId="77777777" w:rsidR="00100399" w:rsidRPr="00C21ACC" w:rsidRDefault="00100399" w:rsidP="00100399">
      <w:pPr>
        <w:ind w:left="720"/>
        <w:rPr>
          <w:b/>
        </w:rPr>
      </w:pPr>
      <w:r>
        <w:t>private string</w:t>
      </w:r>
      <w:r w:rsidRPr="00977DF0">
        <w:rPr>
          <w:b/>
        </w:rPr>
        <w:t xml:space="preserve"> </w:t>
      </w:r>
      <w:r w:rsidRPr="00977DF0">
        <w:rPr>
          <w:b/>
          <w:bCs/>
        </w:rPr>
        <w:t>MaNhanVien</w:t>
      </w:r>
    </w:p>
    <w:p w14:paraId="02448133" w14:textId="77777777" w:rsidR="00100399" w:rsidRDefault="00100399" w:rsidP="00100399">
      <w:pPr>
        <w:ind w:left="720"/>
        <w:rPr>
          <w:b/>
          <w:bCs/>
        </w:rPr>
      </w:pPr>
      <w:r>
        <w:t xml:space="preserve">private </w:t>
      </w:r>
      <w:r w:rsidRPr="008D1BA2">
        <w:t>List</w:t>
      </w:r>
      <w:r>
        <w:t xml:space="preserve"> </w:t>
      </w:r>
      <w:r>
        <w:rPr>
          <w:b/>
          <w:bCs/>
        </w:rPr>
        <w:t>DanhSachMon</w:t>
      </w:r>
    </w:p>
    <w:p w14:paraId="191D43D7" w14:textId="77777777" w:rsidR="00100399" w:rsidRDefault="00100399" w:rsidP="00100399">
      <w:pPr>
        <w:ind w:left="720"/>
      </w:pPr>
      <w:r>
        <w:t xml:space="preserve">public void </w:t>
      </w:r>
      <w:r w:rsidRPr="0054306B">
        <w:rPr>
          <w:b/>
          <w:bCs/>
        </w:rPr>
        <w:t>get</w:t>
      </w:r>
      <w:r>
        <w:t xml:space="preserve">(), </w:t>
      </w:r>
      <w:r w:rsidRPr="0054306B">
        <w:rPr>
          <w:b/>
          <w:bCs/>
        </w:rPr>
        <w:t>set</w:t>
      </w:r>
      <w:r>
        <w:t>()</w:t>
      </w:r>
    </w:p>
    <w:p w14:paraId="12C05F6F" w14:textId="77777777" w:rsidR="00100399" w:rsidRPr="00EC0D39" w:rsidRDefault="00100399" w:rsidP="00100399">
      <w:pPr>
        <w:ind w:left="720"/>
        <w:rPr>
          <w:b/>
          <w:bCs/>
        </w:rPr>
      </w:pPr>
      <w:r>
        <w:t xml:space="preserve">public float </w:t>
      </w:r>
      <w:r w:rsidRPr="00EC0D39">
        <w:rPr>
          <w:b/>
          <w:bCs/>
        </w:rPr>
        <w:t>Tính Tổng Tiền()</w:t>
      </w:r>
    </w:p>
    <w:p w14:paraId="7919E503" w14:textId="77777777" w:rsidR="00100399" w:rsidRDefault="00100399" w:rsidP="00100399">
      <w:pPr>
        <w:ind w:left="720"/>
      </w:pPr>
      <w:r>
        <w:tab/>
        <w:t>Tính Tổng Tiền khách cần trả</w:t>
      </w:r>
    </w:p>
    <w:p w14:paraId="71738D10" w14:textId="77777777" w:rsidR="00100399" w:rsidRPr="00EC0D39" w:rsidRDefault="00100399" w:rsidP="00100399">
      <w:pPr>
        <w:ind w:left="720"/>
        <w:rPr>
          <w:b/>
          <w:bCs/>
        </w:rPr>
      </w:pPr>
      <w:r>
        <w:t xml:space="preserve">public float </w:t>
      </w:r>
      <w:r w:rsidRPr="00EC0D39">
        <w:rPr>
          <w:b/>
          <w:bCs/>
        </w:rPr>
        <w:t>Tính Tiền Thừa()</w:t>
      </w:r>
    </w:p>
    <w:p w14:paraId="78F78B15" w14:textId="77777777" w:rsidR="00100399" w:rsidRPr="00D83EFE" w:rsidRDefault="00100399" w:rsidP="00100399">
      <w:pPr>
        <w:ind w:left="720"/>
      </w:pPr>
      <w:r>
        <w:tab/>
      </w:r>
      <w:r w:rsidRPr="00D83EFE">
        <w:t>Tính số tiền cần th</w:t>
      </w:r>
      <w:r>
        <w:t>ối lại cho Khách</w:t>
      </w:r>
    </w:p>
    <w:p w14:paraId="4B9F909A" w14:textId="77777777" w:rsidR="00100399" w:rsidRDefault="00100399" w:rsidP="00100399">
      <w:pPr>
        <w:ind w:left="720"/>
      </w:pPr>
      <w:r>
        <w:t xml:space="preserve">public void </w:t>
      </w:r>
      <w:r w:rsidRPr="00373456">
        <w:rPr>
          <w:b/>
          <w:bCs/>
        </w:rPr>
        <w:t>Xác nhận()</w:t>
      </w:r>
    </w:p>
    <w:p w14:paraId="437B340B" w14:textId="77777777" w:rsidR="00100399" w:rsidRDefault="00100399" w:rsidP="00100399">
      <w:pPr>
        <w:ind w:left="720"/>
      </w:pPr>
      <w:r>
        <w:tab/>
        <w:t>Xác nhận đơn hàng sau khi nhận tiền và in hóa đơn cùng trả lại tiền thừa.</w:t>
      </w:r>
    </w:p>
    <w:p w14:paraId="68886A80" w14:textId="6E13D6CA" w:rsidR="00100399" w:rsidRPr="004E4797" w:rsidRDefault="00100399" w:rsidP="004E4797">
      <w:pPr>
        <w:pStyle w:val="Heading4"/>
        <w:ind w:left="1350" w:hanging="360"/>
        <w:rPr>
          <w:b/>
          <w:bCs/>
          <w:i w:val="0"/>
          <w:iCs w:val="0"/>
          <w:color w:val="519E17"/>
          <w:sz w:val="26"/>
          <w:szCs w:val="26"/>
        </w:rPr>
      </w:pPr>
      <w:bookmarkStart w:id="108" w:name="_Toc95847776"/>
      <w:bookmarkStart w:id="109" w:name="_Toc105096036"/>
      <w:r w:rsidRPr="004E4797">
        <w:rPr>
          <w:b/>
          <w:bCs/>
          <w:i w:val="0"/>
          <w:iCs w:val="0"/>
          <w:color w:val="519E17"/>
          <w:sz w:val="26"/>
          <w:szCs w:val="26"/>
        </w:rPr>
        <w:lastRenderedPageBreak/>
        <w:t>Sản Phẩm</w:t>
      </w:r>
      <w:bookmarkEnd w:id="108"/>
      <w:bookmarkEnd w:id="109"/>
    </w:p>
    <w:p w14:paraId="546AAEE7" w14:textId="77777777" w:rsidR="00100399" w:rsidRPr="007E7A5B" w:rsidRDefault="00100399" w:rsidP="00100399">
      <w:pPr>
        <w:ind w:left="720"/>
        <w:rPr>
          <w:b/>
          <w:bCs/>
        </w:rPr>
      </w:pPr>
      <w:r>
        <w:t xml:space="preserve">private int </w:t>
      </w:r>
      <w:r w:rsidRPr="007E7A5B">
        <w:rPr>
          <w:b/>
          <w:bCs/>
        </w:rPr>
        <w:t>Mã Sản Phẩm</w:t>
      </w:r>
    </w:p>
    <w:p w14:paraId="1BC4BE2B" w14:textId="77777777" w:rsidR="00100399" w:rsidRDefault="00100399" w:rsidP="00100399">
      <w:pPr>
        <w:ind w:left="720"/>
        <w:rPr>
          <w:b/>
        </w:rPr>
      </w:pPr>
      <w:r>
        <w:t xml:space="preserve">private string </w:t>
      </w:r>
      <w:r w:rsidRPr="006214D0">
        <w:rPr>
          <w:b/>
          <w:bCs/>
        </w:rPr>
        <w:t>Tên Sản Phẩm</w:t>
      </w:r>
    </w:p>
    <w:p w14:paraId="65C040D3" w14:textId="77777777" w:rsidR="00100399" w:rsidRDefault="00100399" w:rsidP="00100399">
      <w:pPr>
        <w:ind w:left="720"/>
        <w:rPr>
          <w:b/>
        </w:rPr>
      </w:pPr>
      <w:r>
        <w:t xml:space="preserve">private string </w:t>
      </w:r>
      <w:r w:rsidRPr="006214D0">
        <w:rPr>
          <w:b/>
          <w:bCs/>
        </w:rPr>
        <w:t>Công Thức</w:t>
      </w:r>
    </w:p>
    <w:p w14:paraId="1B83CA40" w14:textId="77777777" w:rsidR="00100399" w:rsidRDefault="00100399" w:rsidP="00100399">
      <w:pPr>
        <w:ind w:left="720"/>
        <w:rPr>
          <w:b/>
          <w:bCs/>
        </w:rPr>
      </w:pPr>
      <w:r>
        <w:t>private string</w:t>
      </w:r>
      <w:r w:rsidRPr="007E7A5B">
        <w:rPr>
          <w:b/>
        </w:rPr>
        <w:t xml:space="preserve"> </w:t>
      </w:r>
      <w:r w:rsidRPr="007E7A5B">
        <w:rPr>
          <w:b/>
          <w:bCs/>
        </w:rPr>
        <w:t>Đánh Giá</w:t>
      </w:r>
    </w:p>
    <w:p w14:paraId="29F2CCCC" w14:textId="77777777" w:rsidR="00100399" w:rsidRDefault="00100399" w:rsidP="00100399">
      <w:pPr>
        <w:ind w:left="720"/>
        <w:rPr>
          <w:b/>
        </w:rPr>
      </w:pPr>
      <w:r>
        <w:rPr>
          <w:b/>
          <w:bCs/>
        </w:rPr>
        <w:tab/>
        <w:t>5 sao, dựa vào doanh thu</w:t>
      </w:r>
    </w:p>
    <w:p w14:paraId="62A775E4" w14:textId="77777777" w:rsidR="00100399" w:rsidRPr="008F062D" w:rsidRDefault="00100399" w:rsidP="00100399">
      <w:pPr>
        <w:ind w:left="720"/>
      </w:pPr>
      <w:r>
        <w:t xml:space="preserve">private int </w:t>
      </w:r>
      <w:r w:rsidRPr="007E7A5B">
        <w:rPr>
          <w:b/>
          <w:bCs/>
        </w:rPr>
        <w:t>Giá</w:t>
      </w:r>
      <w:r>
        <w:tab/>
      </w:r>
    </w:p>
    <w:p w14:paraId="4D62861E" w14:textId="77777777" w:rsidR="00100399" w:rsidRDefault="00100399" w:rsidP="00100399">
      <w:pPr>
        <w:ind w:left="720"/>
      </w:pPr>
    </w:p>
    <w:p w14:paraId="57C00204" w14:textId="77777777" w:rsidR="00100399" w:rsidRDefault="00100399" w:rsidP="00100399">
      <w:pPr>
        <w:ind w:left="720"/>
      </w:pPr>
      <w:r w:rsidRPr="006256C8">
        <w:t>public</w:t>
      </w:r>
      <w:r>
        <w:rPr>
          <w:b/>
          <w:bCs/>
        </w:rPr>
        <w:t xml:space="preserve"> </w:t>
      </w:r>
      <w:r>
        <w:t xml:space="preserve">void </w:t>
      </w:r>
      <w:r w:rsidRPr="006256C8">
        <w:rPr>
          <w:b/>
          <w:bCs/>
        </w:rPr>
        <w:t>get</w:t>
      </w:r>
      <w:r>
        <w:t xml:space="preserve">(), </w:t>
      </w:r>
      <w:r w:rsidRPr="006256C8">
        <w:rPr>
          <w:b/>
          <w:bCs/>
        </w:rPr>
        <w:t>set</w:t>
      </w:r>
      <w:r>
        <w:t>()</w:t>
      </w:r>
    </w:p>
    <w:p w14:paraId="7C1A3A7A" w14:textId="77777777" w:rsidR="00100399" w:rsidRDefault="00100399" w:rsidP="00100399">
      <w:pPr>
        <w:ind w:left="720"/>
      </w:pPr>
      <w:r w:rsidRPr="006256C8">
        <w:t>public</w:t>
      </w:r>
      <w:r>
        <w:rPr>
          <w:b/>
          <w:bCs/>
        </w:rPr>
        <w:t xml:space="preserve"> </w:t>
      </w:r>
      <w:r w:rsidRPr="00AD241C">
        <w:rPr>
          <w:b/>
          <w:bCs/>
        </w:rPr>
        <w:t>Th</w:t>
      </w:r>
      <w:r>
        <w:rPr>
          <w:b/>
          <w:bCs/>
        </w:rPr>
        <w:t>a</w:t>
      </w:r>
      <w:r w:rsidRPr="00AD241C">
        <w:rPr>
          <w:b/>
          <w:bCs/>
        </w:rPr>
        <w:t>mS</w:t>
      </w:r>
      <w:r>
        <w:rPr>
          <w:b/>
          <w:bCs/>
        </w:rPr>
        <w:t>a</w:t>
      </w:r>
      <w:r w:rsidRPr="00AD241C">
        <w:rPr>
          <w:b/>
          <w:bCs/>
        </w:rPr>
        <w:t>nPh</w:t>
      </w:r>
      <w:r>
        <w:rPr>
          <w:b/>
          <w:bCs/>
        </w:rPr>
        <w:t>a</w:t>
      </w:r>
      <w:r w:rsidRPr="00AD241C">
        <w:rPr>
          <w:b/>
          <w:bCs/>
        </w:rPr>
        <w:t>m()</w:t>
      </w:r>
    </w:p>
    <w:p w14:paraId="15425129" w14:textId="77777777" w:rsidR="00100399" w:rsidRDefault="00100399" w:rsidP="00100399">
      <w:pPr>
        <w:ind w:left="720"/>
      </w:pPr>
      <w:r w:rsidRPr="006256C8">
        <w:t>public</w:t>
      </w:r>
      <w:r>
        <w:rPr>
          <w:b/>
          <w:bCs/>
        </w:rPr>
        <w:t xml:space="preserve"> ChinhSuaSanPham</w:t>
      </w:r>
      <w:r w:rsidRPr="00AD241C">
        <w:rPr>
          <w:b/>
          <w:bCs/>
        </w:rPr>
        <w:t>()</w:t>
      </w:r>
    </w:p>
    <w:p w14:paraId="2C3048AB" w14:textId="77777777" w:rsidR="00100399" w:rsidRPr="00AB424B" w:rsidRDefault="00100399" w:rsidP="00100399">
      <w:pPr>
        <w:ind w:left="720"/>
      </w:pPr>
      <w:r>
        <w:tab/>
        <w:t>Đ</w:t>
      </w:r>
      <w:r w:rsidRPr="00AB424B">
        <w:t>ược mở ra đ</w:t>
      </w:r>
      <w:r>
        <w:t>ề có thể cập nhật những thông tin của sản phẩm</w:t>
      </w:r>
    </w:p>
    <w:p w14:paraId="5360997E" w14:textId="77777777" w:rsidR="00100399" w:rsidRDefault="00100399" w:rsidP="00100399">
      <w:pPr>
        <w:ind w:left="720"/>
      </w:pPr>
      <w:r w:rsidRPr="006256C8">
        <w:t>public</w:t>
      </w:r>
      <w:r>
        <w:rPr>
          <w:b/>
          <w:bCs/>
        </w:rPr>
        <w:t xml:space="preserve"> </w:t>
      </w:r>
      <w:r w:rsidRPr="00AD241C">
        <w:rPr>
          <w:b/>
          <w:bCs/>
        </w:rPr>
        <w:t>X</w:t>
      </w:r>
      <w:r>
        <w:rPr>
          <w:b/>
          <w:bCs/>
        </w:rPr>
        <w:t>o</w:t>
      </w:r>
      <w:r w:rsidRPr="00AD241C">
        <w:rPr>
          <w:b/>
          <w:bCs/>
        </w:rPr>
        <w:t>aS</w:t>
      </w:r>
      <w:r>
        <w:rPr>
          <w:b/>
          <w:bCs/>
        </w:rPr>
        <w:t>a</w:t>
      </w:r>
      <w:r w:rsidRPr="00AD241C">
        <w:rPr>
          <w:b/>
          <w:bCs/>
        </w:rPr>
        <w:t>nPh</w:t>
      </w:r>
      <w:r>
        <w:rPr>
          <w:b/>
          <w:bCs/>
        </w:rPr>
        <w:t>a</w:t>
      </w:r>
      <w:r w:rsidRPr="00AD241C">
        <w:rPr>
          <w:b/>
          <w:bCs/>
        </w:rPr>
        <w:t>m()</w:t>
      </w:r>
    </w:p>
    <w:p w14:paraId="3BED5AA7" w14:textId="0A240071" w:rsidR="00100399" w:rsidRPr="004E4797" w:rsidRDefault="00100399" w:rsidP="004E4797">
      <w:pPr>
        <w:pStyle w:val="Heading4"/>
        <w:ind w:left="1350" w:hanging="360"/>
        <w:rPr>
          <w:b/>
          <w:bCs/>
          <w:i w:val="0"/>
          <w:iCs w:val="0"/>
          <w:color w:val="519E17"/>
          <w:sz w:val="26"/>
          <w:szCs w:val="26"/>
        </w:rPr>
      </w:pPr>
      <w:bookmarkStart w:id="110" w:name="_Toc95847777"/>
      <w:bookmarkStart w:id="111" w:name="_Toc105096037"/>
      <w:r w:rsidRPr="004E4797">
        <w:rPr>
          <w:b/>
          <w:bCs/>
          <w:i w:val="0"/>
          <w:iCs w:val="0"/>
          <w:color w:val="519E17"/>
          <w:sz w:val="26"/>
          <w:szCs w:val="26"/>
        </w:rPr>
        <w:t>Kho Hàng</w:t>
      </w:r>
      <w:bookmarkEnd w:id="110"/>
      <w:bookmarkEnd w:id="111"/>
    </w:p>
    <w:p w14:paraId="1BBB9761" w14:textId="77777777" w:rsidR="00100399" w:rsidRDefault="00100399" w:rsidP="00100399">
      <w:pPr>
        <w:ind w:left="720"/>
        <w:rPr>
          <w:b/>
        </w:rPr>
      </w:pPr>
      <w:r>
        <w:t xml:space="preserve">private string </w:t>
      </w:r>
      <w:r w:rsidRPr="002F4504">
        <w:rPr>
          <w:b/>
          <w:bCs/>
        </w:rPr>
        <w:t>M</w:t>
      </w:r>
      <w:r>
        <w:rPr>
          <w:b/>
          <w:bCs/>
        </w:rPr>
        <w:t>a</w:t>
      </w:r>
      <w:r w:rsidRPr="002F4504">
        <w:rPr>
          <w:b/>
          <w:bCs/>
        </w:rPr>
        <w:t>Kho</w:t>
      </w:r>
    </w:p>
    <w:p w14:paraId="06AB2E7F" w14:textId="77777777" w:rsidR="00100399" w:rsidRDefault="00100399" w:rsidP="00100399">
      <w:pPr>
        <w:ind w:left="720"/>
        <w:rPr>
          <w:b/>
        </w:rPr>
      </w:pPr>
      <w:r>
        <w:t>private string</w:t>
      </w:r>
      <w:r w:rsidRPr="002F4504">
        <w:rPr>
          <w:b/>
        </w:rPr>
        <w:t xml:space="preserve"> </w:t>
      </w:r>
      <w:r w:rsidRPr="002F4504">
        <w:rPr>
          <w:b/>
          <w:bCs/>
        </w:rPr>
        <w:t>T</w:t>
      </w:r>
      <w:r>
        <w:rPr>
          <w:b/>
          <w:bCs/>
        </w:rPr>
        <w:t>e</w:t>
      </w:r>
      <w:r w:rsidRPr="002F4504">
        <w:rPr>
          <w:b/>
          <w:bCs/>
        </w:rPr>
        <w:t>nKho</w:t>
      </w:r>
    </w:p>
    <w:p w14:paraId="702371D6" w14:textId="77777777" w:rsidR="00100399" w:rsidRDefault="00100399" w:rsidP="00100399">
      <w:pPr>
        <w:ind w:left="720"/>
        <w:rPr>
          <w:b/>
        </w:rPr>
      </w:pPr>
      <w:r>
        <w:t>private string</w:t>
      </w:r>
      <w:r w:rsidRPr="002F4504">
        <w:rPr>
          <w:b/>
        </w:rPr>
        <w:t xml:space="preserve"> </w:t>
      </w:r>
      <w:r w:rsidRPr="002F4504">
        <w:rPr>
          <w:b/>
          <w:bCs/>
        </w:rPr>
        <w:t>Đ</w:t>
      </w:r>
      <w:r>
        <w:rPr>
          <w:b/>
          <w:bCs/>
        </w:rPr>
        <w:t>i</w:t>
      </w:r>
      <w:r w:rsidRPr="002F4504">
        <w:rPr>
          <w:b/>
          <w:bCs/>
        </w:rPr>
        <w:t>aCh</w:t>
      </w:r>
      <w:r>
        <w:rPr>
          <w:b/>
          <w:bCs/>
        </w:rPr>
        <w:t>i</w:t>
      </w:r>
    </w:p>
    <w:p w14:paraId="1AD30552" w14:textId="77777777" w:rsidR="00100399" w:rsidRDefault="00100399" w:rsidP="00100399">
      <w:pPr>
        <w:ind w:left="720"/>
        <w:rPr>
          <w:b/>
        </w:rPr>
      </w:pPr>
      <w:r>
        <w:t xml:space="preserve">private string </w:t>
      </w:r>
      <w:r w:rsidRPr="002F4504">
        <w:rPr>
          <w:b/>
          <w:bCs/>
        </w:rPr>
        <w:t>Di</w:t>
      </w:r>
      <w:r>
        <w:rPr>
          <w:b/>
          <w:bCs/>
        </w:rPr>
        <w:t>e</w:t>
      </w:r>
      <w:r w:rsidRPr="002F4504">
        <w:rPr>
          <w:b/>
          <w:bCs/>
        </w:rPr>
        <w:t>nT</w:t>
      </w:r>
      <w:r>
        <w:rPr>
          <w:b/>
          <w:bCs/>
        </w:rPr>
        <w:t>i</w:t>
      </w:r>
      <w:r w:rsidRPr="002F4504">
        <w:rPr>
          <w:b/>
          <w:bCs/>
        </w:rPr>
        <w:t>ch</w:t>
      </w:r>
    </w:p>
    <w:p w14:paraId="2C7FE7E4" w14:textId="77777777" w:rsidR="00100399" w:rsidRDefault="00100399" w:rsidP="00100399">
      <w:pPr>
        <w:ind w:left="720"/>
      </w:pPr>
    </w:p>
    <w:p w14:paraId="41EFEC25" w14:textId="77777777" w:rsidR="00100399" w:rsidRDefault="00100399" w:rsidP="00100399">
      <w:pPr>
        <w:ind w:left="720"/>
      </w:pPr>
    </w:p>
    <w:p w14:paraId="2C432ADF" w14:textId="77777777" w:rsidR="00100399" w:rsidRDefault="00100399" w:rsidP="00100399">
      <w:pPr>
        <w:ind w:left="720"/>
      </w:pPr>
      <w:r w:rsidRPr="006256C8">
        <w:t>public</w:t>
      </w:r>
      <w:r>
        <w:rPr>
          <w:b/>
          <w:bCs/>
        </w:rPr>
        <w:t xml:space="preserve"> </w:t>
      </w:r>
      <w:r>
        <w:t xml:space="preserve">void </w:t>
      </w:r>
      <w:r w:rsidRPr="006256C8">
        <w:rPr>
          <w:b/>
          <w:bCs/>
        </w:rPr>
        <w:t>get</w:t>
      </w:r>
      <w:r>
        <w:t xml:space="preserve">(), </w:t>
      </w:r>
      <w:r w:rsidRPr="006256C8">
        <w:rPr>
          <w:b/>
          <w:bCs/>
        </w:rPr>
        <w:t>set</w:t>
      </w:r>
      <w:r>
        <w:t>()</w:t>
      </w:r>
    </w:p>
    <w:p w14:paraId="27D08847" w14:textId="77777777" w:rsidR="00100399" w:rsidRDefault="00100399" w:rsidP="00100399">
      <w:pPr>
        <w:ind w:left="720"/>
      </w:pPr>
      <w:r w:rsidRPr="006256C8">
        <w:t>public</w:t>
      </w:r>
      <w:r>
        <w:rPr>
          <w:b/>
          <w:bCs/>
        </w:rPr>
        <w:t xml:space="preserve"> </w:t>
      </w:r>
      <w:r>
        <w:t xml:space="preserve">void </w:t>
      </w:r>
      <w:r w:rsidRPr="008E404B">
        <w:rPr>
          <w:b/>
          <w:bCs/>
        </w:rPr>
        <w:t>Thêm Kho</w:t>
      </w:r>
      <w:r>
        <w:t>()</w:t>
      </w:r>
    </w:p>
    <w:p w14:paraId="0608C86A" w14:textId="77777777" w:rsidR="00100399" w:rsidRDefault="00100399" w:rsidP="00100399">
      <w:pPr>
        <w:ind w:left="720"/>
      </w:pPr>
      <w:r w:rsidRPr="006256C8">
        <w:t>public</w:t>
      </w:r>
      <w:r>
        <w:rPr>
          <w:b/>
          <w:bCs/>
        </w:rPr>
        <w:t xml:space="preserve"> </w:t>
      </w:r>
      <w:r>
        <w:t xml:space="preserve">void </w:t>
      </w:r>
      <w:r w:rsidRPr="00C138AA">
        <w:rPr>
          <w:b/>
          <w:bCs/>
        </w:rPr>
        <w:t>Cập Nhật()</w:t>
      </w:r>
    </w:p>
    <w:p w14:paraId="19FD3BF7" w14:textId="77777777" w:rsidR="00100399" w:rsidRDefault="00100399" w:rsidP="00100399">
      <w:pPr>
        <w:ind w:left="720"/>
      </w:pPr>
      <w:r>
        <w:tab/>
        <w:t>Cập nhật thông tin của từng kho hàng</w:t>
      </w:r>
    </w:p>
    <w:p w14:paraId="22F221B6" w14:textId="77777777" w:rsidR="00100399" w:rsidRPr="00E21D6F" w:rsidRDefault="00100399" w:rsidP="00100399">
      <w:pPr>
        <w:ind w:left="720"/>
      </w:pPr>
      <w:r w:rsidRPr="006256C8">
        <w:t>public</w:t>
      </w:r>
      <w:r>
        <w:rPr>
          <w:b/>
          <w:bCs/>
        </w:rPr>
        <w:t xml:space="preserve"> </w:t>
      </w:r>
      <w:r>
        <w:t xml:space="preserve">void </w:t>
      </w:r>
      <w:r w:rsidRPr="008E404B">
        <w:rPr>
          <w:b/>
          <w:bCs/>
        </w:rPr>
        <w:t>Xóa Kho</w:t>
      </w:r>
      <w:r>
        <w:t>()</w:t>
      </w:r>
    </w:p>
    <w:p w14:paraId="3E0418B0" w14:textId="2231A8AC" w:rsidR="00100399" w:rsidRPr="004E4797" w:rsidRDefault="00100399" w:rsidP="004E4797">
      <w:pPr>
        <w:pStyle w:val="Heading4"/>
        <w:ind w:left="1350" w:hanging="360"/>
        <w:rPr>
          <w:b/>
          <w:bCs/>
          <w:i w:val="0"/>
          <w:iCs w:val="0"/>
          <w:color w:val="519E17"/>
          <w:sz w:val="26"/>
          <w:szCs w:val="26"/>
        </w:rPr>
      </w:pPr>
      <w:bookmarkStart w:id="112" w:name="_Toc95847778"/>
      <w:bookmarkStart w:id="113" w:name="_Toc105096038"/>
      <w:r w:rsidRPr="004E4797">
        <w:rPr>
          <w:b/>
          <w:bCs/>
          <w:i w:val="0"/>
          <w:iCs w:val="0"/>
          <w:color w:val="519E17"/>
          <w:sz w:val="26"/>
          <w:szCs w:val="26"/>
        </w:rPr>
        <w:t>Vật Liệu</w:t>
      </w:r>
      <w:bookmarkEnd w:id="112"/>
      <w:bookmarkEnd w:id="113"/>
    </w:p>
    <w:p w14:paraId="3E33DC0C" w14:textId="77777777" w:rsidR="00100399" w:rsidRPr="00046374" w:rsidRDefault="00100399" w:rsidP="00100399">
      <w:pPr>
        <w:ind w:left="720"/>
        <w:rPr>
          <w:b/>
          <w:bCs/>
        </w:rPr>
      </w:pPr>
      <w:r>
        <w:t>private</w:t>
      </w:r>
      <w:r w:rsidRPr="00E2585F">
        <w:t xml:space="preserve"> </w:t>
      </w:r>
      <w:r>
        <w:t xml:space="preserve">string </w:t>
      </w:r>
      <w:r w:rsidRPr="00046374">
        <w:rPr>
          <w:b/>
          <w:bCs/>
        </w:rPr>
        <w:t>Mã Vật Liệu</w:t>
      </w:r>
    </w:p>
    <w:p w14:paraId="668D9678" w14:textId="77777777" w:rsidR="00100399" w:rsidRDefault="00100399" w:rsidP="00100399">
      <w:pPr>
        <w:ind w:left="720"/>
      </w:pPr>
      <w:r>
        <w:t>private</w:t>
      </w:r>
      <w:r w:rsidRPr="00E2585F">
        <w:t xml:space="preserve"> </w:t>
      </w:r>
      <w:r>
        <w:t xml:space="preserve">string </w:t>
      </w:r>
      <w:r w:rsidRPr="00046374">
        <w:rPr>
          <w:b/>
          <w:bCs/>
        </w:rPr>
        <w:t>Tên Vật Liệu</w:t>
      </w:r>
    </w:p>
    <w:p w14:paraId="60D258D3" w14:textId="77777777" w:rsidR="00100399" w:rsidRPr="00046374" w:rsidRDefault="00100399" w:rsidP="00100399">
      <w:pPr>
        <w:ind w:left="720"/>
        <w:rPr>
          <w:b/>
          <w:bCs/>
        </w:rPr>
      </w:pPr>
      <w:r>
        <w:t>private</w:t>
      </w:r>
      <w:r w:rsidRPr="00E2585F">
        <w:t xml:space="preserve"> </w:t>
      </w:r>
      <w:r>
        <w:t xml:space="preserve">string </w:t>
      </w:r>
      <w:r w:rsidRPr="00046374">
        <w:rPr>
          <w:b/>
          <w:bCs/>
        </w:rPr>
        <w:t>Nhà Cung Cấp</w:t>
      </w:r>
    </w:p>
    <w:p w14:paraId="00A691B0" w14:textId="77777777" w:rsidR="00100399" w:rsidRDefault="00100399" w:rsidP="00100399">
      <w:pPr>
        <w:ind w:left="720"/>
        <w:rPr>
          <w:b/>
        </w:rPr>
      </w:pPr>
      <w:r>
        <w:lastRenderedPageBreak/>
        <w:t>private</w:t>
      </w:r>
      <w:r w:rsidRPr="00E2585F">
        <w:t xml:space="preserve"> </w:t>
      </w:r>
      <w:r>
        <w:t xml:space="preserve">Int </w:t>
      </w:r>
      <w:r w:rsidRPr="00046374">
        <w:rPr>
          <w:b/>
          <w:bCs/>
        </w:rPr>
        <w:t>Số Lượng</w:t>
      </w:r>
    </w:p>
    <w:p w14:paraId="112FCA28" w14:textId="77777777" w:rsidR="00100399" w:rsidRDefault="00100399" w:rsidP="00100399">
      <w:pPr>
        <w:ind w:left="720"/>
      </w:pPr>
      <w:r>
        <w:t>private</w:t>
      </w:r>
      <w:r w:rsidRPr="00E2585F">
        <w:t xml:space="preserve"> </w:t>
      </w:r>
      <w:r>
        <w:t xml:space="preserve">Int </w:t>
      </w:r>
      <w:r w:rsidRPr="00046374">
        <w:rPr>
          <w:b/>
          <w:bCs/>
        </w:rPr>
        <w:t>Giá</w:t>
      </w:r>
    </w:p>
    <w:p w14:paraId="716B235E" w14:textId="77777777" w:rsidR="00100399" w:rsidRDefault="00100399" w:rsidP="00100399">
      <w:pPr>
        <w:ind w:left="720"/>
        <w:rPr>
          <w:b/>
          <w:bCs/>
        </w:rPr>
      </w:pPr>
      <w:r>
        <w:t>private</w:t>
      </w:r>
      <w:r w:rsidRPr="00E2585F">
        <w:t xml:space="preserve"> </w:t>
      </w:r>
      <w:r>
        <w:t xml:space="preserve">Int </w:t>
      </w:r>
      <w:r w:rsidRPr="00046374">
        <w:rPr>
          <w:b/>
          <w:bCs/>
        </w:rPr>
        <w:t>Đơn Vị Tính</w:t>
      </w:r>
    </w:p>
    <w:p w14:paraId="3638B364" w14:textId="77777777" w:rsidR="00100399" w:rsidRPr="00046374" w:rsidRDefault="00100399" w:rsidP="00100399">
      <w:pPr>
        <w:ind w:left="720"/>
        <w:rPr>
          <w:b/>
          <w:bCs/>
        </w:rPr>
      </w:pPr>
      <w:r>
        <w:t>private</w:t>
      </w:r>
      <w:r w:rsidRPr="00E2585F">
        <w:t xml:space="preserve"> </w:t>
      </w:r>
      <w:r>
        <w:t>string</w:t>
      </w:r>
      <w:r>
        <w:rPr>
          <w:b/>
          <w:bCs/>
        </w:rPr>
        <w:t xml:space="preserve"> Mã Kho Hàng</w:t>
      </w:r>
    </w:p>
    <w:p w14:paraId="3846C44B" w14:textId="77777777" w:rsidR="00100399" w:rsidRDefault="00100399" w:rsidP="00100399">
      <w:pPr>
        <w:ind w:left="720"/>
      </w:pPr>
    </w:p>
    <w:p w14:paraId="0DE5373C" w14:textId="77777777" w:rsidR="00100399" w:rsidRDefault="00100399" w:rsidP="00100399">
      <w:pPr>
        <w:ind w:left="720"/>
      </w:pPr>
      <w:r w:rsidRPr="006256C8">
        <w:t>public</w:t>
      </w:r>
      <w:r>
        <w:rPr>
          <w:b/>
          <w:bCs/>
        </w:rPr>
        <w:t xml:space="preserve"> </w:t>
      </w:r>
      <w:r>
        <w:t xml:space="preserve">void </w:t>
      </w:r>
      <w:r w:rsidRPr="004D6A23">
        <w:rPr>
          <w:b/>
          <w:bCs/>
        </w:rPr>
        <w:t>get</w:t>
      </w:r>
      <w:r>
        <w:t>(),</w:t>
      </w:r>
      <w:r w:rsidRPr="004D6A23">
        <w:rPr>
          <w:b/>
          <w:bCs/>
        </w:rPr>
        <w:t>set</w:t>
      </w:r>
      <w:r>
        <w:t>()</w:t>
      </w:r>
    </w:p>
    <w:p w14:paraId="2D849EF0" w14:textId="77777777" w:rsidR="00100399" w:rsidRPr="00D10640" w:rsidRDefault="00100399" w:rsidP="00100399">
      <w:pPr>
        <w:ind w:left="720"/>
        <w:rPr>
          <w:b/>
          <w:bCs/>
        </w:rPr>
      </w:pPr>
      <w:r w:rsidRPr="006256C8">
        <w:t>public</w:t>
      </w:r>
      <w:r>
        <w:rPr>
          <w:b/>
          <w:bCs/>
        </w:rPr>
        <w:t xml:space="preserve"> </w:t>
      </w:r>
      <w:r w:rsidRPr="00D10640">
        <w:rPr>
          <w:b/>
          <w:bCs/>
        </w:rPr>
        <w:t>Thêm Vật Liệu()</w:t>
      </w:r>
    </w:p>
    <w:p w14:paraId="53D2221F" w14:textId="77777777" w:rsidR="00100399" w:rsidRPr="00D10640" w:rsidRDefault="00100399" w:rsidP="00100399">
      <w:pPr>
        <w:ind w:left="720"/>
        <w:rPr>
          <w:b/>
          <w:bCs/>
        </w:rPr>
      </w:pPr>
      <w:r w:rsidRPr="006256C8">
        <w:t>public</w:t>
      </w:r>
      <w:r>
        <w:rPr>
          <w:b/>
          <w:bCs/>
        </w:rPr>
        <w:t xml:space="preserve"> ChinhSuaVatLieu</w:t>
      </w:r>
      <w:r w:rsidRPr="00D10640">
        <w:rPr>
          <w:b/>
          <w:bCs/>
        </w:rPr>
        <w:t>()</w:t>
      </w:r>
    </w:p>
    <w:p w14:paraId="3F73DD4C" w14:textId="77777777" w:rsidR="00100399" w:rsidRDefault="00100399" w:rsidP="00100399">
      <w:pPr>
        <w:ind w:left="720"/>
      </w:pPr>
      <w:r>
        <w:tab/>
        <w:t>Để cập nhật thông tin của Vật Liệu</w:t>
      </w:r>
    </w:p>
    <w:p w14:paraId="5AFD84E0" w14:textId="77777777" w:rsidR="00100399" w:rsidRPr="00D10640" w:rsidRDefault="00100399" w:rsidP="00100399">
      <w:pPr>
        <w:ind w:left="720"/>
        <w:rPr>
          <w:b/>
          <w:bCs/>
        </w:rPr>
      </w:pPr>
      <w:r w:rsidRPr="006256C8">
        <w:t>public</w:t>
      </w:r>
      <w:r>
        <w:rPr>
          <w:b/>
          <w:bCs/>
        </w:rPr>
        <w:t xml:space="preserve"> </w:t>
      </w:r>
      <w:r w:rsidRPr="00D10640">
        <w:rPr>
          <w:b/>
          <w:bCs/>
        </w:rPr>
        <w:t>Xóa Vật Liệu()</w:t>
      </w:r>
    </w:p>
    <w:p w14:paraId="4ADF5E2A" w14:textId="77777777" w:rsidR="00100399" w:rsidRPr="004E4797" w:rsidRDefault="00100399" w:rsidP="004E4797">
      <w:pPr>
        <w:pStyle w:val="Heading4"/>
        <w:ind w:left="1350" w:hanging="360"/>
        <w:rPr>
          <w:b/>
          <w:bCs/>
          <w:i w:val="0"/>
          <w:iCs w:val="0"/>
          <w:color w:val="519E17"/>
          <w:sz w:val="26"/>
          <w:szCs w:val="26"/>
        </w:rPr>
      </w:pPr>
      <w:bookmarkStart w:id="114" w:name="_Toc95847779"/>
      <w:bookmarkStart w:id="115" w:name="_Toc105096039"/>
      <w:r w:rsidRPr="004E4797">
        <w:rPr>
          <w:b/>
          <w:bCs/>
          <w:i w:val="0"/>
          <w:iCs w:val="0"/>
          <w:color w:val="519E17"/>
          <w:sz w:val="26"/>
          <w:szCs w:val="26"/>
        </w:rPr>
        <w:t>Lịch Làm</w:t>
      </w:r>
      <w:bookmarkEnd w:id="114"/>
      <w:bookmarkEnd w:id="115"/>
    </w:p>
    <w:p w14:paraId="762C5476" w14:textId="77777777" w:rsidR="00100399" w:rsidRPr="00046374" w:rsidRDefault="00100399" w:rsidP="00100399">
      <w:pPr>
        <w:ind w:left="720"/>
        <w:rPr>
          <w:b/>
          <w:bCs/>
        </w:rPr>
      </w:pPr>
      <w:r>
        <w:t>private</w:t>
      </w:r>
      <w:r w:rsidRPr="00334FDD">
        <w:t xml:space="preserve"> </w:t>
      </w:r>
      <w:r>
        <w:t>string</w:t>
      </w:r>
      <w:r w:rsidRPr="00046374">
        <w:rPr>
          <w:b/>
        </w:rPr>
        <w:t xml:space="preserve"> </w:t>
      </w:r>
      <w:r w:rsidRPr="00046374">
        <w:rPr>
          <w:b/>
          <w:bCs/>
        </w:rPr>
        <w:t>Mã Lịch</w:t>
      </w:r>
    </w:p>
    <w:p w14:paraId="1DB11F97" w14:textId="77777777" w:rsidR="00100399" w:rsidRDefault="00100399" w:rsidP="00100399">
      <w:pPr>
        <w:ind w:left="720"/>
        <w:rPr>
          <w:b/>
        </w:rPr>
      </w:pPr>
      <w:r>
        <w:t xml:space="preserve">private DateTime </w:t>
      </w:r>
      <w:r w:rsidRPr="00A51A50">
        <w:rPr>
          <w:b/>
          <w:bCs/>
        </w:rPr>
        <w:t>Ngày Bắt Đầu</w:t>
      </w:r>
    </w:p>
    <w:p w14:paraId="2F15ACE9" w14:textId="77777777" w:rsidR="00100399" w:rsidRPr="00A51A50" w:rsidRDefault="00100399" w:rsidP="00100399">
      <w:pPr>
        <w:ind w:left="720"/>
        <w:rPr>
          <w:b/>
          <w:bCs/>
        </w:rPr>
      </w:pPr>
      <w:r>
        <w:t xml:space="preserve">private DateTime </w:t>
      </w:r>
      <w:r w:rsidRPr="00A51A50">
        <w:rPr>
          <w:b/>
          <w:bCs/>
        </w:rPr>
        <w:t>Ngày Kết Thúc</w:t>
      </w:r>
    </w:p>
    <w:p w14:paraId="6D97444D" w14:textId="77777777" w:rsidR="00100399" w:rsidRDefault="00100399" w:rsidP="00100399">
      <w:pPr>
        <w:ind w:left="720"/>
      </w:pPr>
    </w:p>
    <w:p w14:paraId="5F24401F" w14:textId="77777777" w:rsidR="00100399" w:rsidRDefault="00100399" w:rsidP="00100399">
      <w:pPr>
        <w:ind w:left="720"/>
      </w:pPr>
      <w:r>
        <w:t>private void get(),set()</w:t>
      </w:r>
    </w:p>
    <w:p w14:paraId="0CBCD2BC" w14:textId="77777777" w:rsidR="00100399" w:rsidRDefault="00100399" w:rsidP="00100399">
      <w:pPr>
        <w:ind w:left="720"/>
      </w:pPr>
      <w:r w:rsidRPr="006256C8">
        <w:t>public</w:t>
      </w:r>
      <w:r>
        <w:rPr>
          <w:b/>
          <w:bCs/>
        </w:rPr>
        <w:t xml:space="preserve"> </w:t>
      </w:r>
      <w:r w:rsidRPr="00965D60">
        <w:t>Tạo Lịch()</w:t>
      </w:r>
    </w:p>
    <w:p w14:paraId="42ED383C" w14:textId="77777777" w:rsidR="00100399" w:rsidRDefault="00100399" w:rsidP="00100399">
      <w:pPr>
        <w:ind w:left="720"/>
      </w:pPr>
      <w:r w:rsidRPr="006256C8">
        <w:t>public</w:t>
      </w:r>
      <w:r>
        <w:rPr>
          <w:b/>
          <w:bCs/>
        </w:rPr>
        <w:t xml:space="preserve"> </w:t>
      </w:r>
      <w:r w:rsidRPr="0021220C">
        <w:t>Xóa Lịch()</w:t>
      </w:r>
    </w:p>
    <w:p w14:paraId="219329A5" w14:textId="77777777" w:rsidR="00100399" w:rsidRDefault="00100399" w:rsidP="00100399">
      <w:pPr>
        <w:ind w:left="720"/>
      </w:pPr>
      <w:r w:rsidRPr="006256C8">
        <w:t>public</w:t>
      </w:r>
      <w:r>
        <w:rPr>
          <w:b/>
          <w:bCs/>
        </w:rPr>
        <w:t xml:space="preserve"> </w:t>
      </w:r>
      <w:r w:rsidRPr="0021220C">
        <w:t>Cập Nhật Lịch()</w:t>
      </w:r>
    </w:p>
    <w:p w14:paraId="25B15C3C" w14:textId="77777777" w:rsidR="00100399" w:rsidRPr="004E4797" w:rsidRDefault="00100399" w:rsidP="004E4797">
      <w:pPr>
        <w:pStyle w:val="Heading4"/>
        <w:ind w:left="1350" w:hanging="360"/>
        <w:rPr>
          <w:b/>
          <w:bCs/>
          <w:i w:val="0"/>
          <w:iCs w:val="0"/>
          <w:color w:val="519E17"/>
          <w:sz w:val="26"/>
          <w:szCs w:val="26"/>
        </w:rPr>
      </w:pPr>
      <w:bookmarkStart w:id="116" w:name="_Toc95847780"/>
      <w:bookmarkStart w:id="117" w:name="_Toc105096040"/>
      <w:r w:rsidRPr="004E4797">
        <w:rPr>
          <w:b/>
          <w:bCs/>
          <w:i w:val="0"/>
          <w:iCs w:val="0"/>
          <w:color w:val="519E17"/>
          <w:sz w:val="26"/>
          <w:szCs w:val="26"/>
        </w:rPr>
        <w:t>Công Làm</w:t>
      </w:r>
      <w:bookmarkEnd w:id="116"/>
      <w:bookmarkEnd w:id="117"/>
    </w:p>
    <w:p w14:paraId="202C339A" w14:textId="77777777" w:rsidR="00100399" w:rsidRDefault="00100399" w:rsidP="00100399">
      <w:r>
        <w:tab/>
        <w:t xml:space="preserve">private string </w:t>
      </w:r>
      <w:r w:rsidRPr="00B647F8">
        <w:rPr>
          <w:b/>
          <w:bCs/>
        </w:rPr>
        <w:t>Mã Nhân Viên</w:t>
      </w:r>
    </w:p>
    <w:p w14:paraId="5AC47190" w14:textId="77777777" w:rsidR="00100399" w:rsidRDefault="00100399" w:rsidP="00100399">
      <w:r>
        <w:tab/>
        <w:t>private string</w:t>
      </w:r>
      <w:r w:rsidRPr="00B647F8">
        <w:rPr>
          <w:b/>
        </w:rPr>
        <w:t xml:space="preserve"> </w:t>
      </w:r>
      <w:r w:rsidRPr="00B647F8">
        <w:rPr>
          <w:b/>
          <w:bCs/>
        </w:rPr>
        <w:t>Mã Ca</w:t>
      </w:r>
    </w:p>
    <w:p w14:paraId="3D457A41" w14:textId="77777777" w:rsidR="00100399" w:rsidRDefault="00100399" w:rsidP="00100399">
      <w:r>
        <w:tab/>
      </w:r>
      <w:r>
        <w:tab/>
        <w:t>Ca A: 6:30 -&gt; 15:30</w:t>
      </w:r>
    </w:p>
    <w:p w14:paraId="2D6FDA65" w14:textId="77777777" w:rsidR="00100399" w:rsidRDefault="00100399" w:rsidP="00100399">
      <w:r>
        <w:tab/>
      </w:r>
      <w:r>
        <w:tab/>
        <w:t>Ca B: 15:00 -&gt; 23:00</w:t>
      </w:r>
    </w:p>
    <w:p w14:paraId="371A12CF" w14:textId="77777777" w:rsidR="00100399" w:rsidRDefault="00100399" w:rsidP="00100399">
      <w:r>
        <w:tab/>
      </w:r>
      <w:r>
        <w:tab/>
        <w:t>Ca C: 8:00 -&gt; 17:00 (Thứ Bảy, Chủ Nhật, Ngày Lễ)</w:t>
      </w:r>
    </w:p>
    <w:p w14:paraId="7E5058ED" w14:textId="77777777" w:rsidR="00100399" w:rsidRDefault="00100399" w:rsidP="00100399">
      <w:pPr>
        <w:rPr>
          <w:b/>
        </w:rPr>
      </w:pPr>
      <w:r>
        <w:tab/>
        <w:t>private string</w:t>
      </w:r>
      <w:r w:rsidRPr="001B6646">
        <w:rPr>
          <w:b/>
        </w:rPr>
        <w:t xml:space="preserve"> </w:t>
      </w:r>
      <w:r w:rsidRPr="001B6646">
        <w:rPr>
          <w:b/>
          <w:bCs/>
        </w:rPr>
        <w:t>Mã Lịch</w:t>
      </w:r>
    </w:p>
    <w:p w14:paraId="6B70721B" w14:textId="77777777" w:rsidR="00100399" w:rsidRDefault="00100399" w:rsidP="00100399">
      <w:pPr>
        <w:rPr>
          <w:b/>
        </w:rPr>
      </w:pPr>
      <w:r>
        <w:tab/>
        <w:t xml:space="preserve">private DattTime </w:t>
      </w:r>
      <w:r w:rsidRPr="00F8137F">
        <w:rPr>
          <w:b/>
          <w:bCs/>
        </w:rPr>
        <w:t>Ngày Làm</w:t>
      </w:r>
    </w:p>
    <w:p w14:paraId="53D6794F" w14:textId="77777777" w:rsidR="00100399" w:rsidRDefault="00100399" w:rsidP="00100399">
      <w:pPr>
        <w:rPr>
          <w:b/>
        </w:rPr>
      </w:pPr>
      <w:r>
        <w:tab/>
        <w:t xml:space="preserve">private int </w:t>
      </w:r>
      <w:r w:rsidRPr="00F8137F">
        <w:rPr>
          <w:b/>
          <w:bCs/>
        </w:rPr>
        <w:t>Số Giờ Làm</w:t>
      </w:r>
    </w:p>
    <w:p w14:paraId="65F89D25" w14:textId="77777777" w:rsidR="00100399" w:rsidRDefault="00100399" w:rsidP="00100399">
      <w:pPr>
        <w:ind w:firstLine="720"/>
        <w:rPr>
          <w:b/>
        </w:rPr>
      </w:pPr>
      <w:r>
        <w:t xml:space="preserve">private string </w:t>
      </w:r>
      <w:r w:rsidRPr="00F8137F">
        <w:rPr>
          <w:b/>
          <w:bCs/>
        </w:rPr>
        <w:t>Ghi Chú</w:t>
      </w:r>
    </w:p>
    <w:p w14:paraId="0DB17F4B" w14:textId="77777777" w:rsidR="00100399" w:rsidRDefault="00100399" w:rsidP="00100399">
      <w:pPr>
        <w:ind w:firstLine="720"/>
      </w:pPr>
      <w:r>
        <w:lastRenderedPageBreak/>
        <w:tab/>
        <w:t>VD: Training: 5 tiếng (6:30 -&gt; 11:30)</w:t>
      </w:r>
      <w:r>
        <w:tab/>
      </w:r>
    </w:p>
    <w:p w14:paraId="6D6D1478" w14:textId="77777777" w:rsidR="00100399" w:rsidRDefault="00100399" w:rsidP="00100399">
      <w:pPr>
        <w:ind w:firstLine="720"/>
      </w:pPr>
    </w:p>
    <w:p w14:paraId="0CB73097" w14:textId="77777777" w:rsidR="00100399" w:rsidRPr="00FF694F" w:rsidRDefault="00100399" w:rsidP="00100399">
      <w:pPr>
        <w:ind w:firstLine="720"/>
      </w:pPr>
      <w:r w:rsidRPr="006256C8">
        <w:t>public</w:t>
      </w:r>
      <w:r>
        <w:rPr>
          <w:b/>
          <w:bCs/>
        </w:rPr>
        <w:t xml:space="preserve"> </w:t>
      </w:r>
      <w:r>
        <w:t xml:space="preserve">void </w:t>
      </w:r>
      <w:r w:rsidRPr="005B4FB2">
        <w:rPr>
          <w:b/>
          <w:bCs/>
        </w:rPr>
        <w:t>get</w:t>
      </w:r>
      <w:r>
        <w:t xml:space="preserve">(), </w:t>
      </w:r>
      <w:r w:rsidRPr="005B4FB2">
        <w:rPr>
          <w:b/>
          <w:bCs/>
        </w:rPr>
        <w:t>set</w:t>
      </w:r>
      <w:r>
        <w:t>()</w:t>
      </w:r>
    </w:p>
    <w:p w14:paraId="6ACFC108" w14:textId="77777777" w:rsidR="00100399" w:rsidRPr="004246DC" w:rsidRDefault="00100399" w:rsidP="00100399">
      <w:pPr>
        <w:ind w:firstLine="720"/>
      </w:pPr>
      <w:r w:rsidRPr="006256C8">
        <w:t>public</w:t>
      </w:r>
      <w:r>
        <w:rPr>
          <w:b/>
          <w:bCs/>
        </w:rPr>
        <w:t xml:space="preserve"> v</w:t>
      </w:r>
      <w:r>
        <w:t xml:space="preserve">oid </w:t>
      </w:r>
      <w:r>
        <w:rPr>
          <w:b/>
          <w:bCs/>
        </w:rPr>
        <w:t>CapNhatLich</w:t>
      </w:r>
      <w:r>
        <w:t xml:space="preserve">()    </w:t>
      </w:r>
    </w:p>
    <w:p w14:paraId="3F2D483E" w14:textId="77777777" w:rsidR="00100399" w:rsidRPr="001B4747" w:rsidRDefault="00100399" w:rsidP="001B4747">
      <w:pPr>
        <w:pStyle w:val="Heading3"/>
        <w:tabs>
          <w:tab w:val="left" w:pos="1080"/>
        </w:tabs>
        <w:ind w:hanging="720"/>
        <w:rPr>
          <w:b/>
          <w:bCs/>
          <w:color w:val="9B644F"/>
          <w:sz w:val="26"/>
          <w:szCs w:val="26"/>
        </w:rPr>
      </w:pPr>
      <w:bookmarkStart w:id="118" w:name="_Toc95847781"/>
      <w:bookmarkStart w:id="119" w:name="_Toc105096041"/>
      <w:r w:rsidRPr="001B4747">
        <w:rPr>
          <w:b/>
          <w:bCs/>
          <w:color w:val="9B644F"/>
          <w:sz w:val="26"/>
          <w:szCs w:val="26"/>
        </w:rPr>
        <w:t>Biểu đồ Lớp</w:t>
      </w:r>
      <w:bookmarkEnd w:id="118"/>
      <w:bookmarkEnd w:id="119"/>
    </w:p>
    <w:p w14:paraId="47394193" w14:textId="77777777" w:rsidR="00100399" w:rsidRDefault="00100399" w:rsidP="00100399">
      <w:pPr>
        <w:keepNext/>
      </w:pPr>
      <w:r>
        <w:rPr>
          <w:noProof/>
        </w:rPr>
        <w:drawing>
          <wp:inline distT="0" distB="0" distL="0" distR="0" wp14:anchorId="0E2766FB" wp14:editId="18A662DC">
            <wp:extent cx="5943600" cy="4697094"/>
            <wp:effectExtent l="0" t="0" r="0" b="0"/>
            <wp:docPr id="1978033537" name="Picture 1978033537"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03353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4697094"/>
                    </a:xfrm>
                    <a:prstGeom prst="rect">
                      <a:avLst/>
                    </a:prstGeom>
                  </pic:spPr>
                </pic:pic>
              </a:graphicData>
            </a:graphic>
          </wp:inline>
        </w:drawing>
      </w:r>
    </w:p>
    <w:p w14:paraId="7A957014" w14:textId="2331EA44" w:rsidR="00100399" w:rsidRDefault="00100399" w:rsidP="00100399">
      <w:pPr>
        <w:pStyle w:val="Caption"/>
      </w:pPr>
      <w:bookmarkStart w:id="120" w:name="_Toc92830595"/>
      <w:bookmarkStart w:id="121" w:name="_Toc103547026"/>
      <w:bookmarkStart w:id="122" w:name="_Toc104318988"/>
      <w:r>
        <w:t xml:space="preserve">Hình </w:t>
      </w:r>
      <w:r>
        <w:fldChar w:fldCharType="begin"/>
      </w:r>
      <w:r>
        <w:instrText>SEQ Hình \* ARABIC</w:instrText>
      </w:r>
      <w:r>
        <w:fldChar w:fldCharType="separate"/>
      </w:r>
      <w:r w:rsidR="007E2D0F">
        <w:rPr>
          <w:noProof/>
        </w:rPr>
        <w:t>30</w:t>
      </w:r>
      <w:r>
        <w:fldChar w:fldCharType="end"/>
      </w:r>
      <w:r>
        <w:t xml:space="preserve">. </w:t>
      </w:r>
      <w:r w:rsidRPr="00E00DDC">
        <w:t>Biểu đồ Lớp</w:t>
      </w:r>
      <w:r>
        <w:t xml:space="preserve"> Tổng Quát</w:t>
      </w:r>
      <w:bookmarkEnd w:id="120"/>
      <w:bookmarkEnd w:id="121"/>
      <w:bookmarkEnd w:id="122"/>
    </w:p>
    <w:p w14:paraId="5D5FCD18" w14:textId="795DDB32" w:rsidR="00100399" w:rsidRDefault="00100399" w:rsidP="00100399">
      <w:pPr>
        <w:pStyle w:val="Heading2"/>
        <w:ind w:hanging="450"/>
        <w:rPr>
          <w:b/>
          <w:bCs/>
          <w:color w:val="506CF7"/>
          <w:sz w:val="28"/>
          <w:szCs w:val="28"/>
        </w:rPr>
      </w:pPr>
      <w:bookmarkStart w:id="123" w:name="_Toc95847782"/>
      <w:bookmarkStart w:id="124" w:name="_Toc105096042"/>
      <w:r w:rsidRPr="00100399">
        <w:rPr>
          <w:b/>
          <w:bCs/>
          <w:color w:val="506CF7"/>
          <w:sz w:val="28"/>
          <w:szCs w:val="28"/>
        </w:rPr>
        <w:lastRenderedPageBreak/>
        <w:t xml:space="preserve">Sơ đồ Tuần </w:t>
      </w:r>
      <w:r w:rsidR="00A66D07">
        <w:rPr>
          <w:b/>
          <w:bCs/>
          <w:color w:val="506CF7"/>
          <w:sz w:val="28"/>
          <w:szCs w:val="28"/>
          <w:lang w:val="en-US"/>
        </w:rPr>
        <w:t>t</w:t>
      </w:r>
      <w:r w:rsidRPr="00100399">
        <w:rPr>
          <w:b/>
          <w:bCs/>
          <w:color w:val="506CF7"/>
          <w:sz w:val="28"/>
          <w:szCs w:val="28"/>
        </w:rPr>
        <w:t>ự</w:t>
      </w:r>
      <w:bookmarkEnd w:id="123"/>
      <w:bookmarkEnd w:id="124"/>
    </w:p>
    <w:p w14:paraId="6FAB787A" w14:textId="77777777" w:rsidR="0079028B" w:rsidRPr="00C53D42" w:rsidRDefault="0079028B" w:rsidP="0079028B">
      <w:pPr>
        <w:pStyle w:val="Heading3"/>
        <w:rPr>
          <w:b/>
          <w:bCs/>
        </w:rPr>
      </w:pPr>
      <w:bookmarkStart w:id="125" w:name="_Toc95847783"/>
      <w:bookmarkStart w:id="126" w:name="_Toc103168256"/>
      <w:bookmarkStart w:id="127" w:name="_Toc105096043"/>
      <w:r w:rsidRPr="00C53D42">
        <w:rPr>
          <w:b/>
          <w:bCs/>
        </w:rPr>
        <w:t>Chủ Quán</w:t>
      </w:r>
      <w:bookmarkEnd w:id="125"/>
      <w:bookmarkEnd w:id="126"/>
      <w:bookmarkEnd w:id="127"/>
    </w:p>
    <w:p w14:paraId="2039D19D" w14:textId="77777777" w:rsidR="0079028B" w:rsidRPr="00C53D42" w:rsidRDefault="0079028B" w:rsidP="0079028B">
      <w:pPr>
        <w:pStyle w:val="Heading4"/>
        <w:rPr>
          <w:b/>
          <w:bCs/>
        </w:rPr>
      </w:pPr>
      <w:bookmarkStart w:id="128" w:name="_Toc95847784"/>
      <w:bookmarkStart w:id="129" w:name="_Toc103168257"/>
      <w:bookmarkStart w:id="130" w:name="_Toc105096044"/>
      <w:commentRangeStart w:id="131"/>
      <w:r w:rsidRPr="00C53D42">
        <w:rPr>
          <w:b/>
          <w:bCs/>
        </w:rPr>
        <w:t>Sơ đồ Xem thông tin kho</w:t>
      </w:r>
      <w:commentRangeEnd w:id="131"/>
      <w:r w:rsidRPr="00C53D42">
        <w:rPr>
          <w:rStyle w:val="CommentReference"/>
          <w:b/>
          <w:bCs/>
        </w:rPr>
        <w:commentReference w:id="131"/>
      </w:r>
      <w:bookmarkEnd w:id="128"/>
      <w:bookmarkEnd w:id="129"/>
      <w:bookmarkEnd w:id="130"/>
    </w:p>
    <w:p w14:paraId="652B4016" w14:textId="77777777" w:rsidR="0079028B" w:rsidRDefault="0079028B" w:rsidP="0079028B">
      <w:pPr>
        <w:keepNext/>
      </w:pPr>
      <w:r>
        <w:rPr>
          <w:noProof/>
        </w:rPr>
        <w:drawing>
          <wp:inline distT="0" distB="0" distL="0" distR="0" wp14:anchorId="167C1712" wp14:editId="318DCC68">
            <wp:extent cx="5943600" cy="2937510"/>
            <wp:effectExtent l="0" t="0" r="0" b="0"/>
            <wp:docPr id="1978033539" name="Picture 19780335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03353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937510"/>
                    </a:xfrm>
                    <a:prstGeom prst="rect">
                      <a:avLst/>
                    </a:prstGeom>
                  </pic:spPr>
                </pic:pic>
              </a:graphicData>
            </a:graphic>
          </wp:inline>
        </w:drawing>
      </w:r>
    </w:p>
    <w:p w14:paraId="474673D8" w14:textId="77777777" w:rsidR="0079028B" w:rsidRPr="00066517" w:rsidRDefault="0079028B" w:rsidP="0079028B">
      <w:pPr>
        <w:pStyle w:val="Caption"/>
      </w:pPr>
      <w:bookmarkStart w:id="132" w:name="_Toc92830596"/>
      <w:bookmarkStart w:id="133" w:name="_Toc103547027"/>
      <w:r>
        <w:t xml:space="preserve">Hình </w:t>
      </w:r>
      <w:r>
        <w:fldChar w:fldCharType="begin"/>
      </w:r>
      <w:r>
        <w:instrText>SEQ Hình \* ARABIC</w:instrText>
      </w:r>
      <w:r>
        <w:fldChar w:fldCharType="separate"/>
      </w:r>
      <w:r>
        <w:rPr>
          <w:noProof/>
        </w:rPr>
        <w:t>23</w:t>
      </w:r>
      <w:r>
        <w:fldChar w:fldCharType="end"/>
      </w:r>
      <w:r>
        <w:t xml:space="preserve">. </w:t>
      </w:r>
      <w:r w:rsidRPr="00971686">
        <w:t>Sơ đồ</w:t>
      </w:r>
      <w:r>
        <w:t xml:space="preserve"> tuần tự </w:t>
      </w:r>
      <w:r w:rsidRPr="00971686">
        <w:t xml:space="preserve"> Xem thông tin kho</w:t>
      </w:r>
      <w:bookmarkEnd w:id="132"/>
      <w:bookmarkEnd w:id="133"/>
    </w:p>
    <w:p w14:paraId="74D6F5DD" w14:textId="77777777" w:rsidR="0079028B" w:rsidRPr="00C53D42" w:rsidRDefault="0079028B" w:rsidP="0079028B">
      <w:pPr>
        <w:pStyle w:val="Heading4"/>
        <w:rPr>
          <w:b/>
          <w:bCs/>
        </w:rPr>
      </w:pPr>
      <w:bookmarkStart w:id="134" w:name="_Toc95847785"/>
      <w:bookmarkStart w:id="135" w:name="_Toc103168258"/>
      <w:bookmarkStart w:id="136" w:name="_Toc105096045"/>
      <w:r w:rsidRPr="00C53D42">
        <w:rPr>
          <w:b/>
          <w:bCs/>
        </w:rPr>
        <w:t>Sơ đồ Xem Bảng Chấm Công</w:t>
      </w:r>
      <w:bookmarkEnd w:id="134"/>
      <w:bookmarkEnd w:id="135"/>
      <w:bookmarkEnd w:id="136"/>
    </w:p>
    <w:p w14:paraId="75A31BAA" w14:textId="77777777" w:rsidR="0079028B" w:rsidRDefault="0079028B" w:rsidP="0079028B">
      <w:pPr>
        <w:keepNext/>
      </w:pPr>
      <w:r>
        <w:rPr>
          <w:noProof/>
        </w:rPr>
        <w:drawing>
          <wp:inline distT="0" distB="0" distL="0" distR="0" wp14:anchorId="27E77478" wp14:editId="756BEC64">
            <wp:extent cx="5943600" cy="2955290"/>
            <wp:effectExtent l="0" t="0" r="0" b="0"/>
            <wp:docPr id="1978033540" name="Picture 197803354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03354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955290"/>
                    </a:xfrm>
                    <a:prstGeom prst="rect">
                      <a:avLst/>
                    </a:prstGeom>
                  </pic:spPr>
                </pic:pic>
              </a:graphicData>
            </a:graphic>
          </wp:inline>
        </w:drawing>
      </w:r>
    </w:p>
    <w:p w14:paraId="0D6936AE" w14:textId="77777777" w:rsidR="0079028B" w:rsidRPr="00785146" w:rsidRDefault="0079028B" w:rsidP="0079028B">
      <w:pPr>
        <w:pStyle w:val="Caption"/>
      </w:pPr>
      <w:bookmarkStart w:id="137" w:name="_Toc92830597"/>
      <w:bookmarkStart w:id="138" w:name="_Toc103547028"/>
      <w:r>
        <w:t xml:space="preserve">Hình </w:t>
      </w:r>
      <w:r>
        <w:fldChar w:fldCharType="begin"/>
      </w:r>
      <w:r>
        <w:instrText>SEQ Hình \* ARABIC</w:instrText>
      </w:r>
      <w:r>
        <w:fldChar w:fldCharType="separate"/>
      </w:r>
      <w:r>
        <w:rPr>
          <w:noProof/>
        </w:rPr>
        <w:t>24</w:t>
      </w:r>
      <w:r>
        <w:fldChar w:fldCharType="end"/>
      </w:r>
      <w:r>
        <w:t xml:space="preserve">. </w:t>
      </w:r>
      <w:r w:rsidRPr="00F55371">
        <w:t>Sơ đồ</w:t>
      </w:r>
      <w:r>
        <w:t xml:space="preserve"> </w:t>
      </w:r>
      <w:r w:rsidRPr="00F55371">
        <w:t>tuần tự Xem Bảng Chấm Công</w:t>
      </w:r>
      <w:bookmarkEnd w:id="137"/>
      <w:bookmarkEnd w:id="138"/>
    </w:p>
    <w:p w14:paraId="186376AC" w14:textId="77777777" w:rsidR="0079028B" w:rsidRPr="00C53D42" w:rsidRDefault="0079028B" w:rsidP="0079028B">
      <w:pPr>
        <w:pStyle w:val="Heading4"/>
        <w:rPr>
          <w:b/>
          <w:bCs/>
        </w:rPr>
      </w:pPr>
      <w:bookmarkStart w:id="139" w:name="_Toc95847786"/>
      <w:bookmarkStart w:id="140" w:name="_Toc103168259"/>
      <w:bookmarkStart w:id="141" w:name="_Toc105096046"/>
      <w:r w:rsidRPr="00C53D42">
        <w:rPr>
          <w:b/>
          <w:bCs/>
        </w:rPr>
        <w:lastRenderedPageBreak/>
        <w:t>Sơ đồ Xem thống kê doanh thu</w:t>
      </w:r>
      <w:bookmarkEnd w:id="139"/>
      <w:bookmarkEnd w:id="140"/>
      <w:bookmarkEnd w:id="141"/>
    </w:p>
    <w:p w14:paraId="3ACC6692" w14:textId="77777777" w:rsidR="0079028B" w:rsidRDefault="0079028B" w:rsidP="0079028B">
      <w:pPr>
        <w:keepNext/>
      </w:pPr>
      <w:r>
        <w:rPr>
          <w:noProof/>
        </w:rPr>
        <w:drawing>
          <wp:inline distT="0" distB="0" distL="0" distR="0" wp14:anchorId="4858BF80" wp14:editId="0FB75F0E">
            <wp:extent cx="5943600" cy="2364105"/>
            <wp:effectExtent l="0" t="0" r="0" b="0"/>
            <wp:docPr id="1978033541" name="Picture 19780335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03354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364105"/>
                    </a:xfrm>
                    <a:prstGeom prst="rect">
                      <a:avLst/>
                    </a:prstGeom>
                  </pic:spPr>
                </pic:pic>
              </a:graphicData>
            </a:graphic>
          </wp:inline>
        </w:drawing>
      </w:r>
    </w:p>
    <w:p w14:paraId="4E87D0D2" w14:textId="77777777" w:rsidR="0079028B" w:rsidRPr="007823DF" w:rsidRDefault="0079028B" w:rsidP="0079028B">
      <w:pPr>
        <w:pStyle w:val="Caption"/>
      </w:pPr>
      <w:bookmarkStart w:id="142" w:name="_Toc92830598"/>
      <w:bookmarkStart w:id="143" w:name="_Toc103547029"/>
      <w:r>
        <w:t xml:space="preserve">Hình </w:t>
      </w:r>
      <w:r>
        <w:fldChar w:fldCharType="begin"/>
      </w:r>
      <w:r>
        <w:instrText>SEQ Hình \* ARABIC</w:instrText>
      </w:r>
      <w:r>
        <w:fldChar w:fldCharType="separate"/>
      </w:r>
      <w:r>
        <w:rPr>
          <w:noProof/>
        </w:rPr>
        <w:t>25</w:t>
      </w:r>
      <w:r>
        <w:fldChar w:fldCharType="end"/>
      </w:r>
      <w:r>
        <w:t xml:space="preserve">. </w:t>
      </w:r>
      <w:r w:rsidRPr="0092398F">
        <w:t>Sơ đồ tuần tự Xem thống kê doanh thu</w:t>
      </w:r>
      <w:bookmarkEnd w:id="142"/>
      <w:bookmarkEnd w:id="143"/>
    </w:p>
    <w:p w14:paraId="4B62E3B4" w14:textId="77777777" w:rsidR="0079028B" w:rsidRDefault="0079028B" w:rsidP="0079028B">
      <w:pPr>
        <w:pStyle w:val="Heading4"/>
        <w:rPr>
          <w:del w:id="144" w:author="Phan Trung,Long" w:date="2022-05-15T15:45:00Z"/>
        </w:rPr>
      </w:pPr>
      <w:del w:id="145" w:author="Phan Trung,Long" w:date="2022-05-15T15:45:00Z">
        <w:r>
          <w:delText xml:space="preserve"> </w:delText>
        </w:r>
        <w:bookmarkStart w:id="146" w:name="_Toc95847787"/>
        <w:bookmarkStart w:id="147" w:name="_Toc103168260"/>
        <w:r>
          <w:delText>Sơ đồ Quản lý Menu</w:delText>
        </w:r>
        <w:bookmarkEnd w:id="146"/>
        <w:bookmarkEnd w:id="147"/>
      </w:del>
    </w:p>
    <w:p w14:paraId="2BC63AF2" w14:textId="77777777" w:rsidR="0079028B" w:rsidRDefault="0079028B" w:rsidP="0079028B">
      <w:pPr>
        <w:pStyle w:val="Heading5"/>
        <w:ind w:firstLine="720"/>
        <w:rPr>
          <w:del w:id="148" w:author="Phan Trung,Long" w:date="2022-05-15T15:45:00Z"/>
        </w:rPr>
      </w:pPr>
      <w:del w:id="149" w:author="Phan Trung,Long" w:date="2022-05-15T15:45:00Z">
        <w:r w:rsidRPr="00F6388D">
          <w:delText xml:space="preserve">Sơ đồ Xem </w:delText>
        </w:r>
        <w:r>
          <w:delText>Menu</w:delText>
        </w:r>
      </w:del>
    </w:p>
    <w:p w14:paraId="6ED0257C" w14:textId="77777777" w:rsidR="0079028B" w:rsidRDefault="0079028B" w:rsidP="0079028B">
      <w:pPr>
        <w:keepNext/>
      </w:pPr>
      <w:del w:id="150" w:author="Phan Trung,Long" w:date="2022-05-15T15:45:00Z">
        <w:r>
          <w:rPr>
            <w:noProof/>
          </w:rPr>
          <w:drawing>
            <wp:inline distT="0" distB="0" distL="0" distR="0" wp14:anchorId="08C64F7E" wp14:editId="3AE4391D">
              <wp:extent cx="5943600" cy="2474595"/>
              <wp:effectExtent l="0" t="0" r="0" b="1905"/>
              <wp:docPr id="1978033538" name="Picture 197803353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03353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474595"/>
                      </a:xfrm>
                      <a:prstGeom prst="rect">
                        <a:avLst/>
                      </a:prstGeom>
                    </pic:spPr>
                  </pic:pic>
                </a:graphicData>
              </a:graphic>
            </wp:inline>
          </w:drawing>
        </w:r>
      </w:del>
    </w:p>
    <w:p w14:paraId="423B0281" w14:textId="77777777" w:rsidR="0079028B" w:rsidRPr="007B304C" w:rsidRDefault="0079028B" w:rsidP="0079028B">
      <w:pPr>
        <w:pStyle w:val="Caption"/>
      </w:pPr>
      <w:bookmarkStart w:id="151" w:name="_Toc92830599"/>
      <w:bookmarkStart w:id="152" w:name="_Toc103547030"/>
      <w:r>
        <w:t xml:space="preserve">Hình </w:t>
      </w:r>
      <w:r>
        <w:fldChar w:fldCharType="begin"/>
      </w:r>
      <w:r>
        <w:instrText>SEQ Hình \* ARABIC</w:instrText>
      </w:r>
      <w:r>
        <w:fldChar w:fldCharType="separate"/>
      </w:r>
      <w:r>
        <w:rPr>
          <w:noProof/>
        </w:rPr>
        <w:t>26</w:t>
      </w:r>
      <w:r>
        <w:fldChar w:fldCharType="end"/>
      </w:r>
      <w:r>
        <w:t xml:space="preserve">. </w:t>
      </w:r>
      <w:r w:rsidRPr="00640729">
        <w:t>Sơ đồ</w:t>
      </w:r>
      <w:r>
        <w:t xml:space="preserve"> </w:t>
      </w:r>
      <w:r w:rsidRPr="00640729">
        <w:t>tuần tự Xem Menu</w:t>
      </w:r>
      <w:bookmarkEnd w:id="151"/>
      <w:bookmarkEnd w:id="152"/>
    </w:p>
    <w:p w14:paraId="6CDBDD76" w14:textId="77777777" w:rsidR="0079028B" w:rsidRDefault="0079028B" w:rsidP="0079028B">
      <w:pPr>
        <w:pStyle w:val="Heading5"/>
        <w:ind w:firstLine="720"/>
      </w:pPr>
      <w:commentRangeStart w:id="153"/>
      <w:r w:rsidRPr="009F66FC">
        <w:lastRenderedPageBreak/>
        <w:t xml:space="preserve">Sơ đồ Cập Nhật </w:t>
      </w:r>
      <w:r>
        <w:t>Sản Phẩm</w:t>
      </w:r>
      <w:commentRangeEnd w:id="153"/>
      <w:r>
        <w:rPr>
          <w:rStyle w:val="CommentReference"/>
        </w:rPr>
        <w:commentReference w:id="153"/>
      </w:r>
    </w:p>
    <w:p w14:paraId="49CBE676" w14:textId="77777777" w:rsidR="0079028B" w:rsidRDefault="0079028B" w:rsidP="0079028B">
      <w:pPr>
        <w:keepNext/>
      </w:pPr>
      <w:r>
        <w:rPr>
          <w:noProof/>
        </w:rPr>
        <w:drawing>
          <wp:inline distT="0" distB="0" distL="0" distR="0" wp14:anchorId="606FEB0B" wp14:editId="4098F936">
            <wp:extent cx="5943600" cy="4513580"/>
            <wp:effectExtent l="0" t="0" r="0" b="1270"/>
            <wp:docPr id="1978033542" name="Picture 197803354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033542"/>
                    <pic:cNvPicPr/>
                  </pic:nvPicPr>
                  <pic:blipFill>
                    <a:blip r:embed="rId51">
                      <a:extLst>
                        <a:ext uri="{28A0092B-C50C-407E-A947-70E740481C1C}">
                          <a14:useLocalDpi xmlns:a14="http://schemas.microsoft.com/office/drawing/2010/main" val="0"/>
                        </a:ext>
                      </a:extLst>
                    </a:blip>
                    <a:stretch>
                      <a:fillRect/>
                    </a:stretch>
                  </pic:blipFill>
                  <pic:spPr>
                    <a:xfrm>
                      <a:off x="0" y="0"/>
                      <a:ext cx="5943600" cy="4513580"/>
                    </a:xfrm>
                    <a:prstGeom prst="rect">
                      <a:avLst/>
                    </a:prstGeom>
                  </pic:spPr>
                </pic:pic>
              </a:graphicData>
            </a:graphic>
          </wp:inline>
        </w:drawing>
      </w:r>
    </w:p>
    <w:p w14:paraId="2E551A9B" w14:textId="77777777" w:rsidR="0079028B" w:rsidRPr="001A4B26" w:rsidRDefault="0079028B" w:rsidP="0079028B">
      <w:pPr>
        <w:pStyle w:val="Caption"/>
      </w:pPr>
      <w:bookmarkStart w:id="154" w:name="_Toc92830600"/>
      <w:bookmarkStart w:id="155" w:name="_Toc103547031"/>
      <w:r>
        <w:t xml:space="preserve">Hình </w:t>
      </w:r>
      <w:r>
        <w:fldChar w:fldCharType="begin"/>
      </w:r>
      <w:r>
        <w:instrText>SEQ Hình \* ARABIC</w:instrText>
      </w:r>
      <w:r>
        <w:fldChar w:fldCharType="separate"/>
      </w:r>
      <w:r>
        <w:rPr>
          <w:noProof/>
        </w:rPr>
        <w:t>27</w:t>
      </w:r>
      <w:r>
        <w:fldChar w:fldCharType="end"/>
      </w:r>
      <w:r>
        <w:t xml:space="preserve">. </w:t>
      </w:r>
      <w:r w:rsidRPr="0096341A">
        <w:t xml:space="preserve">Sơ đồ </w:t>
      </w:r>
      <w:r>
        <w:t xml:space="preserve">tuần tự </w:t>
      </w:r>
      <w:r w:rsidRPr="0096341A">
        <w:t>Cập Nhật Sản Phẩm</w:t>
      </w:r>
      <w:bookmarkEnd w:id="154"/>
      <w:bookmarkEnd w:id="155"/>
    </w:p>
    <w:p w14:paraId="11EA68B4" w14:textId="77777777" w:rsidR="0079028B" w:rsidRDefault="0079028B" w:rsidP="0079028B">
      <w:pPr>
        <w:pStyle w:val="Heading5"/>
        <w:ind w:firstLine="720"/>
      </w:pPr>
      <w:commentRangeStart w:id="156"/>
      <w:r>
        <w:lastRenderedPageBreak/>
        <w:t xml:space="preserve">Sơ đồ Thêm Sản Phẩm </w:t>
      </w:r>
      <w:commentRangeEnd w:id="156"/>
      <w:r>
        <w:rPr>
          <w:rStyle w:val="CommentReference"/>
        </w:rPr>
        <w:commentReference w:id="156"/>
      </w:r>
    </w:p>
    <w:p w14:paraId="68BF844D" w14:textId="77777777" w:rsidR="0079028B" w:rsidRDefault="0079028B" w:rsidP="0079028B">
      <w:pPr>
        <w:keepNext/>
      </w:pPr>
      <w:r>
        <w:rPr>
          <w:noProof/>
        </w:rPr>
        <w:drawing>
          <wp:inline distT="0" distB="0" distL="0" distR="0" wp14:anchorId="479D5BE4" wp14:editId="7ADB1A68">
            <wp:extent cx="5943600" cy="3533140"/>
            <wp:effectExtent l="0" t="0" r="0" b="0"/>
            <wp:docPr id="1978033543" name="Picture 197803354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033543"/>
                    <pic:cNvPicPr/>
                  </pic:nvPicPr>
                  <pic:blipFill>
                    <a:blip r:embed="rId52">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16435FAF" w14:textId="77777777" w:rsidR="0079028B" w:rsidRDefault="0079028B" w:rsidP="0079028B">
      <w:pPr>
        <w:pStyle w:val="Caption"/>
      </w:pPr>
      <w:bookmarkStart w:id="157" w:name="_Toc92830601"/>
      <w:bookmarkStart w:id="158" w:name="_Toc103547032"/>
      <w:r>
        <w:t xml:space="preserve">Hình </w:t>
      </w:r>
      <w:r>
        <w:fldChar w:fldCharType="begin"/>
      </w:r>
      <w:r>
        <w:instrText>SEQ Hình \* ARABIC</w:instrText>
      </w:r>
      <w:r>
        <w:fldChar w:fldCharType="separate"/>
      </w:r>
      <w:r>
        <w:rPr>
          <w:noProof/>
        </w:rPr>
        <w:t>28</w:t>
      </w:r>
      <w:r>
        <w:fldChar w:fldCharType="end"/>
      </w:r>
      <w:r>
        <w:t xml:space="preserve">. </w:t>
      </w:r>
      <w:r w:rsidRPr="00EF5F3C">
        <w:t>Sơ đồ</w:t>
      </w:r>
      <w:r>
        <w:t xml:space="preserve"> </w:t>
      </w:r>
      <w:r w:rsidRPr="00EF5F3C">
        <w:t>tuần tự Thêm Sản Phẩm</w:t>
      </w:r>
      <w:bookmarkEnd w:id="157"/>
      <w:bookmarkEnd w:id="158"/>
    </w:p>
    <w:p w14:paraId="31BA6AA8" w14:textId="77777777" w:rsidR="0079028B" w:rsidRDefault="0079028B" w:rsidP="0079028B">
      <w:pPr>
        <w:pStyle w:val="Heading5"/>
        <w:ind w:firstLine="720"/>
      </w:pPr>
      <w:commentRangeStart w:id="159"/>
      <w:commentRangeStart w:id="160"/>
      <w:r w:rsidRPr="009F66FC">
        <w:t xml:space="preserve">Sơ đồ Xóa </w:t>
      </w:r>
      <w:r>
        <w:t xml:space="preserve">Sản Phẩm </w:t>
      </w:r>
      <w:commentRangeEnd w:id="159"/>
      <w:r>
        <w:rPr>
          <w:rStyle w:val="CommentReference"/>
        </w:rPr>
        <w:commentReference w:id="159"/>
      </w:r>
      <w:commentRangeEnd w:id="160"/>
      <w:r>
        <w:rPr>
          <w:rStyle w:val="CommentReference"/>
        </w:rPr>
        <w:commentReference w:id="160"/>
      </w:r>
    </w:p>
    <w:p w14:paraId="579A7DB4" w14:textId="77777777" w:rsidR="0079028B" w:rsidRDefault="0079028B" w:rsidP="0079028B">
      <w:pPr>
        <w:keepNext/>
      </w:pPr>
      <w:r>
        <w:rPr>
          <w:noProof/>
        </w:rPr>
        <w:drawing>
          <wp:inline distT="0" distB="0" distL="0" distR="0" wp14:anchorId="42910D27" wp14:editId="51B2774B">
            <wp:extent cx="5943600" cy="3599815"/>
            <wp:effectExtent l="0" t="0" r="0" b="63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599815"/>
                    </a:xfrm>
                    <a:prstGeom prst="rect">
                      <a:avLst/>
                    </a:prstGeom>
                  </pic:spPr>
                </pic:pic>
              </a:graphicData>
            </a:graphic>
          </wp:inline>
        </w:drawing>
      </w:r>
    </w:p>
    <w:p w14:paraId="5CD557F4" w14:textId="77777777" w:rsidR="0079028B" w:rsidRDefault="0079028B" w:rsidP="0079028B">
      <w:pPr>
        <w:pStyle w:val="Caption"/>
      </w:pPr>
      <w:bookmarkStart w:id="161" w:name="_Toc92830602"/>
      <w:bookmarkStart w:id="162" w:name="_Toc103547033"/>
      <w:r>
        <w:t xml:space="preserve">Hình </w:t>
      </w:r>
      <w:r>
        <w:fldChar w:fldCharType="begin"/>
      </w:r>
      <w:r>
        <w:instrText>SEQ Hình \* ARABIC</w:instrText>
      </w:r>
      <w:r>
        <w:fldChar w:fldCharType="separate"/>
      </w:r>
      <w:r>
        <w:rPr>
          <w:noProof/>
        </w:rPr>
        <w:t>29</w:t>
      </w:r>
      <w:r>
        <w:fldChar w:fldCharType="end"/>
      </w:r>
      <w:r>
        <w:t xml:space="preserve">. </w:t>
      </w:r>
      <w:r w:rsidRPr="00922351">
        <w:t>Sơ đồ tuần tự Xóa Sản Phẩm</w:t>
      </w:r>
      <w:bookmarkEnd w:id="161"/>
      <w:bookmarkEnd w:id="162"/>
    </w:p>
    <w:p w14:paraId="7F9C0540" w14:textId="77777777" w:rsidR="0079028B" w:rsidRPr="00C53D42" w:rsidRDefault="0079028B" w:rsidP="0079028B">
      <w:pPr>
        <w:pStyle w:val="Heading3"/>
        <w:rPr>
          <w:b/>
          <w:bCs/>
        </w:rPr>
      </w:pPr>
      <w:bookmarkStart w:id="163" w:name="_Toc95847788"/>
      <w:bookmarkStart w:id="164" w:name="_Toc103168261"/>
      <w:bookmarkStart w:id="165" w:name="_Toc105096047"/>
      <w:r w:rsidRPr="00C53D42">
        <w:rPr>
          <w:b/>
          <w:bCs/>
        </w:rPr>
        <w:lastRenderedPageBreak/>
        <w:t>Quản Lý</w:t>
      </w:r>
      <w:bookmarkEnd w:id="163"/>
      <w:bookmarkEnd w:id="164"/>
      <w:bookmarkEnd w:id="165"/>
    </w:p>
    <w:p w14:paraId="1F8271BF" w14:textId="77777777" w:rsidR="0079028B" w:rsidRPr="00C53D42" w:rsidRDefault="0079028B" w:rsidP="0079028B">
      <w:pPr>
        <w:pStyle w:val="Heading4"/>
        <w:rPr>
          <w:b/>
          <w:bCs/>
        </w:rPr>
      </w:pPr>
      <w:bookmarkStart w:id="166" w:name="_Toc95847789"/>
      <w:bookmarkStart w:id="167" w:name="_Toc103168262"/>
      <w:bookmarkStart w:id="168" w:name="_Toc105096048"/>
      <w:r w:rsidRPr="00C53D42">
        <w:rPr>
          <w:b/>
          <w:bCs/>
        </w:rPr>
        <w:t>Sơ đồ Quản Lý Lịch Làm</w:t>
      </w:r>
      <w:bookmarkEnd w:id="166"/>
      <w:bookmarkEnd w:id="167"/>
      <w:bookmarkEnd w:id="168"/>
    </w:p>
    <w:p w14:paraId="6A526BD9" w14:textId="77777777" w:rsidR="0079028B" w:rsidRDefault="0079028B" w:rsidP="0079028B">
      <w:pPr>
        <w:pStyle w:val="Heading5"/>
        <w:ind w:firstLine="720"/>
      </w:pPr>
      <w:commentRangeStart w:id="169"/>
      <w:r>
        <w:t>Sơ đồ Xem Lịch Làm</w:t>
      </w:r>
      <w:commentRangeEnd w:id="169"/>
      <w:r>
        <w:rPr>
          <w:rStyle w:val="CommentReference"/>
        </w:rPr>
        <w:commentReference w:id="169"/>
      </w:r>
    </w:p>
    <w:p w14:paraId="77005E43" w14:textId="77777777" w:rsidR="0079028B" w:rsidRDefault="0079028B" w:rsidP="0079028B">
      <w:pPr>
        <w:keepNext/>
        <w:ind w:firstLine="204"/>
      </w:pPr>
      <w:r>
        <w:rPr>
          <w:noProof/>
        </w:rPr>
        <w:drawing>
          <wp:inline distT="0" distB="0" distL="0" distR="0" wp14:anchorId="46976830" wp14:editId="3984E183">
            <wp:extent cx="5943600" cy="265366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653665"/>
                    </a:xfrm>
                    <a:prstGeom prst="rect">
                      <a:avLst/>
                    </a:prstGeom>
                  </pic:spPr>
                </pic:pic>
              </a:graphicData>
            </a:graphic>
          </wp:inline>
        </w:drawing>
      </w:r>
    </w:p>
    <w:p w14:paraId="642D28E6" w14:textId="77777777" w:rsidR="0079028B" w:rsidRDefault="0079028B" w:rsidP="0079028B">
      <w:pPr>
        <w:pStyle w:val="Caption"/>
      </w:pPr>
      <w:bookmarkStart w:id="170" w:name="_Toc92830603"/>
      <w:bookmarkStart w:id="171" w:name="_Toc103547034"/>
      <w:r>
        <w:t xml:space="preserve">Hình </w:t>
      </w:r>
      <w:r>
        <w:fldChar w:fldCharType="begin"/>
      </w:r>
      <w:r>
        <w:instrText>SEQ Hình \* ARABIC</w:instrText>
      </w:r>
      <w:r>
        <w:fldChar w:fldCharType="separate"/>
      </w:r>
      <w:r>
        <w:rPr>
          <w:noProof/>
        </w:rPr>
        <w:t>30</w:t>
      </w:r>
      <w:r>
        <w:fldChar w:fldCharType="end"/>
      </w:r>
      <w:r>
        <w:t xml:space="preserve">. </w:t>
      </w:r>
      <w:r w:rsidRPr="00B971CA">
        <w:t>Sơ đồ tuần tự Xem Lịch Làm</w:t>
      </w:r>
      <w:bookmarkEnd w:id="170"/>
      <w:bookmarkEnd w:id="171"/>
    </w:p>
    <w:p w14:paraId="3386E36F" w14:textId="77777777" w:rsidR="0079028B" w:rsidRDefault="0079028B" w:rsidP="0079028B">
      <w:pPr>
        <w:pStyle w:val="Heading5"/>
        <w:ind w:firstLine="720"/>
      </w:pPr>
      <w:commentRangeStart w:id="172"/>
      <w:r>
        <w:t xml:space="preserve">Sơ đồ Thêm Lịch Làm </w:t>
      </w:r>
      <w:commentRangeEnd w:id="172"/>
      <w:r>
        <w:rPr>
          <w:rStyle w:val="CommentReference"/>
        </w:rPr>
        <w:commentReference w:id="172"/>
      </w:r>
    </w:p>
    <w:p w14:paraId="58CFF808" w14:textId="77777777" w:rsidR="0079028B" w:rsidRDefault="0079028B" w:rsidP="0079028B">
      <w:pPr>
        <w:keepNext/>
      </w:pPr>
      <w:r>
        <w:rPr>
          <w:noProof/>
        </w:rPr>
        <w:drawing>
          <wp:inline distT="0" distB="0" distL="0" distR="0" wp14:anchorId="39CC43E5" wp14:editId="6C5571D8">
            <wp:extent cx="5943600" cy="3434715"/>
            <wp:effectExtent l="0" t="0" r="0" b="0"/>
            <wp:docPr id="11"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3D6B3B86" w14:textId="77777777" w:rsidR="0079028B" w:rsidRPr="00742604" w:rsidRDefault="0079028B" w:rsidP="0079028B">
      <w:pPr>
        <w:pStyle w:val="Caption"/>
      </w:pPr>
      <w:bookmarkStart w:id="173" w:name="_Toc92830604"/>
      <w:bookmarkStart w:id="174" w:name="_Toc103547035"/>
      <w:r>
        <w:t xml:space="preserve">Hình </w:t>
      </w:r>
      <w:r>
        <w:fldChar w:fldCharType="begin"/>
      </w:r>
      <w:r>
        <w:instrText>SEQ Hình \* ARABIC</w:instrText>
      </w:r>
      <w:r>
        <w:fldChar w:fldCharType="separate"/>
      </w:r>
      <w:r>
        <w:rPr>
          <w:noProof/>
        </w:rPr>
        <w:t>31</w:t>
      </w:r>
      <w:r>
        <w:fldChar w:fldCharType="end"/>
      </w:r>
      <w:r>
        <w:t xml:space="preserve">. </w:t>
      </w:r>
      <w:r w:rsidRPr="0092019A">
        <w:t>Sơ đồ tuần tự Thêm Lịch Làm</w:t>
      </w:r>
      <w:bookmarkEnd w:id="173"/>
      <w:bookmarkEnd w:id="174"/>
    </w:p>
    <w:p w14:paraId="55D75DBE" w14:textId="77777777" w:rsidR="0079028B" w:rsidRDefault="0079028B" w:rsidP="0079028B">
      <w:pPr>
        <w:pStyle w:val="Heading5"/>
        <w:ind w:firstLine="720"/>
      </w:pPr>
      <w:commentRangeStart w:id="175"/>
      <w:r>
        <w:lastRenderedPageBreak/>
        <w:t xml:space="preserve">Sơ đồ Cập Nhật Lịch Làm </w:t>
      </w:r>
      <w:commentRangeEnd w:id="175"/>
      <w:r>
        <w:rPr>
          <w:rStyle w:val="CommentReference"/>
        </w:rPr>
        <w:commentReference w:id="175"/>
      </w:r>
    </w:p>
    <w:p w14:paraId="4234289A" w14:textId="77777777" w:rsidR="0079028B" w:rsidRDefault="0079028B" w:rsidP="0079028B">
      <w:pPr>
        <w:keepNext/>
        <w:ind w:firstLine="204"/>
      </w:pPr>
      <w:r>
        <w:rPr>
          <w:noProof/>
        </w:rPr>
        <w:drawing>
          <wp:inline distT="0" distB="0" distL="0" distR="0" wp14:anchorId="24FD5A84" wp14:editId="268634EC">
            <wp:extent cx="5943600" cy="3715385"/>
            <wp:effectExtent l="0" t="0" r="0" b="0"/>
            <wp:docPr id="21" name="Picture 2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6">
                      <a:extLst>
                        <a:ext uri="{28A0092B-C50C-407E-A947-70E740481C1C}">
                          <a14:useLocalDpi xmlns:a14="http://schemas.microsoft.com/office/drawing/2010/main" val="0"/>
                        </a:ext>
                      </a:extLst>
                    </a:blip>
                    <a:stretch>
                      <a:fillRect/>
                    </a:stretch>
                  </pic:blipFill>
                  <pic:spPr>
                    <a:xfrm>
                      <a:off x="0" y="0"/>
                      <a:ext cx="5943600" cy="3715385"/>
                    </a:xfrm>
                    <a:prstGeom prst="rect">
                      <a:avLst/>
                    </a:prstGeom>
                  </pic:spPr>
                </pic:pic>
              </a:graphicData>
            </a:graphic>
          </wp:inline>
        </w:drawing>
      </w:r>
    </w:p>
    <w:p w14:paraId="660668F8" w14:textId="77777777" w:rsidR="0079028B" w:rsidRDefault="0079028B" w:rsidP="0079028B">
      <w:pPr>
        <w:pStyle w:val="Caption"/>
      </w:pPr>
      <w:bookmarkStart w:id="176" w:name="_Toc92830605"/>
      <w:bookmarkStart w:id="177" w:name="_Toc103547036"/>
      <w:r>
        <w:t xml:space="preserve">Hình </w:t>
      </w:r>
      <w:r>
        <w:fldChar w:fldCharType="begin"/>
      </w:r>
      <w:r>
        <w:instrText>SEQ Hình \* ARABIC</w:instrText>
      </w:r>
      <w:r>
        <w:fldChar w:fldCharType="separate"/>
      </w:r>
      <w:r>
        <w:rPr>
          <w:noProof/>
        </w:rPr>
        <w:t>32</w:t>
      </w:r>
      <w:r>
        <w:fldChar w:fldCharType="end"/>
      </w:r>
      <w:r>
        <w:t xml:space="preserve">. </w:t>
      </w:r>
      <w:r w:rsidRPr="00864E14">
        <w:t>Sơ đồ tuần tự Cập Nhật Lịch Làm</w:t>
      </w:r>
      <w:bookmarkEnd w:id="176"/>
      <w:bookmarkEnd w:id="177"/>
    </w:p>
    <w:p w14:paraId="1EF5E7CF" w14:textId="77777777" w:rsidR="0079028B" w:rsidRDefault="0079028B" w:rsidP="00C53D42">
      <w:pPr>
        <w:pStyle w:val="Heading5"/>
      </w:pPr>
      <w:commentRangeStart w:id="178"/>
      <w:r>
        <w:lastRenderedPageBreak/>
        <w:t xml:space="preserve">Sơ đồ Xóa Lịch Làm </w:t>
      </w:r>
      <w:commentRangeEnd w:id="178"/>
      <w:r>
        <w:rPr>
          <w:rStyle w:val="CommentReference"/>
        </w:rPr>
        <w:commentReference w:id="178"/>
      </w:r>
    </w:p>
    <w:p w14:paraId="5ACAB163" w14:textId="77777777" w:rsidR="0079028B" w:rsidRDefault="0079028B" w:rsidP="0079028B">
      <w:pPr>
        <w:keepNext/>
        <w:ind w:firstLine="204"/>
      </w:pPr>
      <w:r>
        <w:rPr>
          <w:noProof/>
        </w:rPr>
        <w:drawing>
          <wp:inline distT="0" distB="0" distL="0" distR="0" wp14:anchorId="05A919B4" wp14:editId="434BCB4F">
            <wp:extent cx="5943600" cy="4250690"/>
            <wp:effectExtent l="0" t="0" r="0" b="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57">
                      <a:extLst>
                        <a:ext uri="{28A0092B-C50C-407E-A947-70E740481C1C}">
                          <a14:useLocalDpi xmlns:a14="http://schemas.microsoft.com/office/drawing/2010/main" val="0"/>
                        </a:ext>
                      </a:extLst>
                    </a:blip>
                    <a:stretch>
                      <a:fillRect/>
                    </a:stretch>
                  </pic:blipFill>
                  <pic:spPr>
                    <a:xfrm>
                      <a:off x="0" y="0"/>
                      <a:ext cx="5943600" cy="4250690"/>
                    </a:xfrm>
                    <a:prstGeom prst="rect">
                      <a:avLst/>
                    </a:prstGeom>
                  </pic:spPr>
                </pic:pic>
              </a:graphicData>
            </a:graphic>
          </wp:inline>
        </w:drawing>
      </w:r>
    </w:p>
    <w:p w14:paraId="2D03FDDB" w14:textId="77777777" w:rsidR="0079028B" w:rsidRDefault="0079028B" w:rsidP="0079028B">
      <w:pPr>
        <w:pStyle w:val="Caption"/>
      </w:pPr>
      <w:bookmarkStart w:id="179" w:name="_Toc92830606"/>
      <w:bookmarkStart w:id="180" w:name="_Toc103547037"/>
      <w:r>
        <w:t xml:space="preserve">Hình </w:t>
      </w:r>
      <w:r>
        <w:fldChar w:fldCharType="begin"/>
      </w:r>
      <w:r>
        <w:instrText>SEQ Hình \* ARABIC</w:instrText>
      </w:r>
      <w:r>
        <w:fldChar w:fldCharType="separate"/>
      </w:r>
      <w:r>
        <w:rPr>
          <w:noProof/>
        </w:rPr>
        <w:t>33</w:t>
      </w:r>
      <w:r>
        <w:fldChar w:fldCharType="end"/>
      </w:r>
      <w:r>
        <w:t xml:space="preserve">. </w:t>
      </w:r>
      <w:r w:rsidRPr="00B21AD3">
        <w:t>Sơ đồ tuần tự Xóa Lịch Làm</w:t>
      </w:r>
      <w:bookmarkEnd w:id="179"/>
      <w:bookmarkEnd w:id="180"/>
    </w:p>
    <w:p w14:paraId="0D2E7AB3" w14:textId="77777777" w:rsidR="0079028B" w:rsidRPr="00705A90" w:rsidRDefault="0079028B" w:rsidP="0079028B">
      <w:pPr>
        <w:pStyle w:val="Heading4"/>
        <w:rPr>
          <w:b/>
          <w:bCs/>
          <w:noProof/>
        </w:rPr>
      </w:pPr>
      <w:bookmarkStart w:id="181" w:name="_Toc95847790"/>
      <w:bookmarkStart w:id="182" w:name="_Toc103168263"/>
      <w:bookmarkStart w:id="183" w:name="_Toc105096049"/>
      <w:commentRangeStart w:id="184"/>
      <w:r w:rsidRPr="00705A90">
        <w:rPr>
          <w:b/>
          <w:bCs/>
        </w:rPr>
        <w:t xml:space="preserve">Sơ đồ Thống Kê Doanh Thu </w:t>
      </w:r>
      <w:commentRangeEnd w:id="184"/>
      <w:r w:rsidRPr="00705A90">
        <w:rPr>
          <w:rStyle w:val="CommentReference"/>
          <w:b/>
          <w:bCs/>
        </w:rPr>
        <w:commentReference w:id="184"/>
      </w:r>
      <w:bookmarkEnd w:id="181"/>
      <w:bookmarkEnd w:id="182"/>
      <w:bookmarkEnd w:id="183"/>
    </w:p>
    <w:p w14:paraId="4B25EB16" w14:textId="77777777" w:rsidR="0079028B" w:rsidRDefault="0079028B" w:rsidP="0079028B">
      <w:pPr>
        <w:keepNext/>
      </w:pPr>
      <w:r>
        <w:rPr>
          <w:noProof/>
        </w:rPr>
        <w:drawing>
          <wp:inline distT="0" distB="0" distL="0" distR="0" wp14:anchorId="4DC36306" wp14:editId="5BBAC867">
            <wp:extent cx="5943600" cy="2658745"/>
            <wp:effectExtent l="0" t="0" r="0" b="8255"/>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658745"/>
                    </a:xfrm>
                    <a:prstGeom prst="rect">
                      <a:avLst/>
                    </a:prstGeom>
                  </pic:spPr>
                </pic:pic>
              </a:graphicData>
            </a:graphic>
          </wp:inline>
        </w:drawing>
      </w:r>
    </w:p>
    <w:p w14:paraId="08B87E77" w14:textId="77777777" w:rsidR="0079028B" w:rsidRPr="005653D6" w:rsidRDefault="0079028B" w:rsidP="0079028B">
      <w:pPr>
        <w:pStyle w:val="Caption"/>
      </w:pPr>
      <w:bookmarkStart w:id="185" w:name="_Toc92830607"/>
      <w:bookmarkStart w:id="186" w:name="_Toc103547038"/>
      <w:r>
        <w:t xml:space="preserve">Hình </w:t>
      </w:r>
      <w:r>
        <w:fldChar w:fldCharType="begin"/>
      </w:r>
      <w:r>
        <w:instrText>SEQ Hình \* ARABIC</w:instrText>
      </w:r>
      <w:r>
        <w:fldChar w:fldCharType="separate"/>
      </w:r>
      <w:r>
        <w:rPr>
          <w:noProof/>
        </w:rPr>
        <w:t>34</w:t>
      </w:r>
      <w:r>
        <w:fldChar w:fldCharType="end"/>
      </w:r>
      <w:r>
        <w:t xml:space="preserve">. </w:t>
      </w:r>
      <w:r w:rsidRPr="002A02D1">
        <w:t>Sơ đồ tuần tự Thống Kê Doanh Thu</w:t>
      </w:r>
      <w:bookmarkEnd w:id="185"/>
      <w:bookmarkEnd w:id="186"/>
    </w:p>
    <w:p w14:paraId="28D85C0C" w14:textId="77777777" w:rsidR="0079028B" w:rsidRPr="006A1855" w:rsidRDefault="0079028B" w:rsidP="0079028B">
      <w:pPr>
        <w:pStyle w:val="Heading4"/>
        <w:rPr>
          <w:b/>
          <w:bCs/>
        </w:rPr>
      </w:pPr>
      <w:bookmarkStart w:id="187" w:name="_Toc95847791"/>
      <w:bookmarkStart w:id="188" w:name="_Toc103168264"/>
      <w:bookmarkStart w:id="189" w:name="_Toc105096050"/>
      <w:r w:rsidRPr="006A1855">
        <w:rPr>
          <w:b/>
          <w:bCs/>
        </w:rPr>
        <w:lastRenderedPageBreak/>
        <w:t>Sơ đồ Quản Lý Kho</w:t>
      </w:r>
      <w:bookmarkEnd w:id="187"/>
      <w:bookmarkEnd w:id="188"/>
      <w:bookmarkEnd w:id="189"/>
    </w:p>
    <w:p w14:paraId="0F4FF069" w14:textId="77777777" w:rsidR="0079028B" w:rsidRDefault="0079028B" w:rsidP="0079028B">
      <w:pPr>
        <w:pStyle w:val="Heading5"/>
        <w:ind w:firstLine="720"/>
      </w:pPr>
      <w:commentRangeStart w:id="190"/>
      <w:r>
        <w:t>Sơ đồ Xem Thông Tin Kho</w:t>
      </w:r>
      <w:commentRangeEnd w:id="190"/>
      <w:r>
        <w:rPr>
          <w:rStyle w:val="CommentReference"/>
        </w:rPr>
        <w:commentReference w:id="190"/>
      </w:r>
    </w:p>
    <w:p w14:paraId="08C69A87" w14:textId="77777777" w:rsidR="0079028B" w:rsidRDefault="0079028B" w:rsidP="0079028B">
      <w:pPr>
        <w:keepNext/>
        <w:ind w:firstLine="204"/>
      </w:pPr>
      <w:r>
        <w:rPr>
          <w:noProof/>
        </w:rPr>
        <w:drawing>
          <wp:inline distT="0" distB="0" distL="0" distR="0" wp14:anchorId="27A6EE7D" wp14:editId="4A17E76F">
            <wp:extent cx="5943600" cy="2953385"/>
            <wp:effectExtent l="0" t="0" r="0" b="0"/>
            <wp:docPr id="20" name="Picture 2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inline>
        </w:drawing>
      </w:r>
    </w:p>
    <w:p w14:paraId="4622F13A" w14:textId="77777777" w:rsidR="0079028B" w:rsidRDefault="0079028B" w:rsidP="0079028B">
      <w:pPr>
        <w:pStyle w:val="Caption"/>
      </w:pPr>
      <w:bookmarkStart w:id="191" w:name="_Toc92830608"/>
      <w:bookmarkStart w:id="192" w:name="_Toc103547039"/>
      <w:r>
        <w:t xml:space="preserve">Hình </w:t>
      </w:r>
      <w:r>
        <w:fldChar w:fldCharType="begin"/>
      </w:r>
      <w:r>
        <w:instrText>SEQ Hình \* ARABIC</w:instrText>
      </w:r>
      <w:r>
        <w:fldChar w:fldCharType="separate"/>
      </w:r>
      <w:r>
        <w:rPr>
          <w:noProof/>
        </w:rPr>
        <w:t>35</w:t>
      </w:r>
      <w:r>
        <w:fldChar w:fldCharType="end"/>
      </w:r>
      <w:r>
        <w:t xml:space="preserve">. </w:t>
      </w:r>
      <w:r w:rsidRPr="006E7416">
        <w:t>Sơ đồ tuần tự Xem Thông Tin Kho</w:t>
      </w:r>
      <w:bookmarkEnd w:id="191"/>
      <w:bookmarkEnd w:id="192"/>
    </w:p>
    <w:p w14:paraId="458D2326" w14:textId="77777777" w:rsidR="0079028B" w:rsidRPr="00FE208C" w:rsidRDefault="0079028B" w:rsidP="0079028B">
      <w:pPr>
        <w:pStyle w:val="Heading5"/>
        <w:ind w:firstLine="720"/>
      </w:pPr>
      <w:commentRangeStart w:id="193"/>
      <w:r>
        <w:t xml:space="preserve">Sơ đồ Thêm Vật Liệu </w:t>
      </w:r>
      <w:commentRangeEnd w:id="193"/>
      <w:r>
        <w:rPr>
          <w:rStyle w:val="CommentReference"/>
        </w:rPr>
        <w:commentReference w:id="193"/>
      </w:r>
    </w:p>
    <w:p w14:paraId="528A43EB" w14:textId="77777777" w:rsidR="0079028B" w:rsidRDefault="0079028B" w:rsidP="0079028B">
      <w:pPr>
        <w:keepNext/>
        <w:ind w:firstLine="204"/>
      </w:pPr>
      <w:r>
        <w:rPr>
          <w:noProof/>
        </w:rPr>
        <w:drawing>
          <wp:inline distT="0" distB="0" distL="0" distR="0" wp14:anchorId="121665BE" wp14:editId="0049EA64">
            <wp:extent cx="5943600" cy="3484245"/>
            <wp:effectExtent l="0" t="0" r="0" b="1905"/>
            <wp:docPr id="29" name="Picture 2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3484245"/>
                    </a:xfrm>
                    <a:prstGeom prst="rect">
                      <a:avLst/>
                    </a:prstGeom>
                  </pic:spPr>
                </pic:pic>
              </a:graphicData>
            </a:graphic>
          </wp:inline>
        </w:drawing>
      </w:r>
    </w:p>
    <w:p w14:paraId="1D5C636B" w14:textId="77777777" w:rsidR="0079028B" w:rsidRDefault="0079028B" w:rsidP="0079028B">
      <w:pPr>
        <w:pStyle w:val="Caption"/>
      </w:pPr>
      <w:bookmarkStart w:id="194" w:name="_Toc92830609"/>
      <w:bookmarkStart w:id="195" w:name="_Toc103547040"/>
      <w:r>
        <w:t xml:space="preserve">Hình </w:t>
      </w:r>
      <w:r>
        <w:fldChar w:fldCharType="begin"/>
      </w:r>
      <w:r>
        <w:instrText>SEQ Hình \* ARABIC</w:instrText>
      </w:r>
      <w:r>
        <w:fldChar w:fldCharType="separate"/>
      </w:r>
      <w:r>
        <w:rPr>
          <w:noProof/>
        </w:rPr>
        <w:t>36</w:t>
      </w:r>
      <w:r>
        <w:fldChar w:fldCharType="end"/>
      </w:r>
      <w:r>
        <w:t xml:space="preserve">. </w:t>
      </w:r>
      <w:r w:rsidRPr="00503690">
        <w:t>Sơ đồ tuần tự Thêm Vật Liệu</w:t>
      </w:r>
      <w:bookmarkEnd w:id="194"/>
      <w:bookmarkEnd w:id="195"/>
    </w:p>
    <w:p w14:paraId="7C5EB990" w14:textId="77777777" w:rsidR="0079028B" w:rsidRDefault="0079028B" w:rsidP="0079028B">
      <w:pPr>
        <w:pStyle w:val="Heading5"/>
        <w:ind w:firstLine="720"/>
      </w:pPr>
      <w:r>
        <w:lastRenderedPageBreak/>
        <w:t>Sơ đồ Cập Nhật Vật Liệu</w:t>
      </w:r>
    </w:p>
    <w:p w14:paraId="5901C445" w14:textId="77777777" w:rsidR="0079028B" w:rsidRDefault="0079028B" w:rsidP="0079028B">
      <w:pPr>
        <w:keepNext/>
        <w:ind w:firstLine="204"/>
      </w:pPr>
      <w:r>
        <w:rPr>
          <w:noProof/>
        </w:rPr>
        <w:drawing>
          <wp:inline distT="0" distB="0" distL="0" distR="0" wp14:anchorId="2EB1B2EE" wp14:editId="722A1B91">
            <wp:extent cx="5943600" cy="3376930"/>
            <wp:effectExtent l="0" t="0" r="0" b="0"/>
            <wp:docPr id="31" name="Picture 3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3376930"/>
                    </a:xfrm>
                    <a:prstGeom prst="rect">
                      <a:avLst/>
                    </a:prstGeom>
                  </pic:spPr>
                </pic:pic>
              </a:graphicData>
            </a:graphic>
          </wp:inline>
        </w:drawing>
      </w:r>
    </w:p>
    <w:p w14:paraId="33D367C1" w14:textId="77777777" w:rsidR="0079028B" w:rsidRDefault="0079028B" w:rsidP="0079028B">
      <w:pPr>
        <w:pStyle w:val="Caption"/>
      </w:pPr>
      <w:bookmarkStart w:id="196" w:name="_Toc92830610"/>
      <w:bookmarkStart w:id="197" w:name="_Toc103547041"/>
      <w:r>
        <w:t xml:space="preserve">Hình </w:t>
      </w:r>
      <w:r>
        <w:fldChar w:fldCharType="begin"/>
      </w:r>
      <w:r>
        <w:instrText>SEQ Hình \* ARABIC</w:instrText>
      </w:r>
      <w:r>
        <w:fldChar w:fldCharType="separate"/>
      </w:r>
      <w:r>
        <w:rPr>
          <w:noProof/>
        </w:rPr>
        <w:t>37</w:t>
      </w:r>
      <w:r>
        <w:fldChar w:fldCharType="end"/>
      </w:r>
      <w:r>
        <w:t xml:space="preserve">. </w:t>
      </w:r>
      <w:r w:rsidRPr="00680668">
        <w:t>Sơ đồ tuần tự Cập Nhật Vật Liệu</w:t>
      </w:r>
      <w:bookmarkEnd w:id="196"/>
      <w:bookmarkEnd w:id="197"/>
    </w:p>
    <w:p w14:paraId="5040250A" w14:textId="77777777" w:rsidR="0079028B" w:rsidRDefault="0079028B" w:rsidP="0079028B">
      <w:pPr>
        <w:pStyle w:val="Heading5"/>
        <w:ind w:firstLine="720"/>
      </w:pPr>
      <w:r>
        <w:lastRenderedPageBreak/>
        <w:t>Sơ đồ Xóa Vật Liệu</w:t>
      </w:r>
    </w:p>
    <w:p w14:paraId="47D9C6E0" w14:textId="77777777" w:rsidR="0079028B" w:rsidRDefault="0079028B" w:rsidP="0079028B">
      <w:pPr>
        <w:keepNext/>
        <w:ind w:firstLine="204"/>
      </w:pPr>
      <w:r>
        <w:rPr>
          <w:noProof/>
        </w:rPr>
        <w:drawing>
          <wp:inline distT="0" distB="0" distL="0" distR="0" wp14:anchorId="5470805C" wp14:editId="7AF93ED5">
            <wp:extent cx="5943600" cy="4104005"/>
            <wp:effectExtent l="0" t="0" r="0" b="0"/>
            <wp:docPr id="34" name="Picture 3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62">
                      <a:extLst>
                        <a:ext uri="{28A0092B-C50C-407E-A947-70E740481C1C}">
                          <a14:useLocalDpi xmlns:a14="http://schemas.microsoft.com/office/drawing/2010/main" val="0"/>
                        </a:ext>
                      </a:extLst>
                    </a:blip>
                    <a:stretch>
                      <a:fillRect/>
                    </a:stretch>
                  </pic:blipFill>
                  <pic:spPr>
                    <a:xfrm>
                      <a:off x="0" y="0"/>
                      <a:ext cx="5943600" cy="4104005"/>
                    </a:xfrm>
                    <a:prstGeom prst="rect">
                      <a:avLst/>
                    </a:prstGeom>
                  </pic:spPr>
                </pic:pic>
              </a:graphicData>
            </a:graphic>
          </wp:inline>
        </w:drawing>
      </w:r>
    </w:p>
    <w:p w14:paraId="08AF5BD7" w14:textId="77777777" w:rsidR="0079028B" w:rsidRDefault="0079028B" w:rsidP="0079028B">
      <w:pPr>
        <w:pStyle w:val="Caption"/>
      </w:pPr>
      <w:bookmarkStart w:id="198" w:name="_Toc92830611"/>
      <w:bookmarkStart w:id="199" w:name="_Toc103547042"/>
      <w:r>
        <w:t xml:space="preserve">Hình </w:t>
      </w:r>
      <w:r>
        <w:fldChar w:fldCharType="begin"/>
      </w:r>
      <w:r>
        <w:instrText>SEQ Hình \* ARABIC</w:instrText>
      </w:r>
      <w:r>
        <w:fldChar w:fldCharType="separate"/>
      </w:r>
      <w:r>
        <w:rPr>
          <w:noProof/>
        </w:rPr>
        <w:t>38</w:t>
      </w:r>
      <w:r>
        <w:fldChar w:fldCharType="end"/>
      </w:r>
      <w:r>
        <w:t xml:space="preserve">. </w:t>
      </w:r>
      <w:r w:rsidRPr="00AD746A">
        <w:t>Sơ đồ tuần tự Xóa Vật Liệu</w:t>
      </w:r>
      <w:bookmarkEnd w:id="198"/>
      <w:bookmarkEnd w:id="199"/>
    </w:p>
    <w:p w14:paraId="4A630020" w14:textId="77777777" w:rsidR="0079028B" w:rsidRPr="006A1855" w:rsidRDefault="0079028B" w:rsidP="0079028B">
      <w:pPr>
        <w:pStyle w:val="Heading4"/>
        <w:rPr>
          <w:b/>
          <w:bCs/>
        </w:rPr>
      </w:pPr>
      <w:bookmarkStart w:id="200" w:name="_Toc95847792"/>
      <w:bookmarkStart w:id="201" w:name="_Toc103168265"/>
      <w:bookmarkStart w:id="202" w:name="_Toc105096051"/>
      <w:r w:rsidRPr="006A1855">
        <w:rPr>
          <w:b/>
          <w:bCs/>
        </w:rPr>
        <w:lastRenderedPageBreak/>
        <w:t>Sơ đồ Cập Nhật Thông Tin Xuất Nhập Hàng</w:t>
      </w:r>
      <w:bookmarkEnd w:id="200"/>
      <w:bookmarkEnd w:id="201"/>
      <w:bookmarkEnd w:id="202"/>
    </w:p>
    <w:p w14:paraId="5308AE3B" w14:textId="77777777" w:rsidR="0079028B" w:rsidRDefault="0079028B" w:rsidP="0079028B">
      <w:pPr>
        <w:keepNext/>
        <w:ind w:firstLine="204"/>
      </w:pPr>
      <w:r>
        <w:rPr>
          <w:noProof/>
        </w:rPr>
        <w:drawing>
          <wp:inline distT="0" distB="0" distL="0" distR="0" wp14:anchorId="46EC636B" wp14:editId="75AEEB64">
            <wp:extent cx="5943600" cy="3887470"/>
            <wp:effectExtent l="0" t="0" r="0" b="0"/>
            <wp:docPr id="35" name="Picture 3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63">
                      <a:extLst>
                        <a:ext uri="{28A0092B-C50C-407E-A947-70E740481C1C}">
                          <a14:useLocalDpi xmlns:a14="http://schemas.microsoft.com/office/drawing/2010/main" val="0"/>
                        </a:ext>
                      </a:extLst>
                    </a:blip>
                    <a:stretch>
                      <a:fillRect/>
                    </a:stretch>
                  </pic:blipFill>
                  <pic:spPr>
                    <a:xfrm>
                      <a:off x="0" y="0"/>
                      <a:ext cx="5943600" cy="3887470"/>
                    </a:xfrm>
                    <a:prstGeom prst="rect">
                      <a:avLst/>
                    </a:prstGeom>
                  </pic:spPr>
                </pic:pic>
              </a:graphicData>
            </a:graphic>
          </wp:inline>
        </w:drawing>
      </w:r>
    </w:p>
    <w:p w14:paraId="0F10E8C6" w14:textId="77777777" w:rsidR="0079028B" w:rsidRPr="009F66FC" w:rsidRDefault="0079028B" w:rsidP="0079028B">
      <w:pPr>
        <w:pStyle w:val="Caption"/>
      </w:pPr>
      <w:bookmarkStart w:id="203" w:name="_Toc92830612"/>
      <w:bookmarkStart w:id="204" w:name="_Toc103547043"/>
      <w:r>
        <w:t xml:space="preserve">Hình </w:t>
      </w:r>
      <w:r>
        <w:fldChar w:fldCharType="begin"/>
      </w:r>
      <w:r>
        <w:instrText>SEQ Hình \* ARABIC</w:instrText>
      </w:r>
      <w:r>
        <w:fldChar w:fldCharType="separate"/>
      </w:r>
      <w:r>
        <w:rPr>
          <w:noProof/>
        </w:rPr>
        <w:t>39</w:t>
      </w:r>
      <w:r>
        <w:fldChar w:fldCharType="end"/>
      </w:r>
      <w:r>
        <w:t xml:space="preserve">. </w:t>
      </w:r>
      <w:r w:rsidRPr="00626C3A">
        <w:t>Sơ đồ tuần tự Cập Nhật Thông Tin Xuất Nhập Hàng</w:t>
      </w:r>
      <w:bookmarkEnd w:id="203"/>
      <w:bookmarkEnd w:id="204"/>
    </w:p>
    <w:p w14:paraId="16BEB785" w14:textId="77777777" w:rsidR="0079028B" w:rsidRPr="006A1855" w:rsidRDefault="0079028B" w:rsidP="0079028B">
      <w:pPr>
        <w:pStyle w:val="Heading3"/>
        <w:rPr>
          <w:b/>
          <w:bCs/>
        </w:rPr>
      </w:pPr>
      <w:bookmarkStart w:id="205" w:name="_Toc95847793"/>
      <w:bookmarkStart w:id="206" w:name="_Toc103168266"/>
      <w:bookmarkStart w:id="207" w:name="_Toc105096052"/>
      <w:r w:rsidRPr="006A1855">
        <w:rPr>
          <w:b/>
          <w:bCs/>
        </w:rPr>
        <w:lastRenderedPageBreak/>
        <w:t>Nhân Viên Thu Ngân</w:t>
      </w:r>
      <w:bookmarkEnd w:id="205"/>
      <w:bookmarkEnd w:id="206"/>
      <w:bookmarkEnd w:id="207"/>
    </w:p>
    <w:p w14:paraId="2D9316A6" w14:textId="77777777" w:rsidR="0079028B" w:rsidRPr="006A1855" w:rsidRDefault="0079028B" w:rsidP="0079028B">
      <w:pPr>
        <w:pStyle w:val="Heading4"/>
        <w:rPr>
          <w:b/>
          <w:bCs/>
        </w:rPr>
      </w:pPr>
      <w:bookmarkStart w:id="208" w:name="_Toc95847794"/>
      <w:bookmarkStart w:id="209" w:name="_Toc103168267"/>
      <w:bookmarkStart w:id="210" w:name="_Toc105096053"/>
      <w:r w:rsidRPr="006A1855">
        <w:rPr>
          <w:b/>
          <w:bCs/>
        </w:rPr>
        <w:t>Sơ đồ Tiếp nhận đơn hàng</w:t>
      </w:r>
      <w:bookmarkEnd w:id="208"/>
      <w:bookmarkEnd w:id="209"/>
      <w:bookmarkEnd w:id="210"/>
      <w:r w:rsidRPr="006A1855">
        <w:rPr>
          <w:b/>
          <w:bCs/>
        </w:rPr>
        <w:t xml:space="preserve"> </w:t>
      </w:r>
    </w:p>
    <w:p w14:paraId="7ED8B405" w14:textId="77777777" w:rsidR="0079028B" w:rsidRDefault="0079028B" w:rsidP="0079028B">
      <w:pPr>
        <w:keepNext/>
      </w:pPr>
      <w:r>
        <w:rPr>
          <w:noProof/>
        </w:rPr>
        <w:drawing>
          <wp:inline distT="0" distB="0" distL="0" distR="0" wp14:anchorId="52894E44" wp14:editId="788C791E">
            <wp:extent cx="5943600" cy="3168015"/>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3168015"/>
                    </a:xfrm>
                    <a:prstGeom prst="rect">
                      <a:avLst/>
                    </a:prstGeom>
                  </pic:spPr>
                </pic:pic>
              </a:graphicData>
            </a:graphic>
          </wp:inline>
        </w:drawing>
      </w:r>
    </w:p>
    <w:p w14:paraId="5A7F1C3A" w14:textId="77777777" w:rsidR="0079028B" w:rsidRPr="003263D6" w:rsidRDefault="0079028B" w:rsidP="0079028B">
      <w:pPr>
        <w:pStyle w:val="Caption"/>
      </w:pPr>
      <w:bookmarkStart w:id="211" w:name="_Toc92830613"/>
      <w:bookmarkStart w:id="212" w:name="_Toc103547044"/>
      <w:r>
        <w:t xml:space="preserve">Hình </w:t>
      </w:r>
      <w:r>
        <w:fldChar w:fldCharType="begin"/>
      </w:r>
      <w:r>
        <w:instrText>SEQ Hình \* ARABIC</w:instrText>
      </w:r>
      <w:r>
        <w:fldChar w:fldCharType="separate"/>
      </w:r>
      <w:r>
        <w:rPr>
          <w:noProof/>
        </w:rPr>
        <w:t>40</w:t>
      </w:r>
      <w:r>
        <w:fldChar w:fldCharType="end"/>
      </w:r>
      <w:r>
        <w:t xml:space="preserve">. </w:t>
      </w:r>
      <w:r w:rsidRPr="00C2691D">
        <w:t>Sơ đồ tuần tự Tiếp nhận đơn hàng</w:t>
      </w:r>
      <w:bookmarkEnd w:id="211"/>
      <w:bookmarkEnd w:id="212"/>
    </w:p>
    <w:p w14:paraId="596AB303" w14:textId="77777777" w:rsidR="0079028B" w:rsidRPr="006A1855" w:rsidRDefault="0079028B" w:rsidP="0079028B">
      <w:pPr>
        <w:pStyle w:val="Heading4"/>
        <w:rPr>
          <w:b/>
          <w:bCs/>
        </w:rPr>
      </w:pPr>
      <w:bookmarkStart w:id="213" w:name="_Toc95847795"/>
      <w:bookmarkStart w:id="214" w:name="_Toc103168268"/>
      <w:bookmarkStart w:id="215" w:name="_Toc105096054"/>
      <w:r w:rsidRPr="006A1855">
        <w:rPr>
          <w:b/>
          <w:bCs/>
        </w:rPr>
        <w:t>Sơ đồ Thống kê doanh thu trong ngày</w:t>
      </w:r>
      <w:bookmarkEnd w:id="213"/>
      <w:bookmarkEnd w:id="214"/>
      <w:bookmarkEnd w:id="215"/>
    </w:p>
    <w:p w14:paraId="6D62610A" w14:textId="77777777" w:rsidR="0079028B" w:rsidRDefault="0079028B" w:rsidP="0079028B">
      <w:pPr>
        <w:keepNext/>
      </w:pPr>
      <w:r>
        <w:rPr>
          <w:noProof/>
        </w:rPr>
        <w:drawing>
          <wp:inline distT="0" distB="0" distL="0" distR="0" wp14:anchorId="400F5BC0" wp14:editId="283FA54D">
            <wp:extent cx="5943600" cy="3284855"/>
            <wp:effectExtent l="0" t="0" r="0"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43600" cy="3284855"/>
                    </a:xfrm>
                    <a:prstGeom prst="rect">
                      <a:avLst/>
                    </a:prstGeom>
                  </pic:spPr>
                </pic:pic>
              </a:graphicData>
            </a:graphic>
          </wp:inline>
        </w:drawing>
      </w:r>
    </w:p>
    <w:p w14:paraId="7231AC7F" w14:textId="77777777" w:rsidR="0079028B" w:rsidRPr="00172B21" w:rsidRDefault="0079028B" w:rsidP="0079028B">
      <w:pPr>
        <w:pStyle w:val="Caption"/>
      </w:pPr>
      <w:bookmarkStart w:id="216" w:name="_Toc92830614"/>
      <w:bookmarkStart w:id="217" w:name="_Toc103547045"/>
      <w:r>
        <w:t xml:space="preserve">Hình </w:t>
      </w:r>
      <w:r>
        <w:fldChar w:fldCharType="begin"/>
      </w:r>
      <w:r>
        <w:instrText>SEQ Hình \* ARABIC</w:instrText>
      </w:r>
      <w:r>
        <w:fldChar w:fldCharType="separate"/>
      </w:r>
      <w:r>
        <w:rPr>
          <w:noProof/>
        </w:rPr>
        <w:t>41</w:t>
      </w:r>
      <w:r>
        <w:fldChar w:fldCharType="end"/>
      </w:r>
      <w:r>
        <w:t xml:space="preserve">. </w:t>
      </w:r>
      <w:r w:rsidRPr="00BA316F">
        <w:t>Sơ đồ tuần tự Thống kê doanh thu trong ngày</w:t>
      </w:r>
      <w:bookmarkEnd w:id="216"/>
      <w:bookmarkEnd w:id="217"/>
    </w:p>
    <w:p w14:paraId="76B38BAE" w14:textId="77777777" w:rsidR="0079028B" w:rsidRPr="006A1855" w:rsidRDefault="0079028B" w:rsidP="0079028B">
      <w:pPr>
        <w:pStyle w:val="Heading4"/>
        <w:rPr>
          <w:b/>
          <w:bCs/>
        </w:rPr>
      </w:pPr>
      <w:bookmarkStart w:id="218" w:name="_Toc95847796"/>
      <w:bookmarkStart w:id="219" w:name="_Toc103168269"/>
      <w:bookmarkStart w:id="220" w:name="_Toc105096055"/>
      <w:r w:rsidRPr="006A1855">
        <w:rPr>
          <w:b/>
          <w:bCs/>
        </w:rPr>
        <w:lastRenderedPageBreak/>
        <w:t>Sơ đồ Chỉnh Sửa Thu Chi Trong Ngày (extend)</w:t>
      </w:r>
      <w:bookmarkEnd w:id="218"/>
      <w:bookmarkEnd w:id="219"/>
      <w:bookmarkEnd w:id="220"/>
    </w:p>
    <w:p w14:paraId="610282AD" w14:textId="77777777" w:rsidR="0079028B" w:rsidRDefault="0079028B" w:rsidP="0079028B">
      <w:pPr>
        <w:keepNext/>
      </w:pPr>
      <w:r>
        <w:rPr>
          <w:noProof/>
        </w:rPr>
        <w:drawing>
          <wp:inline distT="0" distB="0" distL="0" distR="0" wp14:anchorId="2CB53891" wp14:editId="3F47D1FE">
            <wp:extent cx="5943600" cy="3867150"/>
            <wp:effectExtent l="0" t="0" r="0" b="0"/>
            <wp:docPr id="48" name="Picture 4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66">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14:paraId="385C196A" w14:textId="77777777" w:rsidR="0079028B" w:rsidRPr="005B656A" w:rsidRDefault="0079028B" w:rsidP="0079028B">
      <w:pPr>
        <w:pStyle w:val="Caption"/>
      </w:pPr>
      <w:bookmarkStart w:id="221" w:name="_Toc92830615"/>
      <w:bookmarkStart w:id="222" w:name="_Toc103547046"/>
      <w:r>
        <w:t xml:space="preserve">Hình </w:t>
      </w:r>
      <w:r>
        <w:fldChar w:fldCharType="begin"/>
      </w:r>
      <w:r>
        <w:instrText>SEQ Hình \* ARABIC</w:instrText>
      </w:r>
      <w:r>
        <w:fldChar w:fldCharType="separate"/>
      </w:r>
      <w:r>
        <w:rPr>
          <w:noProof/>
        </w:rPr>
        <w:t>42</w:t>
      </w:r>
      <w:r>
        <w:fldChar w:fldCharType="end"/>
      </w:r>
      <w:r>
        <w:t xml:space="preserve">. </w:t>
      </w:r>
      <w:r w:rsidRPr="00045C07">
        <w:t>Sơ đồ tuần tự Chỉnh Sửa Thu Chi Trong Ngày (extend)</w:t>
      </w:r>
      <w:bookmarkEnd w:id="221"/>
      <w:bookmarkEnd w:id="222"/>
    </w:p>
    <w:p w14:paraId="4047C6EF" w14:textId="77777777" w:rsidR="0079028B" w:rsidRPr="006A1855" w:rsidRDefault="0079028B" w:rsidP="0079028B">
      <w:pPr>
        <w:pStyle w:val="Heading3"/>
        <w:rPr>
          <w:b/>
          <w:bCs/>
        </w:rPr>
      </w:pPr>
      <w:bookmarkStart w:id="223" w:name="_Toc95847797"/>
      <w:bookmarkStart w:id="224" w:name="_Toc103168270"/>
      <w:bookmarkStart w:id="225" w:name="_Toc105096056"/>
      <w:r w:rsidRPr="006A1855">
        <w:rPr>
          <w:b/>
          <w:bCs/>
        </w:rPr>
        <w:t>Nhân Viên Pha Chế</w:t>
      </w:r>
      <w:bookmarkEnd w:id="223"/>
      <w:bookmarkEnd w:id="224"/>
      <w:bookmarkEnd w:id="225"/>
    </w:p>
    <w:p w14:paraId="1CA786FC" w14:textId="77777777" w:rsidR="0079028B" w:rsidRPr="006A1855" w:rsidRDefault="0079028B" w:rsidP="006A1855">
      <w:pPr>
        <w:pStyle w:val="Heading4"/>
      </w:pPr>
      <w:bookmarkStart w:id="226" w:name="_Toc105096057"/>
      <w:r w:rsidRPr="006A1855">
        <w:t>Sơ đồ Kiểm Soát Lượng Tồn Hàng Tại Quày</w:t>
      </w:r>
      <w:bookmarkEnd w:id="226"/>
    </w:p>
    <w:p w14:paraId="61F221F3" w14:textId="77777777" w:rsidR="0079028B" w:rsidRDefault="0079028B" w:rsidP="0079028B">
      <w:pPr>
        <w:keepNext/>
      </w:pPr>
      <w:r>
        <w:rPr>
          <w:noProof/>
        </w:rPr>
        <w:drawing>
          <wp:inline distT="0" distB="0" distL="0" distR="0" wp14:anchorId="414FC368" wp14:editId="2C084739">
            <wp:extent cx="5943600" cy="2991485"/>
            <wp:effectExtent l="0" t="0" r="0" b="0"/>
            <wp:docPr id="52" name="Picture 5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inline>
        </w:drawing>
      </w:r>
    </w:p>
    <w:p w14:paraId="20AEF88A" w14:textId="210D4E28" w:rsidR="002E0AD4" w:rsidRPr="002E0AD4" w:rsidRDefault="0079028B" w:rsidP="0079028B">
      <w:bookmarkStart w:id="227" w:name="_Toc92830616"/>
      <w:bookmarkStart w:id="228" w:name="_Toc103547047"/>
      <w:r>
        <w:t xml:space="preserve">Hình </w:t>
      </w:r>
      <w:r>
        <w:fldChar w:fldCharType="begin"/>
      </w:r>
      <w:r>
        <w:instrText>SEQ Hình \* ARABIC</w:instrText>
      </w:r>
      <w:r>
        <w:fldChar w:fldCharType="separate"/>
      </w:r>
      <w:r>
        <w:rPr>
          <w:noProof/>
        </w:rPr>
        <w:t>43</w:t>
      </w:r>
      <w:r>
        <w:fldChar w:fldCharType="end"/>
      </w:r>
      <w:r>
        <w:t xml:space="preserve">. </w:t>
      </w:r>
      <w:r w:rsidRPr="007B206C">
        <w:t>Sơ đồ tuần tự Kiểm Soát Lượng Tồn Hàng Tại Quày</w:t>
      </w:r>
      <w:bookmarkEnd w:id="227"/>
      <w:bookmarkEnd w:id="228"/>
    </w:p>
    <w:p w14:paraId="117BD5C7" w14:textId="29BCBA71" w:rsidR="00100399" w:rsidRPr="00100399" w:rsidRDefault="00A66D07" w:rsidP="00100399">
      <w:pPr>
        <w:pStyle w:val="Heading2"/>
        <w:ind w:hanging="450"/>
        <w:rPr>
          <w:b/>
          <w:bCs/>
          <w:color w:val="506CF7"/>
          <w:sz w:val="28"/>
          <w:szCs w:val="28"/>
        </w:rPr>
      </w:pPr>
      <w:bookmarkStart w:id="229" w:name="_Toc95847798"/>
      <w:bookmarkStart w:id="230" w:name="_Toc105096058"/>
      <w:r w:rsidRPr="00A66D07">
        <w:rPr>
          <w:b/>
          <w:bCs/>
          <w:color w:val="506CF7"/>
          <w:sz w:val="28"/>
          <w:szCs w:val="28"/>
        </w:rPr>
        <w:lastRenderedPageBreak/>
        <w:t xml:space="preserve">Sơ đồ </w:t>
      </w:r>
      <w:r w:rsidR="00100399" w:rsidRPr="00100399">
        <w:rPr>
          <w:b/>
          <w:bCs/>
          <w:color w:val="506CF7"/>
          <w:sz w:val="28"/>
          <w:szCs w:val="28"/>
        </w:rPr>
        <w:t xml:space="preserve">Cơ </w:t>
      </w:r>
      <w:r w:rsidRPr="00A66D07">
        <w:rPr>
          <w:b/>
          <w:bCs/>
          <w:color w:val="506CF7"/>
          <w:sz w:val="28"/>
          <w:szCs w:val="28"/>
        </w:rPr>
        <w:t>sở</w:t>
      </w:r>
      <w:r w:rsidR="00100399" w:rsidRPr="00100399">
        <w:rPr>
          <w:b/>
          <w:bCs/>
          <w:color w:val="506CF7"/>
          <w:sz w:val="28"/>
          <w:szCs w:val="28"/>
        </w:rPr>
        <w:t xml:space="preserve"> </w:t>
      </w:r>
      <w:r w:rsidRPr="00A66D07">
        <w:rPr>
          <w:b/>
          <w:bCs/>
          <w:color w:val="506CF7"/>
          <w:sz w:val="28"/>
          <w:szCs w:val="28"/>
        </w:rPr>
        <w:t>d</w:t>
      </w:r>
      <w:r w:rsidR="00100399" w:rsidRPr="00100399">
        <w:rPr>
          <w:b/>
          <w:bCs/>
          <w:color w:val="506CF7"/>
          <w:sz w:val="28"/>
          <w:szCs w:val="28"/>
        </w:rPr>
        <w:t xml:space="preserve">ữ </w:t>
      </w:r>
      <w:r w:rsidRPr="00A66D07">
        <w:rPr>
          <w:b/>
          <w:bCs/>
          <w:color w:val="506CF7"/>
          <w:sz w:val="28"/>
          <w:szCs w:val="28"/>
        </w:rPr>
        <w:t>l</w:t>
      </w:r>
      <w:r w:rsidR="00100399" w:rsidRPr="00100399">
        <w:rPr>
          <w:b/>
          <w:bCs/>
          <w:color w:val="506CF7"/>
          <w:sz w:val="28"/>
          <w:szCs w:val="28"/>
        </w:rPr>
        <w:t>iệu</w:t>
      </w:r>
      <w:bookmarkEnd w:id="229"/>
      <w:bookmarkEnd w:id="230"/>
    </w:p>
    <w:p w14:paraId="56C4EAF7" w14:textId="60CA4261" w:rsidR="00100399" w:rsidRPr="004A65BB" w:rsidRDefault="00100399" w:rsidP="004A65BB">
      <w:pPr>
        <w:pStyle w:val="Heading3"/>
        <w:ind w:left="1080" w:hanging="360"/>
        <w:rPr>
          <w:b/>
          <w:bCs/>
          <w:color w:val="9B644F"/>
          <w:sz w:val="26"/>
          <w:szCs w:val="26"/>
        </w:rPr>
      </w:pPr>
      <w:bookmarkStart w:id="231" w:name="_Toc95847799"/>
      <w:bookmarkStart w:id="232" w:name="_Toc105096059"/>
      <w:r w:rsidRPr="004A65BB">
        <w:rPr>
          <w:b/>
          <w:bCs/>
          <w:color w:val="9B644F"/>
          <w:sz w:val="26"/>
          <w:szCs w:val="26"/>
        </w:rPr>
        <w:t>Thực thể và bảng</w:t>
      </w:r>
      <w:bookmarkEnd w:id="231"/>
      <w:bookmarkEnd w:id="232"/>
      <w:r w:rsidRPr="004A65BB">
        <w:rPr>
          <w:b/>
          <w:bCs/>
          <w:color w:val="9B644F"/>
          <w:sz w:val="26"/>
          <w:szCs w:val="26"/>
        </w:rPr>
        <w:t xml:space="preserve"> </w:t>
      </w:r>
    </w:p>
    <w:p w14:paraId="5B76DDFF" w14:textId="77777777" w:rsidR="00100399" w:rsidRPr="000E1C19" w:rsidRDefault="00100399" w:rsidP="00100399">
      <w:pPr>
        <w:pStyle w:val="ListParagraph"/>
        <w:numPr>
          <w:ilvl w:val="0"/>
          <w:numId w:val="14"/>
        </w:numPr>
        <w:spacing w:line="257" w:lineRule="auto"/>
        <w:rPr>
          <w:sz w:val="24"/>
          <w:szCs w:val="24"/>
        </w:rPr>
      </w:pPr>
      <w:r>
        <w:rPr>
          <w:rFonts w:ascii="Calibri" w:eastAsia="Calibri" w:hAnsi="Calibri" w:cs="Calibri"/>
          <w:sz w:val="24"/>
          <w:szCs w:val="24"/>
        </w:rPr>
        <w:t>TaiKhoan</w:t>
      </w:r>
    </w:p>
    <w:p w14:paraId="7A2F586C" w14:textId="77777777" w:rsidR="00100399" w:rsidRDefault="00100399" w:rsidP="00100399">
      <w:pPr>
        <w:pStyle w:val="ListParagraph"/>
        <w:numPr>
          <w:ilvl w:val="0"/>
          <w:numId w:val="14"/>
        </w:numPr>
        <w:spacing w:line="257" w:lineRule="auto"/>
        <w:rPr>
          <w:sz w:val="24"/>
          <w:szCs w:val="24"/>
        </w:rPr>
      </w:pPr>
      <w:r w:rsidRPr="618D8AEB">
        <w:rPr>
          <w:rFonts w:ascii="Calibri" w:eastAsia="Calibri" w:hAnsi="Calibri" w:cs="Calibri"/>
          <w:sz w:val="24"/>
          <w:szCs w:val="24"/>
        </w:rPr>
        <w:t>NhanVien</w:t>
      </w:r>
    </w:p>
    <w:p w14:paraId="056030CE" w14:textId="77777777" w:rsidR="00100399" w:rsidRDefault="00100399" w:rsidP="00100399">
      <w:pPr>
        <w:pStyle w:val="ListParagraph"/>
        <w:numPr>
          <w:ilvl w:val="0"/>
          <w:numId w:val="14"/>
        </w:numPr>
        <w:spacing w:line="257" w:lineRule="auto"/>
        <w:rPr>
          <w:del w:id="233" w:author="Phan Trung,Long" w:date="2022-05-15T15:46:00Z"/>
          <w:sz w:val="24"/>
          <w:szCs w:val="24"/>
        </w:rPr>
      </w:pPr>
      <w:del w:id="234" w:author="Phan Trung,Long" w:date="2022-05-15T15:46:00Z">
        <w:r w:rsidRPr="618D8AEB">
          <w:rPr>
            <w:rFonts w:ascii="Calibri" w:eastAsia="Calibri" w:hAnsi="Calibri" w:cs="Calibri"/>
            <w:sz w:val="24"/>
            <w:szCs w:val="24"/>
          </w:rPr>
          <w:delText>Menu</w:delText>
        </w:r>
      </w:del>
    </w:p>
    <w:p w14:paraId="563D1531" w14:textId="77777777" w:rsidR="00100399" w:rsidRDefault="00100399" w:rsidP="00100399">
      <w:pPr>
        <w:pStyle w:val="ListParagraph"/>
        <w:numPr>
          <w:ilvl w:val="0"/>
          <w:numId w:val="14"/>
        </w:numPr>
        <w:spacing w:line="257" w:lineRule="auto"/>
        <w:rPr>
          <w:sz w:val="24"/>
          <w:szCs w:val="24"/>
        </w:rPr>
      </w:pPr>
      <w:r w:rsidRPr="618D8AEB">
        <w:rPr>
          <w:rFonts w:ascii="Calibri" w:eastAsia="Calibri" w:hAnsi="Calibri" w:cs="Calibri"/>
          <w:sz w:val="24"/>
          <w:szCs w:val="24"/>
        </w:rPr>
        <w:t>SanPham</w:t>
      </w:r>
    </w:p>
    <w:p w14:paraId="0062E826" w14:textId="77777777" w:rsidR="00100399" w:rsidRDefault="00100399" w:rsidP="00100399">
      <w:pPr>
        <w:pStyle w:val="ListParagraph"/>
        <w:numPr>
          <w:ilvl w:val="0"/>
          <w:numId w:val="14"/>
        </w:numPr>
        <w:spacing w:line="257" w:lineRule="auto"/>
        <w:rPr>
          <w:sz w:val="24"/>
          <w:szCs w:val="24"/>
        </w:rPr>
      </w:pPr>
      <w:r w:rsidRPr="618D8AEB">
        <w:rPr>
          <w:rFonts w:ascii="Calibri" w:eastAsia="Calibri" w:hAnsi="Calibri" w:cs="Calibri"/>
          <w:sz w:val="24"/>
          <w:szCs w:val="24"/>
        </w:rPr>
        <w:t>KhoHang</w:t>
      </w:r>
    </w:p>
    <w:p w14:paraId="6D70AA22" w14:textId="77777777" w:rsidR="00100399" w:rsidRDefault="00100399" w:rsidP="00100399">
      <w:pPr>
        <w:pStyle w:val="ListParagraph"/>
        <w:numPr>
          <w:ilvl w:val="0"/>
          <w:numId w:val="14"/>
        </w:numPr>
        <w:spacing w:line="257" w:lineRule="auto"/>
        <w:rPr>
          <w:sz w:val="24"/>
          <w:szCs w:val="24"/>
        </w:rPr>
      </w:pPr>
      <w:r w:rsidRPr="618D8AEB">
        <w:rPr>
          <w:rFonts w:ascii="Calibri" w:eastAsia="Calibri" w:hAnsi="Calibri" w:cs="Calibri"/>
          <w:sz w:val="24"/>
          <w:szCs w:val="24"/>
        </w:rPr>
        <w:t>VatLieu</w:t>
      </w:r>
    </w:p>
    <w:p w14:paraId="163BBA44" w14:textId="77777777" w:rsidR="00100399" w:rsidRPr="0014159E" w:rsidRDefault="00100399" w:rsidP="00100399">
      <w:pPr>
        <w:pStyle w:val="ListParagraph"/>
        <w:numPr>
          <w:ilvl w:val="0"/>
          <w:numId w:val="14"/>
        </w:numPr>
        <w:spacing w:line="257" w:lineRule="auto"/>
        <w:rPr>
          <w:sz w:val="24"/>
          <w:szCs w:val="24"/>
        </w:rPr>
      </w:pPr>
      <w:r w:rsidRPr="618D8AEB">
        <w:rPr>
          <w:rFonts w:ascii="Calibri" w:eastAsia="Calibri" w:hAnsi="Calibri" w:cs="Calibri"/>
          <w:sz w:val="24"/>
          <w:szCs w:val="24"/>
        </w:rPr>
        <w:t>LichLam</w:t>
      </w:r>
    </w:p>
    <w:p w14:paraId="0C657163" w14:textId="77777777" w:rsidR="00100399" w:rsidRDefault="00100399" w:rsidP="00100399">
      <w:pPr>
        <w:pStyle w:val="ListParagraph"/>
        <w:numPr>
          <w:ilvl w:val="0"/>
          <w:numId w:val="14"/>
        </w:numPr>
        <w:spacing w:line="257" w:lineRule="auto"/>
        <w:rPr>
          <w:sz w:val="24"/>
          <w:szCs w:val="24"/>
        </w:rPr>
      </w:pPr>
      <w:r>
        <w:rPr>
          <w:rFonts w:ascii="Calibri" w:eastAsia="Calibri" w:hAnsi="Calibri" w:cs="Calibri"/>
          <w:sz w:val="24"/>
          <w:szCs w:val="24"/>
        </w:rPr>
        <w:t>HoaDon</w:t>
      </w:r>
    </w:p>
    <w:p w14:paraId="2ABB9CA9" w14:textId="77777777" w:rsidR="00100399" w:rsidRPr="004A65BB" w:rsidRDefault="00100399" w:rsidP="004A65BB">
      <w:pPr>
        <w:pStyle w:val="Heading3"/>
        <w:ind w:left="1080" w:hanging="360"/>
        <w:rPr>
          <w:b/>
          <w:bCs/>
          <w:color w:val="9B644F"/>
          <w:sz w:val="26"/>
          <w:szCs w:val="26"/>
        </w:rPr>
      </w:pPr>
      <w:bookmarkStart w:id="235" w:name="_Toc95847800"/>
      <w:bookmarkStart w:id="236" w:name="_Toc105096060"/>
      <w:r w:rsidRPr="004A65BB">
        <w:rPr>
          <w:b/>
          <w:bCs/>
          <w:color w:val="9B644F"/>
          <w:sz w:val="26"/>
          <w:szCs w:val="26"/>
        </w:rPr>
        <w:t>5.2. Thuộc Tính</w:t>
      </w:r>
      <w:bookmarkEnd w:id="235"/>
      <w:bookmarkEnd w:id="236"/>
    </w:p>
    <w:p w14:paraId="7A75D3FC" w14:textId="77777777" w:rsidR="00100399" w:rsidRDefault="00100399" w:rsidP="00100399">
      <w:pPr>
        <w:spacing w:line="257" w:lineRule="auto"/>
        <w:ind w:firstLine="720"/>
        <w:rPr>
          <w:rFonts w:ascii="Calibri" w:eastAsia="Calibri" w:hAnsi="Calibri" w:cs="Calibri"/>
          <w:b/>
          <w:bCs/>
          <w:sz w:val="24"/>
          <w:szCs w:val="24"/>
        </w:rPr>
      </w:pPr>
      <w:r>
        <w:rPr>
          <w:rFonts w:ascii="Calibri" w:eastAsia="Calibri" w:hAnsi="Calibri" w:cs="Calibri"/>
          <w:b/>
          <w:bCs/>
          <w:sz w:val="24"/>
          <w:szCs w:val="24"/>
        </w:rPr>
        <w:t>TaiKhoan</w:t>
      </w:r>
    </w:p>
    <w:p w14:paraId="15526D86" w14:textId="091E9C3B" w:rsidR="00100399" w:rsidRDefault="00100399" w:rsidP="00100399">
      <w:pPr>
        <w:pStyle w:val="ListParagraph"/>
        <w:numPr>
          <w:ilvl w:val="1"/>
          <w:numId w:val="12"/>
        </w:numPr>
        <w:spacing w:line="257" w:lineRule="auto"/>
        <w:rPr>
          <w:sz w:val="24"/>
          <w:szCs w:val="24"/>
        </w:rPr>
      </w:pPr>
      <w:r w:rsidRPr="7372A3B6">
        <w:rPr>
          <w:rFonts w:ascii="Calibri" w:eastAsia="Calibri" w:hAnsi="Calibri" w:cs="Calibri"/>
          <w:sz w:val="24"/>
          <w:szCs w:val="24"/>
        </w:rPr>
        <w:t xml:space="preserve">TenTaiKhoan: </w:t>
      </w:r>
      <w:r>
        <w:rPr>
          <w:rFonts w:ascii="Calibri" w:eastAsia="Calibri" w:hAnsi="Calibri" w:cs="Calibri"/>
          <w:sz w:val="24"/>
          <w:szCs w:val="24"/>
        </w:rPr>
        <w:t>VARCHAR(</w:t>
      </w:r>
      <w:r w:rsidR="00AA7366">
        <w:rPr>
          <w:rFonts w:ascii="Calibri" w:eastAsia="Calibri" w:hAnsi="Calibri" w:cs="Calibri"/>
          <w:sz w:val="24"/>
          <w:szCs w:val="24"/>
          <w:lang w:val="en-US"/>
        </w:rPr>
        <w:t>1</w:t>
      </w:r>
      <w:r>
        <w:rPr>
          <w:rFonts w:ascii="Calibri" w:eastAsia="Calibri" w:hAnsi="Calibri" w:cs="Calibri"/>
          <w:sz w:val="24"/>
          <w:szCs w:val="24"/>
        </w:rPr>
        <w:t>0)</w:t>
      </w:r>
    </w:p>
    <w:p w14:paraId="164074A4" w14:textId="2C4AA664" w:rsidR="00100399" w:rsidRPr="0079685C" w:rsidRDefault="00100399" w:rsidP="00100399">
      <w:pPr>
        <w:pStyle w:val="ListParagraph"/>
        <w:numPr>
          <w:ilvl w:val="1"/>
          <w:numId w:val="12"/>
        </w:numPr>
        <w:rPr>
          <w:sz w:val="24"/>
          <w:szCs w:val="24"/>
        </w:rPr>
      </w:pPr>
      <w:r w:rsidRPr="7372A3B6">
        <w:rPr>
          <w:rFonts w:ascii="Calibri" w:eastAsia="Calibri" w:hAnsi="Calibri" w:cs="Calibri"/>
          <w:sz w:val="24"/>
          <w:szCs w:val="24"/>
        </w:rPr>
        <w:t xml:space="preserve">MatKhau: </w:t>
      </w:r>
      <w:r>
        <w:rPr>
          <w:rFonts w:ascii="Calibri" w:eastAsia="Calibri" w:hAnsi="Calibri" w:cs="Calibri"/>
          <w:sz w:val="24"/>
          <w:szCs w:val="24"/>
        </w:rPr>
        <w:t>VARCHAR(</w:t>
      </w:r>
      <w:r w:rsidR="0079685C">
        <w:rPr>
          <w:rFonts w:ascii="Calibri" w:eastAsia="Calibri" w:hAnsi="Calibri" w:cs="Calibri"/>
          <w:sz w:val="24"/>
          <w:szCs w:val="24"/>
          <w:lang w:val="en-US"/>
        </w:rPr>
        <w:t>1</w:t>
      </w:r>
      <w:r>
        <w:rPr>
          <w:rFonts w:ascii="Calibri" w:eastAsia="Calibri" w:hAnsi="Calibri" w:cs="Calibri"/>
          <w:sz w:val="24"/>
          <w:szCs w:val="24"/>
        </w:rPr>
        <w:t>0)</w:t>
      </w:r>
    </w:p>
    <w:p w14:paraId="4E2210B7" w14:textId="3FE7F449" w:rsidR="0079685C" w:rsidRPr="0079685C" w:rsidRDefault="0079685C" w:rsidP="00100399">
      <w:pPr>
        <w:pStyle w:val="ListParagraph"/>
        <w:numPr>
          <w:ilvl w:val="1"/>
          <w:numId w:val="12"/>
        </w:numPr>
        <w:rPr>
          <w:sz w:val="24"/>
          <w:szCs w:val="24"/>
        </w:rPr>
      </w:pPr>
      <w:r>
        <w:rPr>
          <w:rFonts w:ascii="Calibri" w:eastAsia="Calibri" w:hAnsi="Calibri" w:cs="Calibri"/>
          <w:sz w:val="24"/>
          <w:szCs w:val="24"/>
          <w:lang w:val="en-US"/>
        </w:rPr>
        <w:t>UIMode: int</w:t>
      </w:r>
    </w:p>
    <w:p w14:paraId="4E933689" w14:textId="4302F12F" w:rsidR="0079685C" w:rsidRPr="00A20D10" w:rsidRDefault="001B7262" w:rsidP="0079685C">
      <w:pPr>
        <w:pStyle w:val="ListParagraph"/>
        <w:numPr>
          <w:ilvl w:val="2"/>
          <w:numId w:val="12"/>
        </w:numPr>
        <w:rPr>
          <w:sz w:val="24"/>
          <w:szCs w:val="24"/>
        </w:rPr>
      </w:pPr>
      <w:r>
        <w:rPr>
          <w:sz w:val="24"/>
          <w:szCs w:val="24"/>
          <w:lang w:val="en-US"/>
        </w:rPr>
        <w:t>0</w:t>
      </w:r>
      <w:r w:rsidR="00644C1C">
        <w:rPr>
          <w:sz w:val="24"/>
          <w:szCs w:val="24"/>
          <w:lang w:val="en-US"/>
        </w:rPr>
        <w:t xml:space="preserve"> là </w:t>
      </w:r>
      <w:r w:rsidR="00A20D10">
        <w:rPr>
          <w:sz w:val="24"/>
          <w:szCs w:val="24"/>
          <w:lang w:val="en-US"/>
        </w:rPr>
        <w:t>Chủ đề sáng</w:t>
      </w:r>
    </w:p>
    <w:p w14:paraId="7D5008C0" w14:textId="60486FC9" w:rsidR="00A20D10" w:rsidRPr="00A20D10" w:rsidRDefault="00A20D10" w:rsidP="0079685C">
      <w:pPr>
        <w:pStyle w:val="ListParagraph"/>
        <w:numPr>
          <w:ilvl w:val="2"/>
          <w:numId w:val="12"/>
        </w:numPr>
        <w:rPr>
          <w:sz w:val="24"/>
          <w:szCs w:val="24"/>
        </w:rPr>
      </w:pPr>
      <w:r>
        <w:rPr>
          <w:sz w:val="24"/>
          <w:szCs w:val="24"/>
          <w:lang w:val="en-US"/>
        </w:rPr>
        <w:t>1 là Chủ đề tối</w:t>
      </w:r>
    </w:p>
    <w:p w14:paraId="40E46C24" w14:textId="40DFAF34" w:rsidR="00A20D10" w:rsidRPr="00984FB4" w:rsidRDefault="00A20D10" w:rsidP="0079685C">
      <w:pPr>
        <w:pStyle w:val="ListParagraph"/>
        <w:numPr>
          <w:ilvl w:val="2"/>
          <w:numId w:val="12"/>
        </w:numPr>
        <w:rPr>
          <w:sz w:val="24"/>
          <w:szCs w:val="24"/>
        </w:rPr>
      </w:pPr>
      <w:r>
        <w:rPr>
          <w:sz w:val="24"/>
          <w:szCs w:val="24"/>
          <w:lang w:val="en-US"/>
        </w:rPr>
        <w:t>2 là theo thiết lập của hệ điều hành</w:t>
      </w:r>
    </w:p>
    <w:p w14:paraId="1A76E8DB" w14:textId="1CBDB0B5" w:rsidR="00100399" w:rsidRPr="001B2421" w:rsidRDefault="00EE7893" w:rsidP="001B2421">
      <w:pPr>
        <w:pStyle w:val="ListParagraph"/>
        <w:numPr>
          <w:ilvl w:val="1"/>
          <w:numId w:val="12"/>
        </w:numPr>
        <w:rPr>
          <w:sz w:val="24"/>
          <w:szCs w:val="24"/>
        </w:rPr>
      </w:pPr>
      <w:r>
        <w:rPr>
          <w:rFonts w:ascii="Calibri" w:eastAsia="Calibri" w:hAnsi="Calibri" w:cs="Calibri"/>
          <w:sz w:val="24"/>
          <w:szCs w:val="24"/>
          <w:lang w:val="en-US"/>
        </w:rPr>
        <w:t xml:space="preserve">Email: </w:t>
      </w:r>
      <w:r w:rsidR="0079685C">
        <w:rPr>
          <w:rFonts w:ascii="Calibri" w:eastAsia="Calibri" w:hAnsi="Calibri" w:cs="Calibri"/>
          <w:sz w:val="24"/>
          <w:szCs w:val="24"/>
        </w:rPr>
        <w:t>VARCHAR(</w:t>
      </w:r>
      <w:r w:rsidR="0079685C">
        <w:rPr>
          <w:rFonts w:ascii="Calibri" w:eastAsia="Calibri" w:hAnsi="Calibri" w:cs="Calibri"/>
          <w:sz w:val="24"/>
          <w:szCs w:val="24"/>
          <w:lang w:val="en-US"/>
        </w:rPr>
        <w:t>50</w:t>
      </w:r>
      <w:r w:rsidR="0079685C">
        <w:rPr>
          <w:rFonts w:ascii="Calibri" w:eastAsia="Calibri" w:hAnsi="Calibri" w:cs="Calibri"/>
          <w:sz w:val="24"/>
          <w:szCs w:val="24"/>
        </w:rPr>
        <w:t>)</w:t>
      </w:r>
    </w:p>
    <w:p w14:paraId="0C98E8C3" w14:textId="5CC3E07C" w:rsidR="00FC1D93" w:rsidRDefault="00C619CF" w:rsidP="00100399">
      <w:pPr>
        <w:keepNext/>
        <w:ind w:left="1080"/>
      </w:pPr>
      <w:r>
        <w:rPr>
          <w:noProof/>
        </w:rPr>
        <w:drawing>
          <wp:inline distT="0" distB="0" distL="0" distR="0" wp14:anchorId="6187D7A7" wp14:editId="645CCA85">
            <wp:extent cx="1914525" cy="1534893"/>
            <wp:effectExtent l="0" t="0" r="0" b="8255"/>
            <wp:docPr id="14" name="Picture 14" descr="https://www.draw.io/?open=W8cf9fb8f937025db%2F8CF9FB8F937025DB!173140&amp;local-data=%7B%22type%22%3A%22OneDrive%22%2C%22id%22%3A%228CF9FB8F937025DB!173140%22%2C%22driveId%22%3A%228cf9fb8f937025db%22%2C%22lastModifiedDate%22%3A%222022-05-31T11%3A54%3A21.797Z%22%2C%22pageId%22%3A%22tGs2l0R3yEOyTROK_Hj2%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s://www.draw.io/?open=W8cf9fb8f937025db%2F8CF9FB8F937025DB!173140&amp;local-data=%7B%22type%22%3A%22OneDrive%22%2C%22id%22%3A%228CF9FB8F937025DB!173140%22%2C%22driveId%22%3A%228cf9fb8f937025db%22%2C%22lastModifiedDate%22%3A%222022-05-31T11%3A54%3A21.797Z%22%2C%22pageId%22%3A%22tGs2l0R3yEOyTROK_Hj2%22%2C%22layers%22%3A%5B0%5D%7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914525" cy="1534893"/>
                    </a:xfrm>
                    <a:prstGeom prst="rect">
                      <a:avLst/>
                    </a:prstGeom>
                  </pic:spPr>
                </pic:pic>
              </a:graphicData>
            </a:graphic>
          </wp:inline>
        </w:drawing>
      </w:r>
    </w:p>
    <w:p w14:paraId="5ECFD619" w14:textId="2475D4E0" w:rsidR="00100399" w:rsidRPr="00F458F1" w:rsidRDefault="00100399" w:rsidP="00100399">
      <w:pPr>
        <w:pStyle w:val="Caption"/>
        <w:ind w:left="360" w:firstLine="720"/>
        <w:rPr>
          <w:sz w:val="24"/>
          <w:szCs w:val="24"/>
        </w:rPr>
      </w:pPr>
      <w:bookmarkStart w:id="237" w:name="_Toc92830617"/>
      <w:bookmarkStart w:id="238" w:name="_Toc103547048"/>
      <w:bookmarkStart w:id="239" w:name="_Toc104319010"/>
      <w:r>
        <w:t xml:space="preserve">Hình </w:t>
      </w:r>
      <w:r>
        <w:fldChar w:fldCharType="begin"/>
      </w:r>
      <w:r>
        <w:instrText>SEQ Hình \* ARABIC</w:instrText>
      </w:r>
      <w:r>
        <w:fldChar w:fldCharType="separate"/>
      </w:r>
      <w:r w:rsidR="007E2D0F">
        <w:rPr>
          <w:noProof/>
        </w:rPr>
        <w:t>52</w:t>
      </w:r>
      <w:r>
        <w:fldChar w:fldCharType="end"/>
      </w:r>
      <w:r>
        <w:t xml:space="preserve">. Bảng </w:t>
      </w:r>
      <w:r w:rsidRPr="003E19D2">
        <w:t>TaiKhoan</w:t>
      </w:r>
      <w:bookmarkEnd w:id="237"/>
      <w:bookmarkEnd w:id="238"/>
      <w:bookmarkEnd w:id="239"/>
    </w:p>
    <w:p w14:paraId="6655744A" w14:textId="77777777" w:rsidR="00100399" w:rsidRDefault="00100399" w:rsidP="00100399">
      <w:pPr>
        <w:spacing w:line="257" w:lineRule="auto"/>
        <w:ind w:firstLine="720"/>
        <w:rPr>
          <w:rFonts w:ascii="Calibri" w:eastAsia="Calibri" w:hAnsi="Calibri" w:cs="Calibri"/>
          <w:b/>
          <w:bCs/>
          <w:sz w:val="24"/>
          <w:szCs w:val="24"/>
        </w:rPr>
      </w:pPr>
      <w:r w:rsidRPr="7372A3B6">
        <w:rPr>
          <w:rFonts w:ascii="Calibri" w:eastAsia="Calibri" w:hAnsi="Calibri" w:cs="Calibri"/>
          <w:b/>
          <w:bCs/>
          <w:sz w:val="24"/>
          <w:szCs w:val="24"/>
        </w:rPr>
        <w:t>Nh</w:t>
      </w:r>
      <w:r>
        <w:rPr>
          <w:rFonts w:ascii="Calibri" w:eastAsia="Calibri" w:hAnsi="Calibri" w:cs="Calibri"/>
          <w:b/>
          <w:bCs/>
          <w:sz w:val="24"/>
          <w:szCs w:val="24"/>
        </w:rPr>
        <w:t>a</w:t>
      </w:r>
      <w:r w:rsidRPr="7372A3B6">
        <w:rPr>
          <w:rFonts w:ascii="Calibri" w:eastAsia="Calibri" w:hAnsi="Calibri" w:cs="Calibri"/>
          <w:b/>
          <w:bCs/>
          <w:sz w:val="24"/>
          <w:szCs w:val="24"/>
        </w:rPr>
        <w:t>n</w:t>
      </w:r>
      <w:r>
        <w:rPr>
          <w:rFonts w:ascii="Calibri" w:eastAsia="Calibri" w:hAnsi="Calibri" w:cs="Calibri"/>
          <w:b/>
          <w:bCs/>
          <w:sz w:val="24"/>
          <w:szCs w:val="24"/>
        </w:rPr>
        <w:t>V</w:t>
      </w:r>
      <w:r w:rsidRPr="7372A3B6">
        <w:rPr>
          <w:rFonts w:ascii="Calibri" w:eastAsia="Calibri" w:hAnsi="Calibri" w:cs="Calibri"/>
          <w:b/>
          <w:bCs/>
          <w:sz w:val="24"/>
          <w:szCs w:val="24"/>
        </w:rPr>
        <w:t>i</w:t>
      </w:r>
      <w:r>
        <w:rPr>
          <w:rFonts w:ascii="Calibri" w:eastAsia="Calibri" w:hAnsi="Calibri" w:cs="Calibri"/>
          <w:b/>
          <w:bCs/>
          <w:sz w:val="24"/>
          <w:szCs w:val="24"/>
        </w:rPr>
        <w:t>e</w:t>
      </w:r>
      <w:r w:rsidRPr="7372A3B6">
        <w:rPr>
          <w:rFonts w:ascii="Calibri" w:eastAsia="Calibri" w:hAnsi="Calibri" w:cs="Calibri"/>
          <w:b/>
          <w:bCs/>
          <w:sz w:val="24"/>
          <w:szCs w:val="24"/>
        </w:rPr>
        <w:t>n</w:t>
      </w:r>
    </w:p>
    <w:p w14:paraId="775B3AB5" w14:textId="77777777" w:rsidR="00100399" w:rsidRDefault="00100399" w:rsidP="00100399">
      <w:pPr>
        <w:pStyle w:val="ListParagraph"/>
        <w:numPr>
          <w:ilvl w:val="1"/>
          <w:numId w:val="13"/>
        </w:numPr>
        <w:spacing w:line="257" w:lineRule="auto"/>
        <w:rPr>
          <w:sz w:val="24"/>
          <w:szCs w:val="24"/>
        </w:rPr>
      </w:pPr>
      <w:r w:rsidRPr="7372A3B6">
        <w:rPr>
          <w:rFonts w:ascii="Calibri" w:eastAsia="Calibri" w:hAnsi="Calibri" w:cs="Calibri"/>
          <w:sz w:val="24"/>
          <w:szCs w:val="24"/>
        </w:rPr>
        <w:t xml:space="preserve">MaNhanVien: </w:t>
      </w:r>
      <w:r>
        <w:rPr>
          <w:rFonts w:ascii="Calibri" w:eastAsia="Calibri" w:hAnsi="Calibri" w:cs="Calibri"/>
          <w:sz w:val="24"/>
          <w:szCs w:val="24"/>
        </w:rPr>
        <w:t>NVARCHAR(4)</w:t>
      </w:r>
    </w:p>
    <w:p w14:paraId="01E82D51" w14:textId="77777777" w:rsidR="00100399" w:rsidRDefault="00100399" w:rsidP="00100399">
      <w:pPr>
        <w:pStyle w:val="ListParagraph"/>
        <w:numPr>
          <w:ilvl w:val="1"/>
          <w:numId w:val="13"/>
        </w:numPr>
        <w:spacing w:line="257" w:lineRule="auto"/>
        <w:rPr>
          <w:sz w:val="24"/>
          <w:szCs w:val="24"/>
        </w:rPr>
      </w:pPr>
      <w:r w:rsidRPr="7372A3B6">
        <w:rPr>
          <w:rFonts w:ascii="Calibri" w:eastAsia="Calibri" w:hAnsi="Calibri" w:cs="Calibri"/>
          <w:sz w:val="24"/>
          <w:szCs w:val="24"/>
        </w:rPr>
        <w:t xml:space="preserve">TenNhanVien: </w:t>
      </w:r>
      <w:r>
        <w:rPr>
          <w:rFonts w:ascii="Calibri" w:eastAsia="Calibri" w:hAnsi="Calibri" w:cs="Calibri"/>
          <w:sz w:val="24"/>
          <w:szCs w:val="24"/>
        </w:rPr>
        <w:t>VARCHAR(50)</w:t>
      </w:r>
    </w:p>
    <w:p w14:paraId="431F1DC5" w14:textId="77777777" w:rsidR="00100399" w:rsidRDefault="00100399" w:rsidP="00100399">
      <w:pPr>
        <w:pStyle w:val="ListParagraph"/>
        <w:numPr>
          <w:ilvl w:val="1"/>
          <w:numId w:val="13"/>
        </w:numPr>
        <w:spacing w:line="257" w:lineRule="auto"/>
        <w:rPr>
          <w:sz w:val="24"/>
          <w:szCs w:val="24"/>
        </w:rPr>
      </w:pPr>
      <w:r w:rsidRPr="7372A3B6">
        <w:rPr>
          <w:rFonts w:ascii="Calibri" w:eastAsia="Calibri" w:hAnsi="Calibri" w:cs="Calibri"/>
          <w:sz w:val="24"/>
          <w:szCs w:val="24"/>
        </w:rPr>
        <w:t xml:space="preserve">TenTaiKhoan: </w:t>
      </w:r>
      <w:r>
        <w:rPr>
          <w:rFonts w:ascii="Calibri" w:eastAsia="Calibri" w:hAnsi="Calibri" w:cs="Calibri"/>
          <w:sz w:val="24"/>
          <w:szCs w:val="24"/>
        </w:rPr>
        <w:t>VARCHAR</w:t>
      </w:r>
    </w:p>
    <w:p w14:paraId="1BC5E1E4" w14:textId="77777777" w:rsidR="00100399" w:rsidRDefault="00100399" w:rsidP="00100399">
      <w:pPr>
        <w:pStyle w:val="ListParagraph"/>
        <w:numPr>
          <w:ilvl w:val="1"/>
          <w:numId w:val="13"/>
        </w:numPr>
        <w:spacing w:line="257" w:lineRule="auto"/>
        <w:rPr>
          <w:sz w:val="24"/>
          <w:szCs w:val="24"/>
        </w:rPr>
      </w:pPr>
      <w:r w:rsidRPr="7372A3B6">
        <w:rPr>
          <w:rFonts w:ascii="Calibri" w:eastAsia="Calibri" w:hAnsi="Calibri" w:cs="Calibri"/>
          <w:sz w:val="24"/>
          <w:szCs w:val="24"/>
        </w:rPr>
        <w:t xml:space="preserve">LuongTrenGio: </w:t>
      </w:r>
      <w:r>
        <w:rPr>
          <w:rFonts w:ascii="Calibri" w:eastAsia="Calibri" w:hAnsi="Calibri" w:cs="Calibri"/>
          <w:sz w:val="24"/>
          <w:szCs w:val="24"/>
        </w:rPr>
        <w:t>INT</w:t>
      </w:r>
    </w:p>
    <w:p w14:paraId="1177B1B6" w14:textId="77777777" w:rsidR="00100399" w:rsidRDefault="00100399" w:rsidP="00100399">
      <w:pPr>
        <w:pStyle w:val="ListParagraph"/>
        <w:numPr>
          <w:ilvl w:val="1"/>
          <w:numId w:val="13"/>
        </w:numPr>
        <w:spacing w:line="257" w:lineRule="auto"/>
        <w:rPr>
          <w:sz w:val="24"/>
          <w:szCs w:val="24"/>
        </w:rPr>
      </w:pPr>
      <w:r w:rsidRPr="7372A3B6">
        <w:rPr>
          <w:rFonts w:ascii="Calibri" w:eastAsia="Calibri" w:hAnsi="Calibri" w:cs="Calibri"/>
          <w:sz w:val="24"/>
          <w:szCs w:val="24"/>
        </w:rPr>
        <w:t>NgayVaoLam: DateTime</w:t>
      </w:r>
    </w:p>
    <w:p w14:paraId="37E94A57" w14:textId="77777777" w:rsidR="00100399" w:rsidRDefault="00100399" w:rsidP="00100399">
      <w:pPr>
        <w:pStyle w:val="ListParagraph"/>
        <w:numPr>
          <w:ilvl w:val="1"/>
          <w:numId w:val="13"/>
        </w:numPr>
        <w:spacing w:line="257" w:lineRule="auto"/>
        <w:rPr>
          <w:sz w:val="24"/>
          <w:szCs w:val="24"/>
        </w:rPr>
      </w:pPr>
      <w:r w:rsidRPr="7372A3B6">
        <w:rPr>
          <w:rFonts w:ascii="Calibri" w:eastAsia="Calibri" w:hAnsi="Calibri" w:cs="Calibri"/>
          <w:sz w:val="24"/>
          <w:szCs w:val="24"/>
        </w:rPr>
        <w:t xml:space="preserve">GioiTinh: </w:t>
      </w:r>
      <w:r>
        <w:rPr>
          <w:rFonts w:ascii="Calibri" w:eastAsia="Calibri" w:hAnsi="Calibri" w:cs="Calibri"/>
          <w:sz w:val="24"/>
          <w:szCs w:val="24"/>
        </w:rPr>
        <w:t>VARCHAR</w:t>
      </w:r>
    </w:p>
    <w:p w14:paraId="0BD5C06E" w14:textId="77777777" w:rsidR="00100399" w:rsidRDefault="00100399" w:rsidP="00100399">
      <w:pPr>
        <w:pStyle w:val="ListParagraph"/>
        <w:numPr>
          <w:ilvl w:val="1"/>
          <w:numId w:val="13"/>
        </w:numPr>
        <w:spacing w:line="257" w:lineRule="auto"/>
        <w:rPr>
          <w:sz w:val="24"/>
          <w:szCs w:val="24"/>
        </w:rPr>
      </w:pPr>
      <w:r w:rsidRPr="7372A3B6">
        <w:rPr>
          <w:rFonts w:ascii="Calibri" w:eastAsia="Calibri" w:hAnsi="Calibri" w:cs="Calibri"/>
          <w:sz w:val="24"/>
          <w:szCs w:val="24"/>
        </w:rPr>
        <w:t>NgaySinh: DateTime</w:t>
      </w:r>
    </w:p>
    <w:p w14:paraId="2243E0C1" w14:textId="77777777" w:rsidR="00100399" w:rsidRDefault="00100399" w:rsidP="00100399">
      <w:pPr>
        <w:pStyle w:val="ListParagraph"/>
        <w:numPr>
          <w:ilvl w:val="1"/>
          <w:numId w:val="13"/>
        </w:numPr>
        <w:spacing w:line="257" w:lineRule="auto"/>
        <w:rPr>
          <w:sz w:val="24"/>
          <w:szCs w:val="24"/>
        </w:rPr>
      </w:pPr>
      <w:r w:rsidRPr="7372A3B6">
        <w:rPr>
          <w:rFonts w:ascii="Calibri" w:eastAsia="Calibri" w:hAnsi="Calibri" w:cs="Calibri"/>
          <w:sz w:val="24"/>
          <w:szCs w:val="24"/>
        </w:rPr>
        <w:t xml:space="preserve">SoDienThoat: </w:t>
      </w:r>
      <w:r>
        <w:rPr>
          <w:rFonts w:ascii="Calibri" w:eastAsia="Calibri" w:hAnsi="Calibri" w:cs="Calibri"/>
          <w:sz w:val="24"/>
          <w:szCs w:val="24"/>
        </w:rPr>
        <w:t>VARCHAR</w:t>
      </w:r>
    </w:p>
    <w:p w14:paraId="211206B6" w14:textId="77777777" w:rsidR="00100399" w:rsidRDefault="00100399" w:rsidP="00100399">
      <w:pPr>
        <w:pStyle w:val="ListParagraph"/>
        <w:numPr>
          <w:ilvl w:val="1"/>
          <w:numId w:val="13"/>
        </w:numPr>
        <w:spacing w:line="257" w:lineRule="auto"/>
        <w:rPr>
          <w:sz w:val="24"/>
          <w:szCs w:val="24"/>
        </w:rPr>
      </w:pPr>
      <w:r w:rsidRPr="7372A3B6">
        <w:rPr>
          <w:rFonts w:ascii="Calibri" w:eastAsia="Calibri" w:hAnsi="Calibri" w:cs="Calibri"/>
          <w:sz w:val="24"/>
          <w:szCs w:val="24"/>
        </w:rPr>
        <w:t xml:space="preserve">DiaChi: </w:t>
      </w:r>
      <w:r>
        <w:rPr>
          <w:rFonts w:ascii="Calibri" w:eastAsia="Calibri" w:hAnsi="Calibri" w:cs="Calibri"/>
          <w:sz w:val="24"/>
          <w:szCs w:val="24"/>
        </w:rPr>
        <w:t>VARCHAR</w:t>
      </w:r>
    </w:p>
    <w:p w14:paraId="4B98293E" w14:textId="52DE0BBE" w:rsidR="00100399" w:rsidRPr="00111B04" w:rsidRDefault="00100399" w:rsidP="00100399">
      <w:pPr>
        <w:pStyle w:val="ListParagraph"/>
        <w:numPr>
          <w:ilvl w:val="1"/>
          <w:numId w:val="13"/>
        </w:numPr>
        <w:spacing w:line="257" w:lineRule="auto"/>
        <w:rPr>
          <w:sz w:val="24"/>
          <w:szCs w:val="24"/>
          <w:lang w:val="fr-FR"/>
        </w:rPr>
      </w:pPr>
      <w:r w:rsidRPr="27FC8EFB">
        <w:rPr>
          <w:rFonts w:ascii="Calibri" w:eastAsia="Calibri" w:hAnsi="Calibri" w:cs="Calibri"/>
          <w:sz w:val="24"/>
          <w:szCs w:val="24"/>
        </w:rPr>
        <w:lastRenderedPageBreak/>
        <w:t>LoaiNhanVien: INT [Quản Lý; Thu Ngân, Pha Chế]</w:t>
      </w:r>
    </w:p>
    <w:p w14:paraId="7A875A0A" w14:textId="0C132698" w:rsidR="00C92220" w:rsidRDefault="00F9567C" w:rsidP="009E3058">
      <w:pPr>
        <w:keepNext/>
        <w:spacing w:line="257" w:lineRule="auto"/>
        <w:ind w:left="1080"/>
      </w:pPr>
      <w:r>
        <w:rPr>
          <w:noProof/>
        </w:rPr>
        <w:drawing>
          <wp:inline distT="0" distB="0" distL="0" distR="0" wp14:anchorId="55BC47CB" wp14:editId="5125E5C5">
            <wp:extent cx="2009775" cy="3528405"/>
            <wp:effectExtent l="0" t="0" r="0" b="0"/>
            <wp:docPr id="5" name="Picture 5" descr="https://www.draw.io/?open=W8cf9fb8f937025db%2F8CF9FB8F937025DB!173308&amp;local-data=%7B%22type%22%3A%22OneDrive%22%2C%22id%22%3A%228CF9FB8F937025DB!173308%22%2C%22driveId%22%3A%228cf9fb8f937025db%22%2C%22lastModifiedDate%22%3A%222022-06-02T11%3A58%3A26.977Z%22%2C%22pageId%22%3A%22tGs2l0R3yEOyTROK_Hj2%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www.draw.io/?open=W8cf9fb8f937025db%2F8CF9FB8F937025DB!173308&amp;local-data=%7B%22type%22%3A%22OneDrive%22%2C%22id%22%3A%228CF9FB8F937025DB!173308%22%2C%22driveId%22%3A%228cf9fb8f937025db%22%2C%22lastModifiedDate%22%3A%222022-06-02T11%3A58%3A26.977Z%22%2C%22pageId%22%3A%22tGs2l0R3yEOyTROK_Hj2%22%2C%22layers%22%3A%5B0%5D%7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009775" cy="3528405"/>
                    </a:xfrm>
                    <a:prstGeom prst="rect">
                      <a:avLst/>
                    </a:prstGeom>
                  </pic:spPr>
                </pic:pic>
              </a:graphicData>
            </a:graphic>
          </wp:inline>
        </w:drawing>
      </w:r>
    </w:p>
    <w:p w14:paraId="01FBF4D1" w14:textId="5F095C60" w:rsidR="00100399" w:rsidRDefault="00100399" w:rsidP="00100399">
      <w:pPr>
        <w:pStyle w:val="Caption"/>
        <w:ind w:left="360" w:firstLine="720"/>
      </w:pPr>
      <w:bookmarkStart w:id="240" w:name="_Toc92830618"/>
      <w:bookmarkStart w:id="241" w:name="_Toc103547049"/>
      <w:bookmarkStart w:id="242" w:name="_Toc104319011"/>
      <w:r>
        <w:t xml:space="preserve">Hình </w:t>
      </w:r>
      <w:r>
        <w:fldChar w:fldCharType="begin"/>
      </w:r>
      <w:r>
        <w:instrText>SEQ Hình \* ARABIC</w:instrText>
      </w:r>
      <w:r>
        <w:fldChar w:fldCharType="separate"/>
      </w:r>
      <w:r w:rsidR="007E2D0F">
        <w:rPr>
          <w:noProof/>
        </w:rPr>
        <w:t>53</w:t>
      </w:r>
      <w:r>
        <w:fldChar w:fldCharType="end"/>
      </w:r>
      <w:r>
        <w:t xml:space="preserve">. Bảng </w:t>
      </w:r>
      <w:r w:rsidRPr="00707547">
        <w:t>NhanVien</w:t>
      </w:r>
      <w:bookmarkEnd w:id="240"/>
      <w:bookmarkEnd w:id="241"/>
      <w:bookmarkEnd w:id="242"/>
    </w:p>
    <w:p w14:paraId="0529AF50" w14:textId="1EB78A44" w:rsidR="009E3058" w:rsidRPr="009E3058" w:rsidRDefault="009E3058" w:rsidP="009E3058"/>
    <w:p w14:paraId="39EBA608" w14:textId="77777777" w:rsidR="00100399" w:rsidRDefault="00100399" w:rsidP="00100399">
      <w:pPr>
        <w:spacing w:line="257" w:lineRule="auto"/>
        <w:ind w:left="720"/>
        <w:rPr>
          <w:del w:id="243" w:author="Phan Trung,Long" w:date="2022-05-15T15:46:00Z"/>
          <w:rFonts w:ascii="Calibri" w:eastAsia="Calibri" w:hAnsi="Calibri" w:cs="Calibri"/>
          <w:b/>
          <w:bCs/>
          <w:sz w:val="24"/>
          <w:szCs w:val="24"/>
        </w:rPr>
      </w:pPr>
      <w:del w:id="244" w:author="Phan Trung,Long" w:date="2022-05-15T15:46:00Z">
        <w:r w:rsidRPr="618D8AEB">
          <w:rPr>
            <w:rFonts w:ascii="Calibri" w:eastAsia="Calibri" w:hAnsi="Calibri" w:cs="Calibri"/>
            <w:b/>
            <w:bCs/>
            <w:sz w:val="24"/>
            <w:szCs w:val="24"/>
          </w:rPr>
          <w:delText>Menu</w:delText>
        </w:r>
        <w:r>
          <w:rPr>
            <w:rFonts w:ascii="Calibri" w:eastAsia="Calibri" w:hAnsi="Calibri" w:cs="Calibri"/>
            <w:b/>
            <w:bCs/>
            <w:sz w:val="24"/>
            <w:szCs w:val="24"/>
          </w:rPr>
          <w:delText xml:space="preserve"> (thêm thuộc tính thể hien sự thay đổi)</w:delText>
        </w:r>
      </w:del>
    </w:p>
    <w:p w14:paraId="204D4BEA" w14:textId="77777777" w:rsidR="00100399" w:rsidRDefault="00100399" w:rsidP="00100399">
      <w:pPr>
        <w:pStyle w:val="ListParagraph"/>
        <w:numPr>
          <w:ilvl w:val="0"/>
          <w:numId w:val="19"/>
        </w:numPr>
        <w:spacing w:line="257" w:lineRule="auto"/>
        <w:rPr>
          <w:del w:id="245" w:author="Phan Trung,Long" w:date="2022-05-15T15:46:00Z"/>
          <w:sz w:val="24"/>
          <w:szCs w:val="24"/>
        </w:rPr>
      </w:pPr>
      <w:del w:id="246" w:author="Phan Trung,Long" w:date="2022-05-15T15:46:00Z">
        <w:r w:rsidRPr="618D8AEB">
          <w:rPr>
            <w:rFonts w:ascii="Calibri" w:eastAsia="Calibri" w:hAnsi="Calibri" w:cs="Calibri"/>
            <w:sz w:val="24"/>
            <w:szCs w:val="24"/>
          </w:rPr>
          <w:delText xml:space="preserve">PhienBan: </w:delText>
        </w:r>
        <w:r>
          <w:rPr>
            <w:rFonts w:ascii="Calibri" w:eastAsia="Calibri" w:hAnsi="Calibri" w:cs="Calibri"/>
            <w:sz w:val="24"/>
            <w:szCs w:val="24"/>
          </w:rPr>
          <w:delText>VARCHAR(10)</w:delText>
        </w:r>
      </w:del>
    </w:p>
    <w:p w14:paraId="506613AB" w14:textId="77777777" w:rsidR="00100399" w:rsidRPr="00553D7C" w:rsidRDefault="00100399" w:rsidP="00100399">
      <w:pPr>
        <w:pStyle w:val="ListParagraph"/>
        <w:numPr>
          <w:ilvl w:val="0"/>
          <w:numId w:val="19"/>
        </w:numPr>
        <w:spacing w:line="257" w:lineRule="auto"/>
        <w:rPr>
          <w:del w:id="247" w:author="Phan Trung,Long" w:date="2022-05-15T15:46:00Z"/>
          <w:sz w:val="24"/>
          <w:szCs w:val="24"/>
        </w:rPr>
      </w:pPr>
      <w:del w:id="248" w:author="Phan Trung,Long" w:date="2022-05-15T15:46:00Z">
        <w:r w:rsidRPr="618D8AEB">
          <w:rPr>
            <w:rFonts w:ascii="Calibri" w:eastAsia="Calibri" w:hAnsi="Calibri" w:cs="Calibri"/>
            <w:sz w:val="24"/>
            <w:szCs w:val="24"/>
          </w:rPr>
          <w:delText>NgayCapNhat: DataTime</w:delText>
        </w:r>
      </w:del>
    </w:p>
    <w:p w14:paraId="770D61C8" w14:textId="77777777" w:rsidR="00100399" w:rsidRPr="00551871" w:rsidRDefault="00100399" w:rsidP="00100399">
      <w:pPr>
        <w:pStyle w:val="ListParagraph"/>
        <w:numPr>
          <w:ilvl w:val="0"/>
          <w:numId w:val="19"/>
        </w:numPr>
        <w:spacing w:line="257" w:lineRule="auto"/>
        <w:rPr>
          <w:del w:id="249" w:author="Phan Trung,Long" w:date="2022-05-15T15:46:00Z"/>
          <w:sz w:val="24"/>
          <w:szCs w:val="24"/>
        </w:rPr>
      </w:pPr>
      <w:del w:id="250" w:author="Phan Trung,Long" w:date="2022-05-15T15:46:00Z">
        <w:r>
          <w:rPr>
            <w:rFonts w:ascii="Calibri" w:eastAsia="Calibri" w:hAnsi="Calibri" w:cs="Calibri"/>
            <w:sz w:val="24"/>
            <w:szCs w:val="24"/>
          </w:rPr>
          <w:delText>MaSanPham</w:delText>
        </w:r>
        <w:r w:rsidRPr="618D8AEB">
          <w:rPr>
            <w:rFonts w:ascii="Calibri" w:eastAsia="Calibri" w:hAnsi="Calibri" w:cs="Calibri"/>
            <w:sz w:val="24"/>
            <w:szCs w:val="24"/>
          </w:rPr>
          <w:delText xml:space="preserve">: </w:delText>
        </w:r>
        <w:r>
          <w:rPr>
            <w:rFonts w:ascii="Calibri" w:eastAsia="Calibri" w:hAnsi="Calibri" w:cs="Calibri"/>
            <w:sz w:val="24"/>
            <w:szCs w:val="24"/>
          </w:rPr>
          <w:delText>VARCHAR(3)</w:delText>
        </w:r>
      </w:del>
    </w:p>
    <w:p w14:paraId="576D2D9E" w14:textId="77777777" w:rsidR="00100399" w:rsidRDefault="00100399" w:rsidP="00100399">
      <w:pPr>
        <w:keepNext/>
        <w:spacing w:line="257" w:lineRule="auto"/>
        <w:ind w:left="1080"/>
        <w:rPr>
          <w:del w:id="251" w:author="Phan Trung,Long" w:date="2022-05-15T15:46:00Z"/>
        </w:rPr>
      </w:pPr>
      <w:del w:id="252" w:author="Phan Trung,Long" w:date="2022-05-15T15:46:00Z">
        <w:r>
          <w:rPr>
            <w:noProof/>
          </w:rPr>
          <w:drawing>
            <wp:inline distT="0" distB="0" distL="0" distR="0" wp14:anchorId="7B6DEFE1" wp14:editId="439896EE">
              <wp:extent cx="2217612" cy="731583"/>
              <wp:effectExtent l="0" t="0" r="0" b="0"/>
              <wp:docPr id="40" name="Picture 40"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70">
                        <a:extLst>
                          <a:ext uri="{28A0092B-C50C-407E-A947-70E740481C1C}">
                            <a14:useLocalDpi xmlns:a14="http://schemas.microsoft.com/office/drawing/2010/main" val="0"/>
                          </a:ext>
                        </a:extLst>
                      </a:blip>
                      <a:stretch>
                        <a:fillRect/>
                      </a:stretch>
                    </pic:blipFill>
                    <pic:spPr>
                      <a:xfrm>
                        <a:off x="0" y="0"/>
                        <a:ext cx="2217612" cy="731583"/>
                      </a:xfrm>
                      <a:prstGeom prst="rect">
                        <a:avLst/>
                      </a:prstGeom>
                    </pic:spPr>
                  </pic:pic>
                </a:graphicData>
              </a:graphic>
            </wp:inline>
          </w:drawing>
        </w:r>
      </w:del>
    </w:p>
    <w:p w14:paraId="127BD8E6" w14:textId="5B96C9F6" w:rsidR="00100399" w:rsidRPr="00551871" w:rsidRDefault="00100399" w:rsidP="00100399">
      <w:pPr>
        <w:pStyle w:val="Caption"/>
        <w:ind w:left="720" w:firstLine="360"/>
        <w:rPr>
          <w:del w:id="253" w:author="Phan Trung,Long" w:date="2022-05-15T15:46:00Z"/>
          <w:sz w:val="24"/>
          <w:szCs w:val="24"/>
        </w:rPr>
      </w:pPr>
      <w:bookmarkStart w:id="254" w:name="_Toc92830619"/>
      <w:bookmarkStart w:id="255" w:name="_Toc103547050"/>
      <w:bookmarkStart w:id="256" w:name="_Toc104319012"/>
      <w:del w:id="257" w:author="Phan Trung,Long" w:date="2022-05-15T15:46:00Z">
        <w:r>
          <w:delText>Hình. Bảng Menu</w:delText>
        </w:r>
        <w:bookmarkEnd w:id="254"/>
        <w:bookmarkEnd w:id="255"/>
        <w:bookmarkEnd w:id="256"/>
      </w:del>
    </w:p>
    <w:p w14:paraId="343CA282" w14:textId="77777777" w:rsidR="00100399" w:rsidRDefault="00100399" w:rsidP="00100399">
      <w:pPr>
        <w:spacing w:line="257" w:lineRule="auto"/>
        <w:ind w:left="720"/>
        <w:rPr>
          <w:rFonts w:ascii="Calibri" w:eastAsia="Calibri" w:hAnsi="Calibri" w:cs="Calibri"/>
          <w:b/>
          <w:bCs/>
          <w:sz w:val="24"/>
          <w:szCs w:val="24"/>
        </w:rPr>
      </w:pPr>
      <w:r w:rsidRPr="618D8AEB">
        <w:rPr>
          <w:rFonts w:ascii="Calibri" w:eastAsia="Calibri" w:hAnsi="Calibri" w:cs="Calibri"/>
          <w:b/>
          <w:bCs/>
          <w:sz w:val="24"/>
          <w:szCs w:val="24"/>
        </w:rPr>
        <w:t>SanPham</w:t>
      </w:r>
    </w:p>
    <w:p w14:paraId="15331C7C" w14:textId="77777777" w:rsidR="00100399" w:rsidRDefault="00100399" w:rsidP="00100399">
      <w:pPr>
        <w:pStyle w:val="ListParagraph"/>
        <w:numPr>
          <w:ilvl w:val="0"/>
          <w:numId w:val="20"/>
        </w:numPr>
        <w:spacing w:line="257" w:lineRule="auto"/>
        <w:rPr>
          <w:sz w:val="24"/>
          <w:szCs w:val="24"/>
        </w:rPr>
      </w:pPr>
      <w:r w:rsidRPr="618D8AEB">
        <w:rPr>
          <w:rFonts w:ascii="Calibri" w:eastAsia="Calibri" w:hAnsi="Calibri" w:cs="Calibri"/>
          <w:sz w:val="24"/>
          <w:szCs w:val="24"/>
        </w:rPr>
        <w:t xml:space="preserve">MaSanPham: </w:t>
      </w:r>
      <w:r>
        <w:rPr>
          <w:rFonts w:ascii="Calibri" w:eastAsia="Calibri" w:hAnsi="Calibri" w:cs="Calibri"/>
          <w:sz w:val="24"/>
          <w:szCs w:val="24"/>
        </w:rPr>
        <w:t>VARCHAR(3)</w:t>
      </w:r>
    </w:p>
    <w:p w14:paraId="64D890EB" w14:textId="77777777" w:rsidR="00100399" w:rsidRDefault="00100399" w:rsidP="00100399">
      <w:pPr>
        <w:pStyle w:val="ListParagraph"/>
        <w:numPr>
          <w:ilvl w:val="0"/>
          <w:numId w:val="20"/>
        </w:numPr>
        <w:spacing w:line="257" w:lineRule="auto"/>
        <w:rPr>
          <w:sz w:val="24"/>
          <w:szCs w:val="24"/>
        </w:rPr>
      </w:pPr>
      <w:r w:rsidRPr="618D8AEB">
        <w:rPr>
          <w:rFonts w:ascii="Calibri" w:eastAsia="Calibri" w:hAnsi="Calibri" w:cs="Calibri"/>
          <w:sz w:val="24"/>
          <w:szCs w:val="24"/>
        </w:rPr>
        <w:t xml:space="preserve">TenSanPham: </w:t>
      </w:r>
      <w:r>
        <w:rPr>
          <w:rFonts w:ascii="Calibri" w:eastAsia="Calibri" w:hAnsi="Calibri" w:cs="Calibri"/>
          <w:sz w:val="24"/>
          <w:szCs w:val="24"/>
        </w:rPr>
        <w:t>NVARCHAR(20)</w:t>
      </w:r>
    </w:p>
    <w:p w14:paraId="633C7956" w14:textId="77777777" w:rsidR="00100399" w:rsidRDefault="00100399" w:rsidP="00100399">
      <w:pPr>
        <w:pStyle w:val="ListParagraph"/>
        <w:numPr>
          <w:ilvl w:val="0"/>
          <w:numId w:val="20"/>
        </w:numPr>
        <w:spacing w:line="257" w:lineRule="auto"/>
        <w:rPr>
          <w:sz w:val="24"/>
          <w:szCs w:val="24"/>
        </w:rPr>
      </w:pPr>
      <w:r w:rsidRPr="618D8AEB">
        <w:rPr>
          <w:rFonts w:ascii="Calibri" w:eastAsia="Calibri" w:hAnsi="Calibri" w:cs="Calibri"/>
          <w:sz w:val="24"/>
          <w:szCs w:val="24"/>
        </w:rPr>
        <w:t xml:space="preserve">ThanhPhan: </w:t>
      </w:r>
      <w:r>
        <w:rPr>
          <w:rFonts w:ascii="Calibri" w:eastAsia="Calibri" w:hAnsi="Calibri" w:cs="Calibri"/>
          <w:sz w:val="24"/>
          <w:szCs w:val="24"/>
        </w:rPr>
        <w:t>TEXT</w:t>
      </w:r>
    </w:p>
    <w:p w14:paraId="2207BCA6" w14:textId="77777777" w:rsidR="00100399" w:rsidRDefault="00100399" w:rsidP="00100399">
      <w:pPr>
        <w:pStyle w:val="ListParagraph"/>
        <w:numPr>
          <w:ilvl w:val="0"/>
          <w:numId w:val="20"/>
        </w:numPr>
        <w:spacing w:line="257" w:lineRule="auto"/>
        <w:rPr>
          <w:sz w:val="24"/>
          <w:szCs w:val="24"/>
        </w:rPr>
      </w:pPr>
      <w:r w:rsidRPr="618D8AEB">
        <w:rPr>
          <w:rFonts w:ascii="Calibri" w:eastAsia="Calibri" w:hAnsi="Calibri" w:cs="Calibri"/>
          <w:sz w:val="24"/>
          <w:szCs w:val="24"/>
        </w:rPr>
        <w:t xml:space="preserve">CongThuc: </w:t>
      </w:r>
      <w:r>
        <w:rPr>
          <w:rFonts w:ascii="Calibri" w:eastAsia="Calibri" w:hAnsi="Calibri" w:cs="Calibri"/>
          <w:sz w:val="24"/>
          <w:szCs w:val="24"/>
        </w:rPr>
        <w:t>TEXT</w:t>
      </w:r>
    </w:p>
    <w:p w14:paraId="1DDCEF11" w14:textId="77777777" w:rsidR="00100399" w:rsidRDefault="00100399" w:rsidP="00100399">
      <w:pPr>
        <w:pStyle w:val="ListParagraph"/>
        <w:numPr>
          <w:ilvl w:val="0"/>
          <w:numId w:val="20"/>
        </w:numPr>
        <w:spacing w:line="257" w:lineRule="auto"/>
        <w:rPr>
          <w:sz w:val="24"/>
          <w:szCs w:val="24"/>
        </w:rPr>
      </w:pPr>
      <w:r w:rsidRPr="618D8AEB">
        <w:rPr>
          <w:rFonts w:ascii="Calibri" w:eastAsia="Calibri" w:hAnsi="Calibri" w:cs="Calibri"/>
          <w:sz w:val="24"/>
          <w:szCs w:val="24"/>
        </w:rPr>
        <w:t xml:space="preserve">DanhGia: </w:t>
      </w:r>
      <w:r>
        <w:rPr>
          <w:rFonts w:ascii="Calibri" w:eastAsia="Calibri" w:hAnsi="Calibri" w:cs="Calibri"/>
          <w:sz w:val="24"/>
          <w:szCs w:val="24"/>
        </w:rPr>
        <w:t>INT</w:t>
      </w:r>
    </w:p>
    <w:p w14:paraId="3FCC32F2" w14:textId="77777777" w:rsidR="00100399" w:rsidRPr="00322AE8" w:rsidRDefault="00100399" w:rsidP="00100399">
      <w:pPr>
        <w:pStyle w:val="ListParagraph"/>
        <w:numPr>
          <w:ilvl w:val="0"/>
          <w:numId w:val="20"/>
        </w:numPr>
        <w:spacing w:line="257" w:lineRule="auto"/>
        <w:rPr>
          <w:sz w:val="24"/>
          <w:szCs w:val="24"/>
        </w:rPr>
      </w:pPr>
      <w:r w:rsidRPr="618D8AEB">
        <w:rPr>
          <w:rFonts w:ascii="Calibri" w:eastAsia="Calibri" w:hAnsi="Calibri" w:cs="Calibri"/>
          <w:sz w:val="24"/>
          <w:szCs w:val="24"/>
        </w:rPr>
        <w:t xml:space="preserve">Gia: </w:t>
      </w:r>
      <w:r>
        <w:rPr>
          <w:rFonts w:ascii="Calibri" w:eastAsia="Calibri" w:hAnsi="Calibri" w:cs="Calibri"/>
          <w:sz w:val="24"/>
          <w:szCs w:val="24"/>
        </w:rPr>
        <w:t>FLOAT</w:t>
      </w:r>
    </w:p>
    <w:p w14:paraId="17CB4A9A" w14:textId="0C815589" w:rsidR="00100399" w:rsidRDefault="00100399" w:rsidP="00100399">
      <w:pPr>
        <w:keepNext/>
        <w:spacing w:line="257" w:lineRule="auto"/>
        <w:ind w:left="1080"/>
      </w:pPr>
    </w:p>
    <w:p w14:paraId="514A9341" w14:textId="2E17EA7D" w:rsidR="003F5451" w:rsidRDefault="00C619CF" w:rsidP="00100399">
      <w:pPr>
        <w:keepNext/>
        <w:spacing w:line="257" w:lineRule="auto"/>
        <w:ind w:left="1080"/>
      </w:pPr>
      <w:r>
        <w:rPr>
          <w:noProof/>
        </w:rPr>
        <w:drawing>
          <wp:inline distT="0" distB="0" distL="0" distR="0" wp14:anchorId="668B7694" wp14:editId="7F68C050">
            <wp:extent cx="2009775" cy="2674117"/>
            <wp:effectExtent l="0" t="0" r="0" b="0"/>
            <wp:docPr id="12" name="Picture 12" descr="https://www.draw.io/?open=W8cf9fb8f937025db%2F8CF9FB8F937025DB!173322&amp;local-data=%7B%22type%22%3A%22OneDrive%22%2C%22id%22%3A%228CF9FB8F937025DB!173322%22%2C%22driveId%22%3A%228cf9fb8f937025db%22%2C%22lastModifiedDate%22%3A%222022-06-02T12%3A19%3A23.143Z%22%2C%22pageId%22%3A%22tGs2l0R3yEOyTROK_Hj2%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s://www.draw.io/?open=W8cf9fb8f937025db%2F8CF9FB8F937025DB!173322&amp;local-data=%7B%22type%22%3A%22OneDrive%22%2C%22id%22%3A%228CF9FB8F937025DB!173322%22%2C%22driveId%22%3A%228cf9fb8f937025db%22%2C%22lastModifiedDate%22%3A%222022-06-02T12%3A19%3A23.143Z%22%2C%22pageId%22%3A%22tGs2l0R3yEOyTROK_Hj2%22%2C%22layers%22%3A%5B0%5D%7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009775" cy="2674117"/>
                    </a:xfrm>
                    <a:prstGeom prst="rect">
                      <a:avLst/>
                    </a:prstGeom>
                  </pic:spPr>
                </pic:pic>
              </a:graphicData>
            </a:graphic>
          </wp:inline>
        </w:drawing>
      </w:r>
    </w:p>
    <w:p w14:paraId="6CF9C3DE" w14:textId="31B38349" w:rsidR="00100399" w:rsidRPr="00322AE8" w:rsidRDefault="00100399" w:rsidP="00100399">
      <w:pPr>
        <w:pStyle w:val="Caption"/>
        <w:ind w:left="360" w:firstLine="720"/>
        <w:rPr>
          <w:sz w:val="24"/>
          <w:szCs w:val="24"/>
        </w:rPr>
      </w:pPr>
      <w:bookmarkStart w:id="258" w:name="_Toc92830620"/>
      <w:bookmarkStart w:id="259" w:name="_Toc103547051"/>
      <w:bookmarkStart w:id="260" w:name="_Toc104319013"/>
      <w:r>
        <w:t xml:space="preserve">Hình </w:t>
      </w:r>
      <w:r>
        <w:fldChar w:fldCharType="begin"/>
      </w:r>
      <w:r>
        <w:instrText>SEQ Hình \* ARABIC</w:instrText>
      </w:r>
      <w:r>
        <w:fldChar w:fldCharType="separate"/>
      </w:r>
      <w:r w:rsidR="007E2D0F">
        <w:rPr>
          <w:noProof/>
        </w:rPr>
        <w:t>55</w:t>
      </w:r>
      <w:r>
        <w:fldChar w:fldCharType="end"/>
      </w:r>
      <w:r>
        <w:t>. Bảng SanPham</w:t>
      </w:r>
      <w:bookmarkEnd w:id="258"/>
      <w:bookmarkEnd w:id="259"/>
      <w:bookmarkEnd w:id="260"/>
    </w:p>
    <w:p w14:paraId="44DC1841" w14:textId="0E51B982" w:rsidR="00100399" w:rsidRDefault="00100399" w:rsidP="00100399">
      <w:pPr>
        <w:spacing w:line="257" w:lineRule="auto"/>
        <w:ind w:left="720"/>
        <w:rPr>
          <w:rFonts w:ascii="Calibri" w:eastAsia="Calibri" w:hAnsi="Calibri" w:cs="Calibri"/>
          <w:b/>
          <w:bCs/>
          <w:sz w:val="24"/>
          <w:szCs w:val="24"/>
        </w:rPr>
      </w:pPr>
      <w:r w:rsidRPr="618D8AEB">
        <w:rPr>
          <w:rFonts w:ascii="Calibri" w:eastAsia="Calibri" w:hAnsi="Calibri" w:cs="Calibri"/>
          <w:b/>
          <w:bCs/>
          <w:sz w:val="24"/>
          <w:szCs w:val="24"/>
        </w:rPr>
        <w:t>Kho</w:t>
      </w:r>
    </w:p>
    <w:p w14:paraId="4A9B5226" w14:textId="77777777" w:rsidR="00100399" w:rsidRDefault="00100399" w:rsidP="00100399">
      <w:pPr>
        <w:pStyle w:val="ListParagraph"/>
        <w:numPr>
          <w:ilvl w:val="0"/>
          <w:numId w:val="17"/>
        </w:numPr>
        <w:spacing w:line="257" w:lineRule="auto"/>
        <w:rPr>
          <w:sz w:val="24"/>
          <w:szCs w:val="24"/>
        </w:rPr>
      </w:pPr>
      <w:r w:rsidRPr="618D8AEB">
        <w:rPr>
          <w:rFonts w:ascii="Calibri" w:eastAsia="Calibri" w:hAnsi="Calibri" w:cs="Calibri"/>
          <w:sz w:val="24"/>
          <w:szCs w:val="24"/>
        </w:rPr>
        <w:t xml:space="preserve">MaKho: </w:t>
      </w:r>
      <w:r>
        <w:rPr>
          <w:rFonts w:ascii="Calibri" w:eastAsia="Calibri" w:hAnsi="Calibri" w:cs="Calibri"/>
          <w:sz w:val="24"/>
          <w:szCs w:val="24"/>
        </w:rPr>
        <w:t>VARCHAR(2)</w:t>
      </w:r>
    </w:p>
    <w:p w14:paraId="43AB6228" w14:textId="77777777" w:rsidR="00100399" w:rsidRDefault="00100399" w:rsidP="00100399">
      <w:pPr>
        <w:pStyle w:val="ListParagraph"/>
        <w:numPr>
          <w:ilvl w:val="0"/>
          <w:numId w:val="17"/>
        </w:numPr>
        <w:spacing w:line="257" w:lineRule="auto"/>
        <w:rPr>
          <w:sz w:val="24"/>
          <w:szCs w:val="24"/>
        </w:rPr>
      </w:pPr>
      <w:r w:rsidRPr="618D8AEB">
        <w:rPr>
          <w:rFonts w:ascii="Calibri" w:eastAsia="Calibri" w:hAnsi="Calibri" w:cs="Calibri"/>
          <w:sz w:val="24"/>
          <w:szCs w:val="24"/>
        </w:rPr>
        <w:t xml:space="preserve">TenKho: </w:t>
      </w:r>
      <w:r>
        <w:rPr>
          <w:rFonts w:ascii="Calibri" w:eastAsia="Calibri" w:hAnsi="Calibri" w:cs="Calibri"/>
          <w:sz w:val="24"/>
          <w:szCs w:val="24"/>
        </w:rPr>
        <w:t>VARCHAR(10)</w:t>
      </w:r>
    </w:p>
    <w:p w14:paraId="20E17705" w14:textId="77777777" w:rsidR="00100399" w:rsidRDefault="00100399" w:rsidP="00100399">
      <w:pPr>
        <w:pStyle w:val="ListParagraph"/>
        <w:numPr>
          <w:ilvl w:val="0"/>
          <w:numId w:val="17"/>
        </w:numPr>
        <w:spacing w:line="257" w:lineRule="auto"/>
        <w:rPr>
          <w:sz w:val="24"/>
          <w:szCs w:val="24"/>
        </w:rPr>
      </w:pPr>
      <w:r w:rsidRPr="618D8AEB">
        <w:rPr>
          <w:rFonts w:ascii="Calibri" w:eastAsia="Calibri" w:hAnsi="Calibri" w:cs="Calibri"/>
          <w:sz w:val="24"/>
          <w:szCs w:val="24"/>
        </w:rPr>
        <w:t xml:space="preserve">DiaChi: </w:t>
      </w:r>
      <w:r>
        <w:rPr>
          <w:rFonts w:ascii="Calibri" w:eastAsia="Calibri" w:hAnsi="Calibri" w:cs="Calibri"/>
          <w:sz w:val="24"/>
          <w:szCs w:val="24"/>
        </w:rPr>
        <w:t>VARCHAR(40)</w:t>
      </w:r>
    </w:p>
    <w:p w14:paraId="7D3621AE" w14:textId="76CD521F" w:rsidR="00100399" w:rsidRPr="005E74D3" w:rsidRDefault="00100399" w:rsidP="005E74D3">
      <w:pPr>
        <w:pStyle w:val="ListParagraph"/>
        <w:numPr>
          <w:ilvl w:val="0"/>
          <w:numId w:val="17"/>
        </w:numPr>
        <w:spacing w:line="257" w:lineRule="auto"/>
        <w:rPr>
          <w:sz w:val="24"/>
          <w:szCs w:val="24"/>
        </w:rPr>
      </w:pPr>
      <w:r w:rsidRPr="618D8AEB">
        <w:rPr>
          <w:rFonts w:ascii="Calibri" w:eastAsia="Calibri" w:hAnsi="Calibri" w:cs="Calibri"/>
          <w:sz w:val="24"/>
          <w:szCs w:val="24"/>
        </w:rPr>
        <w:t xml:space="preserve">DienTich: </w:t>
      </w:r>
      <w:r>
        <w:rPr>
          <w:rFonts w:ascii="Calibri" w:eastAsia="Calibri" w:hAnsi="Calibri" w:cs="Calibri"/>
          <w:sz w:val="24"/>
          <w:szCs w:val="24"/>
        </w:rPr>
        <w:t>FLOAT</w:t>
      </w:r>
    </w:p>
    <w:p w14:paraId="20032E5C" w14:textId="5681106A" w:rsidR="00B87531" w:rsidRDefault="00C619CF" w:rsidP="00100399">
      <w:pPr>
        <w:keepNext/>
        <w:spacing w:line="257" w:lineRule="auto"/>
        <w:ind w:left="1080"/>
      </w:pPr>
      <w:r>
        <w:rPr>
          <w:noProof/>
        </w:rPr>
        <w:drawing>
          <wp:inline distT="0" distB="0" distL="0" distR="0" wp14:anchorId="305F8947" wp14:editId="6579F4A4">
            <wp:extent cx="2009775" cy="1535245"/>
            <wp:effectExtent l="0" t="0" r="0" b="8255"/>
            <wp:docPr id="16" name="Picture 16" descr="https://www.draw.io/?open=W8cf9fb8f937025db%2F8CF9FB8F937025DB!173323&amp;local-data=%7B%22type%22%3A%22OneDrive%22%2C%22id%22%3A%228CF9FB8F937025DB!173323%22%2C%22driveId%22%3A%228cf9fb8f937025db%22%2C%22lastModifiedDate%22%3A%222022-06-02T12%3A27%3A54.95Z%22%2C%22pageId%22%3A%22tGs2l0R3yEOyTROK_Hj2%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ttps://www.draw.io/?open=W8cf9fb8f937025db%2F8CF9FB8F937025DB!173323&amp;local-data=%7B%22type%22%3A%22OneDrive%22%2C%22id%22%3A%228CF9FB8F937025DB!173323%22%2C%22driveId%22%3A%228cf9fb8f937025db%22%2C%22lastModifiedDate%22%3A%222022-06-02T12%3A27%3A54.95Z%22%2C%22pageId%22%3A%22tGs2l0R3yEOyTROK_Hj2%22%2C%22layers%22%3A%5B0%5D%7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009775" cy="1535245"/>
                    </a:xfrm>
                    <a:prstGeom prst="rect">
                      <a:avLst/>
                    </a:prstGeom>
                  </pic:spPr>
                </pic:pic>
              </a:graphicData>
            </a:graphic>
          </wp:inline>
        </w:drawing>
      </w:r>
    </w:p>
    <w:p w14:paraId="20B71C08" w14:textId="0E3D80B4" w:rsidR="00100399" w:rsidRDefault="00100399" w:rsidP="00100399">
      <w:pPr>
        <w:pStyle w:val="Caption"/>
        <w:ind w:left="360" w:firstLine="720"/>
        <w:rPr>
          <w:sz w:val="24"/>
          <w:szCs w:val="24"/>
        </w:rPr>
      </w:pPr>
      <w:bookmarkStart w:id="261" w:name="_Toc92830621"/>
      <w:bookmarkStart w:id="262" w:name="_Toc103547052"/>
      <w:bookmarkStart w:id="263" w:name="_Toc104319014"/>
      <w:r>
        <w:t xml:space="preserve">Hình </w:t>
      </w:r>
      <w:r>
        <w:fldChar w:fldCharType="begin"/>
      </w:r>
      <w:r>
        <w:instrText>SEQ Hình \* ARABIC</w:instrText>
      </w:r>
      <w:r>
        <w:fldChar w:fldCharType="separate"/>
      </w:r>
      <w:r w:rsidR="007E2D0F">
        <w:rPr>
          <w:noProof/>
        </w:rPr>
        <w:t>56</w:t>
      </w:r>
      <w:r>
        <w:fldChar w:fldCharType="end"/>
      </w:r>
      <w:r>
        <w:t>. Bảng KhoHang</w:t>
      </w:r>
      <w:bookmarkEnd w:id="261"/>
      <w:bookmarkEnd w:id="262"/>
      <w:bookmarkEnd w:id="263"/>
    </w:p>
    <w:p w14:paraId="2BBB1049" w14:textId="77777777" w:rsidR="00100399" w:rsidRDefault="00100399" w:rsidP="00100399">
      <w:pPr>
        <w:spacing w:line="257" w:lineRule="auto"/>
        <w:ind w:left="720"/>
        <w:rPr>
          <w:rFonts w:ascii="Calibri" w:eastAsia="Calibri" w:hAnsi="Calibri" w:cs="Calibri"/>
          <w:b/>
          <w:bCs/>
          <w:sz w:val="24"/>
          <w:szCs w:val="24"/>
        </w:rPr>
      </w:pPr>
      <w:r w:rsidRPr="618D8AEB">
        <w:rPr>
          <w:rFonts w:ascii="Calibri" w:eastAsia="Calibri" w:hAnsi="Calibri" w:cs="Calibri"/>
          <w:b/>
          <w:bCs/>
          <w:sz w:val="24"/>
          <w:szCs w:val="24"/>
        </w:rPr>
        <w:t>VatLieu</w:t>
      </w:r>
    </w:p>
    <w:p w14:paraId="426C8EE5" w14:textId="77777777" w:rsidR="00100399" w:rsidRPr="00362D26" w:rsidRDefault="00100399" w:rsidP="00100399">
      <w:pPr>
        <w:pStyle w:val="ListParagraph"/>
        <w:numPr>
          <w:ilvl w:val="0"/>
          <w:numId w:val="16"/>
        </w:numPr>
        <w:spacing w:line="257" w:lineRule="auto"/>
        <w:rPr>
          <w:sz w:val="24"/>
          <w:szCs w:val="24"/>
        </w:rPr>
      </w:pPr>
      <w:r w:rsidRPr="00362D26">
        <w:rPr>
          <w:rFonts w:ascii="Calibri" w:eastAsia="Calibri" w:hAnsi="Calibri" w:cs="Calibri"/>
          <w:sz w:val="24"/>
          <w:szCs w:val="24"/>
        </w:rPr>
        <w:t>MaVatLieu: VARCHAR(3)</w:t>
      </w:r>
    </w:p>
    <w:p w14:paraId="59B2C0E1" w14:textId="77777777" w:rsidR="00100399" w:rsidRPr="00FB73D7" w:rsidRDefault="00100399" w:rsidP="00100399">
      <w:pPr>
        <w:pStyle w:val="ListParagraph"/>
        <w:numPr>
          <w:ilvl w:val="0"/>
          <w:numId w:val="16"/>
        </w:numPr>
        <w:spacing w:line="257" w:lineRule="auto"/>
        <w:rPr>
          <w:sz w:val="24"/>
          <w:szCs w:val="24"/>
        </w:rPr>
      </w:pPr>
      <w:r w:rsidRPr="618D8AEB">
        <w:rPr>
          <w:rFonts w:ascii="Calibri" w:eastAsia="Calibri" w:hAnsi="Calibri" w:cs="Calibri"/>
          <w:sz w:val="24"/>
          <w:szCs w:val="24"/>
        </w:rPr>
        <w:t xml:space="preserve">TenVatLieu: </w:t>
      </w:r>
      <w:r>
        <w:rPr>
          <w:rFonts w:ascii="Calibri" w:eastAsia="Calibri" w:hAnsi="Calibri" w:cs="Calibri"/>
          <w:sz w:val="24"/>
          <w:szCs w:val="24"/>
        </w:rPr>
        <w:t>VARCHAR(20)</w:t>
      </w:r>
    </w:p>
    <w:p w14:paraId="399E61D6" w14:textId="77777777" w:rsidR="00100399" w:rsidRDefault="00100399" w:rsidP="00100399">
      <w:pPr>
        <w:pStyle w:val="ListParagraph"/>
        <w:numPr>
          <w:ilvl w:val="0"/>
          <w:numId w:val="16"/>
        </w:numPr>
        <w:spacing w:line="257" w:lineRule="auto"/>
        <w:rPr>
          <w:sz w:val="24"/>
          <w:szCs w:val="24"/>
        </w:rPr>
      </w:pPr>
      <w:r>
        <w:rPr>
          <w:rFonts w:ascii="Calibri" w:eastAsia="Calibri" w:hAnsi="Calibri" w:cs="Calibri"/>
          <w:sz w:val="24"/>
          <w:szCs w:val="24"/>
        </w:rPr>
        <w:t>MaKho: VARCHAR(2)</w:t>
      </w:r>
    </w:p>
    <w:p w14:paraId="0C1C3061" w14:textId="77777777" w:rsidR="00100399" w:rsidRDefault="00100399" w:rsidP="00100399">
      <w:pPr>
        <w:pStyle w:val="ListParagraph"/>
        <w:numPr>
          <w:ilvl w:val="0"/>
          <w:numId w:val="16"/>
        </w:numPr>
        <w:spacing w:line="257" w:lineRule="auto"/>
        <w:rPr>
          <w:sz w:val="24"/>
          <w:szCs w:val="24"/>
        </w:rPr>
      </w:pPr>
      <w:r w:rsidRPr="618D8AEB">
        <w:rPr>
          <w:rFonts w:ascii="Calibri" w:eastAsia="Calibri" w:hAnsi="Calibri" w:cs="Calibri"/>
          <w:sz w:val="24"/>
          <w:szCs w:val="24"/>
        </w:rPr>
        <w:t xml:space="preserve">NhaCungCap: </w:t>
      </w:r>
      <w:r>
        <w:rPr>
          <w:rFonts w:ascii="Calibri" w:eastAsia="Calibri" w:hAnsi="Calibri" w:cs="Calibri"/>
          <w:sz w:val="24"/>
          <w:szCs w:val="24"/>
        </w:rPr>
        <w:t>VARCHAR(20)</w:t>
      </w:r>
    </w:p>
    <w:p w14:paraId="3078A05A" w14:textId="77777777" w:rsidR="00100399" w:rsidRDefault="00100399" w:rsidP="00100399">
      <w:pPr>
        <w:pStyle w:val="ListParagraph"/>
        <w:numPr>
          <w:ilvl w:val="0"/>
          <w:numId w:val="16"/>
        </w:numPr>
        <w:spacing w:line="257" w:lineRule="auto"/>
        <w:rPr>
          <w:sz w:val="24"/>
          <w:szCs w:val="24"/>
        </w:rPr>
      </w:pPr>
      <w:r w:rsidRPr="618D8AEB">
        <w:rPr>
          <w:rFonts w:ascii="Calibri" w:eastAsia="Calibri" w:hAnsi="Calibri" w:cs="Calibri"/>
          <w:sz w:val="24"/>
          <w:szCs w:val="24"/>
        </w:rPr>
        <w:t>SoLuong: int</w:t>
      </w:r>
    </w:p>
    <w:p w14:paraId="1EAC6F7E" w14:textId="77777777" w:rsidR="00100399" w:rsidRDefault="00100399" w:rsidP="00100399">
      <w:pPr>
        <w:pStyle w:val="ListParagraph"/>
        <w:numPr>
          <w:ilvl w:val="0"/>
          <w:numId w:val="16"/>
        </w:numPr>
        <w:spacing w:line="257" w:lineRule="auto"/>
        <w:rPr>
          <w:sz w:val="24"/>
          <w:szCs w:val="24"/>
        </w:rPr>
      </w:pPr>
      <w:r w:rsidRPr="618D8AEB">
        <w:rPr>
          <w:rFonts w:ascii="Calibri" w:eastAsia="Calibri" w:hAnsi="Calibri" w:cs="Calibri"/>
          <w:sz w:val="24"/>
          <w:szCs w:val="24"/>
        </w:rPr>
        <w:t>Gia: int</w:t>
      </w:r>
    </w:p>
    <w:p w14:paraId="5E1CE1B7" w14:textId="4391140F" w:rsidR="00100399" w:rsidRPr="00B80ADF" w:rsidRDefault="00100399" w:rsidP="00B80ADF">
      <w:pPr>
        <w:pStyle w:val="ListParagraph"/>
        <w:numPr>
          <w:ilvl w:val="0"/>
          <w:numId w:val="16"/>
        </w:numPr>
        <w:spacing w:line="257" w:lineRule="auto"/>
        <w:rPr>
          <w:sz w:val="24"/>
          <w:szCs w:val="24"/>
        </w:rPr>
      </w:pPr>
      <w:r w:rsidRPr="618D8AEB">
        <w:rPr>
          <w:rFonts w:ascii="Calibri" w:eastAsia="Calibri" w:hAnsi="Calibri" w:cs="Calibri"/>
          <w:sz w:val="24"/>
          <w:szCs w:val="24"/>
        </w:rPr>
        <w:lastRenderedPageBreak/>
        <w:t>DonViTinh: string</w:t>
      </w:r>
      <w:r>
        <w:rPr>
          <w:rFonts w:ascii="Calibri" w:eastAsia="Calibri" w:hAnsi="Calibri" w:cs="Calibri"/>
          <w:sz w:val="24"/>
          <w:szCs w:val="24"/>
        </w:rPr>
        <w:t xml:space="preserve"> [KG, Lon, Hộp]</w:t>
      </w:r>
    </w:p>
    <w:p w14:paraId="0C5B41ED" w14:textId="0AEB045A" w:rsidR="0059624A" w:rsidRDefault="00C619CF" w:rsidP="00100399">
      <w:pPr>
        <w:pStyle w:val="ListParagraph"/>
        <w:keepNext/>
        <w:spacing w:line="257" w:lineRule="auto"/>
        <w:ind w:left="1080"/>
      </w:pPr>
      <w:r>
        <w:rPr>
          <w:noProof/>
        </w:rPr>
        <w:drawing>
          <wp:inline distT="0" distB="0" distL="0" distR="0" wp14:anchorId="7512AFA2" wp14:editId="0A9D8C92">
            <wp:extent cx="2009775" cy="2674117"/>
            <wp:effectExtent l="0" t="0" r="0" b="0"/>
            <wp:docPr id="15" name="Picture 15" descr="https://www.draw.io/?open=W8cf9fb8f937025db%2F8CF9FB8F937025DB!173324&amp;local-data=%7B%22type%22%3A%22OneDrive%22%2C%22id%22%3A%228CF9FB8F937025DB!173324%22%2C%22driveId%22%3A%228cf9fb8f937025db%22%2C%22lastModifiedDate%22%3A%222022-06-02T12%3A32%3A15.107Z%22%2C%22pageId%22%3A%22tGs2l0R3yEOyTROK_Hj2%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s://www.draw.io/?open=W8cf9fb8f937025db%2F8CF9FB8F937025DB!173324&amp;local-data=%7B%22type%22%3A%22OneDrive%22%2C%22id%22%3A%228CF9FB8F937025DB!173324%22%2C%22driveId%22%3A%228cf9fb8f937025db%22%2C%22lastModifiedDate%22%3A%222022-06-02T12%3A32%3A15.107Z%22%2C%22pageId%22%3A%22tGs2l0R3yEOyTROK_Hj2%22%2C%22layers%22%3A%5B0%5D%7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009775" cy="2674117"/>
                    </a:xfrm>
                    <a:prstGeom prst="rect">
                      <a:avLst/>
                    </a:prstGeom>
                  </pic:spPr>
                </pic:pic>
              </a:graphicData>
            </a:graphic>
          </wp:inline>
        </w:drawing>
      </w:r>
    </w:p>
    <w:p w14:paraId="150C2138" w14:textId="17ECB2F2" w:rsidR="00100399" w:rsidRDefault="00100399" w:rsidP="00100399">
      <w:pPr>
        <w:pStyle w:val="Caption"/>
        <w:ind w:left="720" w:firstLine="360"/>
        <w:rPr>
          <w:sz w:val="24"/>
          <w:szCs w:val="24"/>
        </w:rPr>
      </w:pPr>
      <w:bookmarkStart w:id="264" w:name="_Toc92830622"/>
      <w:bookmarkStart w:id="265" w:name="_Toc103547053"/>
      <w:bookmarkStart w:id="266" w:name="_Toc104319015"/>
      <w:r>
        <w:t xml:space="preserve">Hình </w:t>
      </w:r>
      <w:r>
        <w:fldChar w:fldCharType="begin"/>
      </w:r>
      <w:r>
        <w:instrText>SEQ Hình \* ARABIC</w:instrText>
      </w:r>
      <w:r>
        <w:fldChar w:fldCharType="separate"/>
      </w:r>
      <w:r w:rsidR="007E2D0F">
        <w:rPr>
          <w:noProof/>
        </w:rPr>
        <w:t>57</w:t>
      </w:r>
      <w:r>
        <w:fldChar w:fldCharType="end"/>
      </w:r>
      <w:r>
        <w:t>. Bảng VatLieu</w:t>
      </w:r>
      <w:bookmarkEnd w:id="264"/>
      <w:bookmarkEnd w:id="265"/>
      <w:bookmarkEnd w:id="266"/>
    </w:p>
    <w:p w14:paraId="0D631EDD" w14:textId="77777777" w:rsidR="00100399" w:rsidRDefault="00100399" w:rsidP="00100399">
      <w:pPr>
        <w:spacing w:line="257" w:lineRule="auto"/>
        <w:ind w:left="720"/>
        <w:rPr>
          <w:rFonts w:ascii="Calibri" w:eastAsia="Calibri" w:hAnsi="Calibri" w:cs="Calibri"/>
          <w:b/>
          <w:bCs/>
          <w:sz w:val="24"/>
          <w:szCs w:val="24"/>
        </w:rPr>
      </w:pPr>
      <w:r w:rsidRPr="618D8AEB">
        <w:rPr>
          <w:rFonts w:ascii="Calibri" w:eastAsia="Calibri" w:hAnsi="Calibri" w:cs="Calibri"/>
          <w:b/>
          <w:bCs/>
          <w:sz w:val="24"/>
          <w:szCs w:val="24"/>
        </w:rPr>
        <w:t>LichLam</w:t>
      </w:r>
    </w:p>
    <w:p w14:paraId="2EA3BCA2" w14:textId="77777777" w:rsidR="00100399" w:rsidRPr="00DE670C" w:rsidRDefault="00100399" w:rsidP="00100399">
      <w:pPr>
        <w:pStyle w:val="ListParagraph"/>
        <w:numPr>
          <w:ilvl w:val="0"/>
          <w:numId w:val="15"/>
        </w:numPr>
        <w:spacing w:line="257" w:lineRule="auto"/>
        <w:rPr>
          <w:sz w:val="24"/>
          <w:szCs w:val="24"/>
        </w:rPr>
      </w:pPr>
      <w:r w:rsidRPr="00CD03A8">
        <w:rPr>
          <w:rFonts w:ascii="Calibri" w:eastAsia="Calibri" w:hAnsi="Calibri" w:cs="Calibri"/>
          <w:sz w:val="24"/>
          <w:szCs w:val="24"/>
        </w:rPr>
        <w:t>MaLich: VARCHAR(11)</w:t>
      </w:r>
    </w:p>
    <w:p w14:paraId="5A885D1B" w14:textId="77777777" w:rsidR="00100399" w:rsidRPr="00CD03A8" w:rsidRDefault="00100399" w:rsidP="00100399">
      <w:pPr>
        <w:pStyle w:val="ListParagraph"/>
        <w:numPr>
          <w:ilvl w:val="0"/>
          <w:numId w:val="15"/>
        </w:numPr>
        <w:spacing w:line="257" w:lineRule="auto"/>
        <w:rPr>
          <w:sz w:val="24"/>
          <w:szCs w:val="24"/>
        </w:rPr>
      </w:pPr>
      <w:r w:rsidRPr="00CD03A8">
        <w:rPr>
          <w:rFonts w:ascii="Calibri" w:eastAsia="Calibri" w:hAnsi="Calibri" w:cs="Calibri"/>
          <w:sz w:val="24"/>
          <w:szCs w:val="24"/>
        </w:rPr>
        <w:t>MaNhanVien: VARCHAR(4)</w:t>
      </w:r>
    </w:p>
    <w:p w14:paraId="3C68AEDF" w14:textId="77777777" w:rsidR="00100399" w:rsidRDefault="00100399" w:rsidP="00100399">
      <w:pPr>
        <w:pStyle w:val="ListParagraph"/>
        <w:numPr>
          <w:ilvl w:val="0"/>
          <w:numId w:val="15"/>
        </w:numPr>
        <w:spacing w:line="257" w:lineRule="auto"/>
        <w:rPr>
          <w:sz w:val="24"/>
          <w:szCs w:val="24"/>
        </w:rPr>
      </w:pPr>
      <w:r w:rsidRPr="00CD03A8">
        <w:rPr>
          <w:rFonts w:ascii="Calibri" w:eastAsia="Calibri" w:hAnsi="Calibri" w:cs="Calibri"/>
          <w:sz w:val="24"/>
          <w:szCs w:val="24"/>
        </w:rPr>
        <w:t>Ngay</w:t>
      </w:r>
      <w:r>
        <w:rPr>
          <w:rFonts w:ascii="Calibri" w:eastAsia="Calibri" w:hAnsi="Calibri" w:cs="Calibri"/>
          <w:sz w:val="24"/>
          <w:szCs w:val="24"/>
        </w:rPr>
        <w:t>Gio</w:t>
      </w:r>
      <w:r w:rsidRPr="00CD03A8">
        <w:rPr>
          <w:rFonts w:ascii="Calibri" w:eastAsia="Calibri" w:hAnsi="Calibri" w:cs="Calibri"/>
          <w:sz w:val="24"/>
          <w:szCs w:val="24"/>
        </w:rPr>
        <w:t>BatDau: DateTime</w:t>
      </w:r>
    </w:p>
    <w:p w14:paraId="17098797" w14:textId="77777777" w:rsidR="00100399" w:rsidRPr="00570D74" w:rsidRDefault="00100399" w:rsidP="00100399">
      <w:pPr>
        <w:pStyle w:val="ListParagraph"/>
        <w:numPr>
          <w:ilvl w:val="0"/>
          <w:numId w:val="15"/>
        </w:numPr>
        <w:spacing w:line="257" w:lineRule="auto"/>
        <w:rPr>
          <w:sz w:val="24"/>
          <w:szCs w:val="24"/>
        </w:rPr>
      </w:pPr>
      <w:r w:rsidRPr="618D8AEB">
        <w:rPr>
          <w:rFonts w:ascii="Calibri" w:eastAsia="Calibri" w:hAnsi="Calibri" w:cs="Calibri"/>
          <w:sz w:val="24"/>
          <w:szCs w:val="24"/>
        </w:rPr>
        <w:t>Ngay</w:t>
      </w:r>
      <w:r>
        <w:rPr>
          <w:rFonts w:ascii="Calibri" w:eastAsia="Calibri" w:hAnsi="Calibri" w:cs="Calibri"/>
          <w:sz w:val="24"/>
          <w:szCs w:val="24"/>
        </w:rPr>
        <w:t>Gio</w:t>
      </w:r>
      <w:r w:rsidRPr="618D8AEB">
        <w:rPr>
          <w:rFonts w:ascii="Calibri" w:eastAsia="Calibri" w:hAnsi="Calibri" w:cs="Calibri"/>
          <w:sz w:val="24"/>
          <w:szCs w:val="24"/>
        </w:rPr>
        <w:t>KetThuc: DateTime</w:t>
      </w:r>
    </w:p>
    <w:p w14:paraId="63A378E1" w14:textId="77777777" w:rsidR="00100399" w:rsidRDefault="00100399" w:rsidP="00100399">
      <w:pPr>
        <w:keepNext/>
        <w:spacing w:line="257" w:lineRule="auto"/>
        <w:ind w:left="1080"/>
      </w:pPr>
      <w:r>
        <w:rPr>
          <w:noProof/>
        </w:rPr>
        <w:drawing>
          <wp:inline distT="0" distB="0" distL="0" distR="0" wp14:anchorId="6EB4C606" wp14:editId="281DCA91">
            <wp:extent cx="2171888" cy="967824"/>
            <wp:effectExtent l="0" t="0" r="0" b="381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74">
                      <a:extLst>
                        <a:ext uri="{28A0092B-C50C-407E-A947-70E740481C1C}">
                          <a14:useLocalDpi xmlns:a14="http://schemas.microsoft.com/office/drawing/2010/main" val="0"/>
                        </a:ext>
                      </a:extLst>
                    </a:blip>
                    <a:stretch>
                      <a:fillRect/>
                    </a:stretch>
                  </pic:blipFill>
                  <pic:spPr>
                    <a:xfrm>
                      <a:off x="0" y="0"/>
                      <a:ext cx="2171888" cy="967824"/>
                    </a:xfrm>
                    <a:prstGeom prst="rect">
                      <a:avLst/>
                    </a:prstGeom>
                  </pic:spPr>
                </pic:pic>
              </a:graphicData>
            </a:graphic>
          </wp:inline>
        </w:drawing>
      </w:r>
    </w:p>
    <w:p w14:paraId="11614574" w14:textId="7A9CC617" w:rsidR="00100399" w:rsidRPr="00570D74" w:rsidRDefault="00100399" w:rsidP="00100399">
      <w:pPr>
        <w:pStyle w:val="Caption"/>
        <w:ind w:left="360" w:firstLine="720"/>
        <w:rPr>
          <w:sz w:val="24"/>
          <w:szCs w:val="24"/>
        </w:rPr>
      </w:pPr>
      <w:bookmarkStart w:id="267" w:name="_Toc92830623"/>
      <w:bookmarkStart w:id="268" w:name="_Toc103547054"/>
      <w:bookmarkStart w:id="269" w:name="_Toc104319016"/>
      <w:r>
        <w:t xml:space="preserve">Hình </w:t>
      </w:r>
      <w:r>
        <w:fldChar w:fldCharType="begin"/>
      </w:r>
      <w:r>
        <w:instrText>SEQ Hình \* ARABIC</w:instrText>
      </w:r>
      <w:r>
        <w:fldChar w:fldCharType="separate"/>
      </w:r>
      <w:r w:rsidR="007E2D0F">
        <w:rPr>
          <w:noProof/>
        </w:rPr>
        <w:t>58</w:t>
      </w:r>
      <w:r>
        <w:fldChar w:fldCharType="end"/>
      </w:r>
      <w:r>
        <w:t>. Bảng LichLam</w:t>
      </w:r>
      <w:bookmarkEnd w:id="267"/>
      <w:bookmarkEnd w:id="268"/>
      <w:bookmarkEnd w:id="269"/>
    </w:p>
    <w:p w14:paraId="5BB23454" w14:textId="77777777" w:rsidR="00100399" w:rsidRPr="0014159E" w:rsidRDefault="00100399" w:rsidP="00100399">
      <w:pPr>
        <w:spacing w:line="257" w:lineRule="auto"/>
        <w:ind w:left="720"/>
        <w:rPr>
          <w:rFonts w:ascii="Calibri" w:eastAsia="Calibri" w:hAnsi="Calibri" w:cs="Calibri"/>
          <w:b/>
          <w:bCs/>
          <w:sz w:val="24"/>
          <w:szCs w:val="24"/>
        </w:rPr>
      </w:pPr>
      <w:r w:rsidRPr="0014159E">
        <w:rPr>
          <w:rFonts w:ascii="Calibri" w:eastAsia="Calibri" w:hAnsi="Calibri" w:cs="Calibri"/>
          <w:b/>
          <w:bCs/>
          <w:sz w:val="24"/>
          <w:szCs w:val="24"/>
        </w:rPr>
        <w:t>HoaDon</w:t>
      </w:r>
    </w:p>
    <w:p w14:paraId="5E8E5567" w14:textId="77777777" w:rsidR="00100399" w:rsidRDefault="00100399" w:rsidP="00100399">
      <w:pPr>
        <w:pStyle w:val="ListParagraph"/>
        <w:numPr>
          <w:ilvl w:val="0"/>
          <w:numId w:val="25"/>
        </w:numPr>
      </w:pPr>
      <w:r w:rsidRPr="00E92822">
        <w:t>MaHoaDon: VARCHAR(10)</w:t>
      </w:r>
    </w:p>
    <w:p w14:paraId="156F36EC" w14:textId="77777777" w:rsidR="00100399" w:rsidRDefault="00100399" w:rsidP="00100399">
      <w:pPr>
        <w:pStyle w:val="ListParagraph"/>
        <w:numPr>
          <w:ilvl w:val="0"/>
          <w:numId w:val="25"/>
        </w:numPr>
      </w:pPr>
      <w:r w:rsidRPr="0096640F">
        <w:t>MaNhanVien: VARCHAR(4)</w:t>
      </w:r>
    </w:p>
    <w:p w14:paraId="669AC1CA" w14:textId="77777777" w:rsidR="00100399" w:rsidRDefault="00100399" w:rsidP="00100399">
      <w:pPr>
        <w:pStyle w:val="ListParagraph"/>
        <w:numPr>
          <w:ilvl w:val="0"/>
          <w:numId w:val="25"/>
        </w:numPr>
      </w:pPr>
      <w:r w:rsidRPr="0096640F">
        <w:t>ThoiGianGiaoDich: DATETIME</w:t>
      </w:r>
    </w:p>
    <w:p w14:paraId="34239128" w14:textId="4653C126" w:rsidR="00100399" w:rsidRDefault="00386BC1" w:rsidP="00386BC1">
      <w:pPr>
        <w:pStyle w:val="ListParagraph"/>
        <w:numPr>
          <w:ilvl w:val="0"/>
          <w:numId w:val="25"/>
        </w:numPr>
      </w:pPr>
      <w:r>
        <w:rPr>
          <w:lang w:val="en-US"/>
        </w:rPr>
        <w:t xml:space="preserve">MaQuan: </w:t>
      </w:r>
      <w:r w:rsidRPr="0096640F">
        <w:t>VARCHAR</w:t>
      </w:r>
      <w:r>
        <w:rPr>
          <w:lang w:val="en-US"/>
        </w:rPr>
        <w:t>(100)</w:t>
      </w:r>
    </w:p>
    <w:p w14:paraId="74D18574" w14:textId="6190D517" w:rsidR="00AB3A40" w:rsidRDefault="00386BC1" w:rsidP="00100399">
      <w:pPr>
        <w:keepNext/>
        <w:ind w:left="360"/>
      </w:pPr>
      <w:r>
        <w:rPr>
          <w:noProof/>
        </w:rPr>
        <w:lastRenderedPageBreak/>
        <w:drawing>
          <wp:inline distT="0" distB="0" distL="0" distR="0" wp14:anchorId="0C4BCB8B" wp14:editId="03C5883D">
            <wp:extent cx="2200275" cy="1533611"/>
            <wp:effectExtent l="0" t="0" r="0" b="9525"/>
            <wp:docPr id="17" name="Picture 17" descr="https://www.draw.io/?open=W8cf9fb8f937025db%2F8CF9FB8F937025DB!173325&amp;local-data=%7B%22type%22%3A%22OneDrive%22%2C%22id%22%3A%228CF9FB8F937025DB!173325%22%2C%22driveId%22%3A%228cf9fb8f937025db%22%2C%22lastModifiedDate%22%3A%222022-06-02T13%3A22%3A14.093Z%22%2C%22pageId%22%3A%22tGs2l0R3yEOyTROK_Hj2%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ttps://www.draw.io/?open=W8cf9fb8f937025db%2F8CF9FB8F937025DB!173325&amp;local-data=%7B%22type%22%3A%22OneDrive%22%2C%22id%22%3A%228CF9FB8F937025DB!173325%22%2C%22driveId%22%3A%228cf9fb8f937025db%22%2C%22lastModifiedDate%22%3A%222022-06-02T13%3A22%3A14.093Z%22%2C%22pageId%22%3A%22tGs2l0R3yEOyTROK_Hj2%22%2C%22layers%22%3A%5B0%5D%7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200275" cy="1533611"/>
                    </a:xfrm>
                    <a:prstGeom prst="rect">
                      <a:avLst/>
                    </a:prstGeom>
                  </pic:spPr>
                </pic:pic>
              </a:graphicData>
            </a:graphic>
          </wp:inline>
        </w:drawing>
      </w:r>
    </w:p>
    <w:p w14:paraId="538489F1" w14:textId="4C690B1E" w:rsidR="00100399" w:rsidRDefault="00386BC1" w:rsidP="00100399">
      <w:pPr>
        <w:keepNext/>
        <w:ind w:left="360" w:firstLine="360"/>
        <w:rPr>
          <w:b/>
          <w:bCs/>
        </w:rPr>
      </w:pPr>
      <w:r>
        <w:rPr>
          <w:b/>
          <w:bCs/>
          <w:lang w:val="en-US"/>
        </w:rPr>
        <w:t>ChiTiet</w:t>
      </w:r>
      <w:r w:rsidR="00100399" w:rsidRPr="00034FCC">
        <w:rPr>
          <w:b/>
          <w:bCs/>
        </w:rPr>
        <w:t>HoaDon</w:t>
      </w:r>
    </w:p>
    <w:p w14:paraId="1EACB74C" w14:textId="77777777" w:rsidR="00100399" w:rsidRDefault="00100399" w:rsidP="00100399">
      <w:pPr>
        <w:pStyle w:val="ListParagraph"/>
        <w:keepNext/>
        <w:numPr>
          <w:ilvl w:val="0"/>
          <w:numId w:val="27"/>
        </w:numPr>
      </w:pPr>
      <w:r w:rsidRPr="0092050A">
        <w:t>MaHoaDon</w:t>
      </w:r>
      <w:r>
        <w:t xml:space="preserve">: </w:t>
      </w:r>
      <w:r w:rsidRPr="00E92822">
        <w:t>VARCHAR(10)</w:t>
      </w:r>
    </w:p>
    <w:p w14:paraId="6300A2CB" w14:textId="77777777" w:rsidR="00100399" w:rsidRDefault="00100399" w:rsidP="00100399">
      <w:pPr>
        <w:pStyle w:val="ListParagraph"/>
        <w:keepNext/>
        <w:numPr>
          <w:ilvl w:val="0"/>
          <w:numId w:val="27"/>
        </w:numPr>
      </w:pPr>
      <w:r>
        <w:t xml:space="preserve">MaSanPham: </w:t>
      </w:r>
      <w:r w:rsidRPr="00E92822">
        <w:t>VARCHAR</w:t>
      </w:r>
      <w:r>
        <w:t>(3)</w:t>
      </w:r>
    </w:p>
    <w:p w14:paraId="78E1BBC3" w14:textId="23B6FBE4" w:rsidR="00100399" w:rsidRDefault="00100399" w:rsidP="007672A1">
      <w:pPr>
        <w:pStyle w:val="ListParagraph"/>
        <w:keepNext/>
        <w:numPr>
          <w:ilvl w:val="0"/>
          <w:numId w:val="27"/>
        </w:numPr>
      </w:pPr>
      <w:r>
        <w:t>SoLuong: INT</w:t>
      </w:r>
    </w:p>
    <w:p w14:paraId="3DEA188B" w14:textId="2CCCD9C7" w:rsidR="007672A1" w:rsidRPr="007672A1" w:rsidRDefault="007672A1" w:rsidP="007672A1">
      <w:pPr>
        <w:pStyle w:val="ListParagraph"/>
        <w:keepNext/>
        <w:numPr>
          <w:ilvl w:val="0"/>
          <w:numId w:val="27"/>
        </w:numPr>
      </w:pPr>
      <w:r>
        <w:rPr>
          <w:lang w:val="en-US"/>
        </w:rPr>
        <w:t>DonGia: FLOAT</w:t>
      </w:r>
    </w:p>
    <w:p w14:paraId="4491BA29" w14:textId="0DE898F7" w:rsidR="00386BC1" w:rsidRPr="0092050A" w:rsidRDefault="007672A1" w:rsidP="00100399">
      <w:pPr>
        <w:keepNext/>
        <w:ind w:firstLine="360"/>
        <w:rPr>
          <w:b/>
          <w:bCs/>
        </w:rPr>
      </w:pPr>
      <w:r>
        <w:rPr>
          <w:b/>
          <w:bCs/>
          <w:noProof/>
        </w:rPr>
        <w:drawing>
          <wp:inline distT="0" distB="0" distL="0" distR="0" wp14:anchorId="2F40E83D" wp14:editId="30FC11F7">
            <wp:extent cx="2009775" cy="1533527"/>
            <wp:effectExtent l="0" t="0" r="0" b="9525"/>
            <wp:docPr id="18" name="Picture 18" descr="https://www.draw.io/?open=W8cf9fb8f937025db%2F8CF9FB8F937025DB!173326&amp;local-data=%7B%22type%22%3A%22OneDrive%22%2C%22id%22%3A%228CF9FB8F937025DB!173326%22%2C%22driveId%22%3A%228cf9fb8f937025db%22%2C%22lastModifiedDate%22%3A%222022-06-02T13%3A25%3A07.9Z%22%2C%22pageId%22%3A%22tGs2l0R3yEOyTROK_Hj2%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ttps://www.draw.io/?open=W8cf9fb8f937025db%2F8CF9FB8F937025DB!173326&amp;local-data=%7B%22type%22%3A%22OneDrive%22%2C%22id%22%3A%228CF9FB8F937025DB!173326%22%2C%22driveId%22%3A%228cf9fb8f937025db%22%2C%22lastModifiedDate%22%3A%222022-06-02T13%3A25%3A07.9Z%22%2C%22pageId%22%3A%22tGs2l0R3yEOyTROK_Hj2%22%2C%22layers%22%3A%5B0%5D%7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009775" cy="1533527"/>
                    </a:xfrm>
                    <a:prstGeom prst="rect">
                      <a:avLst/>
                    </a:prstGeom>
                  </pic:spPr>
                </pic:pic>
              </a:graphicData>
            </a:graphic>
          </wp:inline>
        </w:drawing>
      </w:r>
    </w:p>
    <w:p w14:paraId="06ED2340" w14:textId="32F858D2" w:rsidR="00100399" w:rsidRDefault="00100399" w:rsidP="00100399">
      <w:pPr>
        <w:pStyle w:val="Caption"/>
        <w:ind w:firstLine="360"/>
      </w:pPr>
      <w:bookmarkStart w:id="270" w:name="_Toc92830624"/>
      <w:bookmarkStart w:id="271" w:name="_Toc103547055"/>
      <w:bookmarkStart w:id="272" w:name="_Toc104319017"/>
      <w:r>
        <w:t xml:space="preserve">Hình </w:t>
      </w:r>
      <w:r>
        <w:fldChar w:fldCharType="begin"/>
      </w:r>
      <w:r>
        <w:instrText>SEQ Hình \* ARABIC</w:instrText>
      </w:r>
      <w:r>
        <w:fldChar w:fldCharType="separate"/>
      </w:r>
      <w:r w:rsidR="007E2D0F">
        <w:rPr>
          <w:noProof/>
        </w:rPr>
        <w:t>59</w:t>
      </w:r>
      <w:r>
        <w:fldChar w:fldCharType="end"/>
      </w:r>
      <w:r>
        <w:t>. Bảng HoaDon</w:t>
      </w:r>
      <w:bookmarkEnd w:id="270"/>
      <w:bookmarkEnd w:id="271"/>
      <w:bookmarkEnd w:id="272"/>
    </w:p>
    <w:p w14:paraId="526E0805" w14:textId="66209C1C" w:rsidR="00100399" w:rsidRPr="004A65BB" w:rsidRDefault="00100399" w:rsidP="004A65BB">
      <w:pPr>
        <w:pStyle w:val="Heading3"/>
        <w:ind w:left="1080" w:hanging="360"/>
        <w:rPr>
          <w:b/>
          <w:bCs/>
          <w:color w:val="9B644F"/>
          <w:sz w:val="26"/>
          <w:szCs w:val="26"/>
        </w:rPr>
      </w:pPr>
      <w:bookmarkStart w:id="273" w:name="_Toc95847801"/>
      <w:bookmarkStart w:id="274" w:name="_Toc105096061"/>
      <w:r w:rsidRPr="004A65BB">
        <w:rPr>
          <w:b/>
          <w:bCs/>
          <w:color w:val="9B644F"/>
          <w:sz w:val="26"/>
          <w:szCs w:val="26"/>
        </w:rPr>
        <w:t>5.3. Các mối liên kết</w:t>
      </w:r>
      <w:bookmarkEnd w:id="273"/>
      <w:bookmarkEnd w:id="274"/>
    </w:p>
    <w:p w14:paraId="62368361" w14:textId="77777777" w:rsidR="00100399" w:rsidRDefault="00100399" w:rsidP="00100399">
      <w:pPr>
        <w:ind w:firstLine="360"/>
        <w:rPr>
          <w:sz w:val="24"/>
          <w:szCs w:val="24"/>
        </w:rPr>
      </w:pPr>
      <w:r w:rsidRPr="28D54EC5">
        <w:rPr>
          <w:sz w:val="24"/>
          <w:szCs w:val="24"/>
        </w:rPr>
        <w:t>Mỗi Vật Liệu chỉ thuộc một Kho Hàng : thuộc tính MaKhoHang của VatLieu là khóa ngoại liên kế tới bảng Kho Hàng</w:t>
      </w:r>
      <w:r w:rsidRPr="2F5BBF6D">
        <w:rPr>
          <w:sz w:val="24"/>
          <w:szCs w:val="24"/>
        </w:rPr>
        <w:t>.</w:t>
      </w:r>
    </w:p>
    <w:p w14:paraId="605AF8BA" w14:textId="77777777" w:rsidR="00100399" w:rsidRDefault="00100399" w:rsidP="00100399">
      <w:pPr>
        <w:ind w:firstLine="360"/>
        <w:rPr>
          <w:sz w:val="24"/>
          <w:szCs w:val="24"/>
        </w:rPr>
      </w:pPr>
      <w:r>
        <w:rPr>
          <w:sz w:val="24"/>
          <w:szCs w:val="24"/>
        </w:rPr>
        <w:t xml:space="preserve">Mỗi Tài Khoản chỉ thuộc một Nhân Viên. </w:t>
      </w:r>
      <w:r w:rsidRPr="3E9B11DF">
        <w:rPr>
          <w:sz w:val="24"/>
          <w:szCs w:val="24"/>
        </w:rPr>
        <w:t xml:space="preserve">Một </w:t>
      </w:r>
      <w:r>
        <w:rPr>
          <w:sz w:val="24"/>
          <w:szCs w:val="24"/>
        </w:rPr>
        <w:t>N</w:t>
      </w:r>
      <w:r w:rsidRPr="3E9B11DF">
        <w:rPr>
          <w:sz w:val="24"/>
          <w:szCs w:val="24"/>
        </w:rPr>
        <w:t xml:space="preserve">hân </w:t>
      </w:r>
      <w:r>
        <w:rPr>
          <w:sz w:val="24"/>
          <w:szCs w:val="24"/>
        </w:rPr>
        <w:t>V</w:t>
      </w:r>
      <w:r w:rsidRPr="3E9B11DF">
        <w:rPr>
          <w:sz w:val="24"/>
          <w:szCs w:val="24"/>
        </w:rPr>
        <w:t xml:space="preserve">iên chỉ có một tài khoản, một </w:t>
      </w:r>
      <w:r w:rsidRPr="2F5BBF6D">
        <w:rPr>
          <w:sz w:val="24"/>
          <w:szCs w:val="24"/>
        </w:rPr>
        <w:t>tài khoản chỉ có một nhân viên.</w:t>
      </w:r>
    </w:p>
    <w:p w14:paraId="1D04E545" w14:textId="77777777" w:rsidR="00100399" w:rsidRDefault="00100399" w:rsidP="00100399">
      <w:pPr>
        <w:ind w:firstLine="360"/>
        <w:rPr>
          <w:sz w:val="24"/>
          <w:szCs w:val="24"/>
        </w:rPr>
      </w:pPr>
      <w:r>
        <w:rPr>
          <w:sz w:val="24"/>
          <w:szCs w:val="24"/>
        </w:rPr>
        <w:t>Mỗi Nhân Viên có thể có không hoặc nhiều Lịch Làm. Một Lịch Làm chỉ có một Nhân Viên.</w:t>
      </w:r>
    </w:p>
    <w:p w14:paraId="5FDC388B" w14:textId="77777777" w:rsidR="00100399" w:rsidRPr="00FB73D7" w:rsidRDefault="00100399" w:rsidP="00100399">
      <w:pPr>
        <w:ind w:firstLine="360"/>
        <w:rPr>
          <w:sz w:val="24"/>
          <w:szCs w:val="24"/>
        </w:rPr>
      </w:pPr>
      <w:r>
        <w:rPr>
          <w:sz w:val="24"/>
          <w:szCs w:val="24"/>
        </w:rPr>
        <w:t>Một Nhân Viên có thể lập không hoặc một Hóa Đơn.</w:t>
      </w:r>
    </w:p>
    <w:p w14:paraId="1E721A58" w14:textId="77777777" w:rsidR="00100399" w:rsidRDefault="00100399" w:rsidP="00100399">
      <w:pPr>
        <w:ind w:firstLine="360"/>
        <w:rPr>
          <w:sz w:val="24"/>
          <w:szCs w:val="24"/>
        </w:rPr>
      </w:pPr>
      <w:r w:rsidRPr="09E6ADAE">
        <w:rPr>
          <w:sz w:val="24"/>
          <w:szCs w:val="24"/>
        </w:rPr>
        <w:t xml:space="preserve">Hóa đơn có thể có nhiều hoặc </w:t>
      </w:r>
      <w:r>
        <w:rPr>
          <w:sz w:val="24"/>
          <w:szCs w:val="24"/>
        </w:rPr>
        <w:t>một</w:t>
      </w:r>
      <w:r w:rsidRPr="09E6ADAE">
        <w:rPr>
          <w:sz w:val="24"/>
          <w:szCs w:val="24"/>
        </w:rPr>
        <w:t xml:space="preserve"> sản phẩm</w:t>
      </w:r>
      <w:r>
        <w:rPr>
          <w:sz w:val="24"/>
          <w:szCs w:val="24"/>
        </w:rPr>
        <w:t>.</w:t>
      </w:r>
      <w:r w:rsidRPr="741A5ECE">
        <w:rPr>
          <w:sz w:val="24"/>
          <w:szCs w:val="24"/>
        </w:rPr>
        <w:t xml:space="preserve"> </w:t>
      </w:r>
      <w:r>
        <w:rPr>
          <w:sz w:val="24"/>
          <w:szCs w:val="24"/>
        </w:rPr>
        <w:t>M</w:t>
      </w:r>
      <w:r w:rsidRPr="741A5ECE">
        <w:rPr>
          <w:sz w:val="24"/>
          <w:szCs w:val="24"/>
        </w:rPr>
        <w:t xml:space="preserve">ột </w:t>
      </w:r>
      <w:r w:rsidRPr="228E773C">
        <w:rPr>
          <w:sz w:val="24"/>
          <w:szCs w:val="24"/>
        </w:rPr>
        <w:t xml:space="preserve">sản phẩm có thể </w:t>
      </w:r>
      <w:r w:rsidRPr="741A5ECE">
        <w:rPr>
          <w:sz w:val="24"/>
          <w:szCs w:val="24"/>
        </w:rPr>
        <w:t xml:space="preserve">có </w:t>
      </w:r>
      <w:r w:rsidRPr="228E773C">
        <w:rPr>
          <w:sz w:val="24"/>
          <w:szCs w:val="24"/>
        </w:rPr>
        <w:t>trong nhiều</w:t>
      </w:r>
      <w:r>
        <w:rPr>
          <w:sz w:val="24"/>
          <w:szCs w:val="24"/>
        </w:rPr>
        <w:t xml:space="preserve"> hoặc không trong</w:t>
      </w:r>
      <w:r w:rsidRPr="228E773C">
        <w:rPr>
          <w:sz w:val="24"/>
          <w:szCs w:val="24"/>
        </w:rPr>
        <w:t xml:space="preserve"> hóa đơn</w:t>
      </w:r>
      <w:r>
        <w:rPr>
          <w:sz w:val="24"/>
          <w:szCs w:val="24"/>
        </w:rPr>
        <w:t xml:space="preserve"> nào</w:t>
      </w:r>
      <w:r w:rsidRPr="228E773C">
        <w:rPr>
          <w:sz w:val="24"/>
          <w:szCs w:val="24"/>
        </w:rPr>
        <w:t>.</w:t>
      </w:r>
    </w:p>
    <w:p w14:paraId="1A696063" w14:textId="77777777" w:rsidR="00100399" w:rsidRDefault="00100399" w:rsidP="00100399">
      <w:pPr>
        <w:ind w:firstLine="360"/>
        <w:rPr>
          <w:sz w:val="24"/>
          <w:szCs w:val="24"/>
        </w:rPr>
      </w:pPr>
      <w:r>
        <w:rPr>
          <w:sz w:val="24"/>
          <w:szCs w:val="24"/>
        </w:rPr>
        <w:t>Mỗi Thông Tin Hóa Đơn chỉ thuộc một Hóa Đơn và có một Sản Phẩm.</w:t>
      </w:r>
    </w:p>
    <w:p w14:paraId="5AE6F413" w14:textId="2BB11C37" w:rsidR="00BC1937" w:rsidRDefault="000443F5" w:rsidP="00BC1937">
      <w:pPr>
        <w:pStyle w:val="Heading1"/>
        <w:rPr>
          <w:b/>
          <w:bCs/>
          <w:color w:val="FB7175"/>
        </w:rPr>
      </w:pPr>
      <w:bookmarkStart w:id="275" w:name="_Toc105096062"/>
      <w:r w:rsidRPr="004A65BB">
        <w:rPr>
          <w:b/>
          <w:bCs/>
          <w:color w:val="FB7175"/>
        </w:rPr>
        <w:lastRenderedPageBreak/>
        <w:t>Thiết kế giao diện p</w:t>
      </w:r>
      <w:r w:rsidR="00BC1937" w:rsidRPr="004A65BB">
        <w:rPr>
          <w:b/>
          <w:bCs/>
          <w:color w:val="FB7175"/>
        </w:rPr>
        <w:t xml:space="preserve">hần </w:t>
      </w:r>
      <w:r w:rsidRPr="004A65BB">
        <w:rPr>
          <w:b/>
          <w:bCs/>
          <w:color w:val="FB7175"/>
        </w:rPr>
        <w:t>m</w:t>
      </w:r>
      <w:r w:rsidR="00BC1937" w:rsidRPr="004A65BB">
        <w:rPr>
          <w:b/>
          <w:bCs/>
          <w:color w:val="FB7175"/>
        </w:rPr>
        <w:t>ềm</w:t>
      </w:r>
      <w:bookmarkEnd w:id="275"/>
    </w:p>
    <w:p w14:paraId="44942F24" w14:textId="096E2EEE" w:rsidR="0089653B" w:rsidRDefault="00874B95" w:rsidP="00874B95">
      <w:pPr>
        <w:pStyle w:val="Heading2"/>
        <w:rPr>
          <w:b/>
          <w:bCs/>
          <w:lang w:val="en-US"/>
        </w:rPr>
      </w:pPr>
      <w:r w:rsidRPr="00874B95">
        <w:rPr>
          <w:b/>
          <w:bCs/>
          <w:lang w:val="en-US"/>
        </w:rPr>
        <w:t>Đăng nhập</w:t>
      </w:r>
    </w:p>
    <w:p w14:paraId="630B2205" w14:textId="75B433AC" w:rsidR="00874B95" w:rsidRPr="00874B95" w:rsidRDefault="002F4263" w:rsidP="00874B95">
      <w:pPr>
        <w:rPr>
          <w:lang w:val="en-US"/>
        </w:rPr>
      </w:pPr>
      <w:r w:rsidRPr="002F4263">
        <w:rPr>
          <w:noProof/>
          <w:lang w:val="en-US"/>
        </w:rPr>
        <w:drawing>
          <wp:inline distT="0" distB="0" distL="0" distR="0" wp14:anchorId="1D2F3723" wp14:editId="3762F1B0">
            <wp:extent cx="3368332" cy="5479255"/>
            <wp:effectExtent l="0" t="0" r="3810" b="762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7"/>
                    <a:stretch>
                      <a:fillRect/>
                    </a:stretch>
                  </pic:blipFill>
                  <pic:spPr>
                    <a:xfrm>
                      <a:off x="0" y="0"/>
                      <a:ext cx="3368332" cy="5479255"/>
                    </a:xfrm>
                    <a:prstGeom prst="rect">
                      <a:avLst/>
                    </a:prstGeom>
                  </pic:spPr>
                </pic:pic>
              </a:graphicData>
            </a:graphic>
          </wp:inline>
        </w:drawing>
      </w:r>
    </w:p>
    <w:p w14:paraId="53A9BF28" w14:textId="6EF521D9" w:rsidR="00BC1937" w:rsidRDefault="00E61F75" w:rsidP="00E61F75">
      <w:pPr>
        <w:pStyle w:val="Heading2"/>
        <w:rPr>
          <w:b/>
          <w:bCs/>
          <w:lang w:val="en-US"/>
        </w:rPr>
      </w:pPr>
      <w:r w:rsidRPr="00E61F75">
        <w:rPr>
          <w:b/>
          <w:bCs/>
          <w:lang w:val="en-US"/>
        </w:rPr>
        <w:lastRenderedPageBreak/>
        <w:t>Đăng ký</w:t>
      </w:r>
    </w:p>
    <w:p w14:paraId="4D206842" w14:textId="4ECDE58D" w:rsidR="00E61F75" w:rsidRDefault="000E6ECC" w:rsidP="00E61F75">
      <w:pPr>
        <w:rPr>
          <w:lang w:val="en-US"/>
        </w:rPr>
      </w:pPr>
      <w:r w:rsidRPr="000E6ECC">
        <w:rPr>
          <w:noProof/>
          <w:lang w:val="en-US"/>
        </w:rPr>
        <w:drawing>
          <wp:inline distT="0" distB="0" distL="0" distR="0" wp14:anchorId="4BEC3EF1" wp14:editId="413792E5">
            <wp:extent cx="3871295" cy="6835732"/>
            <wp:effectExtent l="0" t="0" r="0"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78"/>
                    <a:stretch>
                      <a:fillRect/>
                    </a:stretch>
                  </pic:blipFill>
                  <pic:spPr>
                    <a:xfrm>
                      <a:off x="0" y="0"/>
                      <a:ext cx="3871295" cy="6835732"/>
                    </a:xfrm>
                    <a:prstGeom prst="rect">
                      <a:avLst/>
                    </a:prstGeom>
                  </pic:spPr>
                </pic:pic>
              </a:graphicData>
            </a:graphic>
          </wp:inline>
        </w:drawing>
      </w:r>
    </w:p>
    <w:p w14:paraId="12B9024A" w14:textId="2554C376" w:rsidR="006C5AE2" w:rsidRPr="000F1E6B" w:rsidRDefault="000F1E6B" w:rsidP="006C5AE2">
      <w:pPr>
        <w:pStyle w:val="Heading2"/>
        <w:rPr>
          <w:b/>
          <w:bCs/>
          <w:lang w:val="en-US"/>
        </w:rPr>
      </w:pPr>
      <w:r w:rsidRPr="000F1E6B">
        <w:rPr>
          <w:b/>
          <w:bCs/>
          <w:lang w:val="en-US"/>
        </w:rPr>
        <w:lastRenderedPageBreak/>
        <w:t>Giao diện chính</w:t>
      </w:r>
    </w:p>
    <w:p w14:paraId="3FDB54C4" w14:textId="082C88AB" w:rsidR="000F1E6B" w:rsidRDefault="00703C53" w:rsidP="000F1E6B">
      <w:pPr>
        <w:rPr>
          <w:lang w:val="en-US"/>
        </w:rPr>
      </w:pPr>
      <w:r w:rsidRPr="00703C53">
        <w:rPr>
          <w:noProof/>
          <w:lang w:val="en-US"/>
        </w:rPr>
        <w:drawing>
          <wp:inline distT="0" distB="0" distL="0" distR="0" wp14:anchorId="1299D120" wp14:editId="0D5F3C72">
            <wp:extent cx="5943600" cy="3343275"/>
            <wp:effectExtent l="0" t="0" r="0" b="9525"/>
            <wp:docPr id="7" name="Picture 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application&#10;&#10;Description automatically generated"/>
                    <pic:cNvPicPr/>
                  </pic:nvPicPr>
                  <pic:blipFill>
                    <a:blip r:embed="rId79"/>
                    <a:stretch>
                      <a:fillRect/>
                    </a:stretch>
                  </pic:blipFill>
                  <pic:spPr>
                    <a:xfrm>
                      <a:off x="0" y="0"/>
                      <a:ext cx="5943600" cy="3343275"/>
                    </a:xfrm>
                    <a:prstGeom prst="rect">
                      <a:avLst/>
                    </a:prstGeom>
                  </pic:spPr>
                </pic:pic>
              </a:graphicData>
            </a:graphic>
          </wp:inline>
        </w:drawing>
      </w:r>
    </w:p>
    <w:p w14:paraId="2F83B7A1" w14:textId="14285440" w:rsidR="008D0ADE" w:rsidRDefault="004F2287" w:rsidP="008D0ADE">
      <w:pPr>
        <w:pStyle w:val="Heading2"/>
        <w:rPr>
          <w:b/>
          <w:bCs/>
          <w:lang w:val="en-US"/>
        </w:rPr>
      </w:pPr>
      <w:r w:rsidRPr="004F2287">
        <w:rPr>
          <w:b/>
          <w:bCs/>
          <w:lang w:val="en-US"/>
        </w:rPr>
        <w:t>Nhận đơn</w:t>
      </w:r>
    </w:p>
    <w:p w14:paraId="6A34E68D" w14:textId="4731746B" w:rsidR="00977129" w:rsidRPr="00977129" w:rsidRDefault="00977129" w:rsidP="00977129">
      <w:pPr>
        <w:rPr>
          <w:lang w:val="en-US"/>
        </w:rPr>
      </w:pPr>
      <w:r w:rsidRPr="00977129">
        <w:rPr>
          <w:noProof/>
          <w:lang w:val="en-US"/>
        </w:rPr>
        <w:drawing>
          <wp:inline distT="0" distB="0" distL="0" distR="0" wp14:anchorId="4F4C0702" wp14:editId="505C60C3">
            <wp:extent cx="5943600" cy="3157855"/>
            <wp:effectExtent l="0" t="0" r="0" b="444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80"/>
                    <a:stretch>
                      <a:fillRect/>
                    </a:stretch>
                  </pic:blipFill>
                  <pic:spPr>
                    <a:xfrm>
                      <a:off x="0" y="0"/>
                      <a:ext cx="5943600" cy="3157855"/>
                    </a:xfrm>
                    <a:prstGeom prst="rect">
                      <a:avLst/>
                    </a:prstGeom>
                  </pic:spPr>
                </pic:pic>
              </a:graphicData>
            </a:graphic>
          </wp:inline>
        </w:drawing>
      </w:r>
    </w:p>
    <w:p w14:paraId="01051420" w14:textId="4B8347C5" w:rsidR="00265C58" w:rsidRPr="0080476B" w:rsidRDefault="00172B38" w:rsidP="00172B38">
      <w:pPr>
        <w:pStyle w:val="Heading2"/>
        <w:rPr>
          <w:b/>
          <w:bCs/>
          <w:lang w:val="en-US"/>
        </w:rPr>
      </w:pPr>
      <w:r w:rsidRPr="0080476B">
        <w:rPr>
          <w:b/>
          <w:bCs/>
          <w:lang w:val="en-US"/>
        </w:rPr>
        <w:lastRenderedPageBreak/>
        <w:t>Kho hàng</w:t>
      </w:r>
    </w:p>
    <w:p w14:paraId="0665232E" w14:textId="2C34CAD0" w:rsidR="00172B38" w:rsidRPr="00172B38" w:rsidRDefault="00D97BBC" w:rsidP="00172B38">
      <w:pPr>
        <w:rPr>
          <w:lang w:val="en-US"/>
        </w:rPr>
      </w:pPr>
      <w:r w:rsidRPr="00D97BBC">
        <w:rPr>
          <w:noProof/>
          <w:lang w:val="en-US"/>
        </w:rPr>
        <w:drawing>
          <wp:inline distT="0" distB="0" distL="0" distR="0" wp14:anchorId="00554AEF" wp14:editId="367061BD">
            <wp:extent cx="5943600" cy="3157855"/>
            <wp:effectExtent l="0" t="0" r="0" b="4445"/>
            <wp:docPr id="44" name="Picture 44"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Excel&#10;&#10;Description automatically generated"/>
                    <pic:cNvPicPr/>
                  </pic:nvPicPr>
                  <pic:blipFill>
                    <a:blip r:embed="rId81"/>
                    <a:stretch>
                      <a:fillRect/>
                    </a:stretch>
                  </pic:blipFill>
                  <pic:spPr>
                    <a:xfrm>
                      <a:off x="0" y="0"/>
                      <a:ext cx="5943600" cy="3157855"/>
                    </a:xfrm>
                    <a:prstGeom prst="rect">
                      <a:avLst/>
                    </a:prstGeom>
                  </pic:spPr>
                </pic:pic>
              </a:graphicData>
            </a:graphic>
          </wp:inline>
        </w:drawing>
      </w:r>
    </w:p>
    <w:p w14:paraId="7C7F788A" w14:textId="18BC5D00" w:rsidR="00172B38" w:rsidRDefault="00172B38" w:rsidP="00172B38">
      <w:pPr>
        <w:pStyle w:val="Heading3"/>
      </w:pPr>
      <w:r>
        <w:t>Thêm và Cập nhật Vật liệu</w:t>
      </w:r>
    </w:p>
    <w:p w14:paraId="0D489162" w14:textId="31E07692" w:rsidR="00F623F7" w:rsidRDefault="00F623F7" w:rsidP="00F623F7">
      <w:r w:rsidRPr="00F623F7">
        <w:rPr>
          <w:noProof/>
        </w:rPr>
        <w:drawing>
          <wp:inline distT="0" distB="0" distL="0" distR="0" wp14:anchorId="0B506EC0" wp14:editId="2D895FC9">
            <wp:extent cx="3178707" cy="4070350"/>
            <wp:effectExtent l="0" t="0" r="3175" b="635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82"/>
                    <a:stretch>
                      <a:fillRect/>
                    </a:stretch>
                  </pic:blipFill>
                  <pic:spPr>
                    <a:xfrm>
                      <a:off x="0" y="0"/>
                      <a:ext cx="3195004" cy="4091218"/>
                    </a:xfrm>
                    <a:prstGeom prst="rect">
                      <a:avLst/>
                    </a:prstGeom>
                  </pic:spPr>
                </pic:pic>
              </a:graphicData>
            </a:graphic>
          </wp:inline>
        </w:drawing>
      </w:r>
    </w:p>
    <w:p w14:paraId="0B318C85" w14:textId="55DC78F9" w:rsidR="00F623F7" w:rsidRPr="00F623F7" w:rsidRDefault="00D13DA6" w:rsidP="00F623F7">
      <w:r w:rsidRPr="00D13DA6">
        <w:rPr>
          <w:noProof/>
        </w:rPr>
        <w:lastRenderedPageBreak/>
        <w:drawing>
          <wp:inline distT="0" distB="0" distL="0" distR="0" wp14:anchorId="0619C23A" wp14:editId="6D754F1C">
            <wp:extent cx="3149600" cy="4033078"/>
            <wp:effectExtent l="0" t="0" r="0" b="571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83"/>
                    <a:stretch>
                      <a:fillRect/>
                    </a:stretch>
                  </pic:blipFill>
                  <pic:spPr>
                    <a:xfrm>
                      <a:off x="0" y="0"/>
                      <a:ext cx="3156922" cy="4042454"/>
                    </a:xfrm>
                    <a:prstGeom prst="rect">
                      <a:avLst/>
                    </a:prstGeom>
                  </pic:spPr>
                </pic:pic>
              </a:graphicData>
            </a:graphic>
          </wp:inline>
        </w:drawing>
      </w:r>
    </w:p>
    <w:p w14:paraId="25A02605" w14:textId="0A2C63BC" w:rsidR="00172B38" w:rsidRDefault="00172B38" w:rsidP="00172B38">
      <w:pPr>
        <w:pStyle w:val="Heading2"/>
        <w:rPr>
          <w:b/>
          <w:bCs/>
        </w:rPr>
      </w:pPr>
      <w:r w:rsidRPr="0080476B">
        <w:rPr>
          <w:b/>
          <w:bCs/>
        </w:rPr>
        <w:t>Thực Đơn</w:t>
      </w:r>
    </w:p>
    <w:p w14:paraId="63FAE23C" w14:textId="4CAAA25F" w:rsidR="00D13DA6" w:rsidRPr="00D13DA6" w:rsidRDefault="00677BA2" w:rsidP="00D13DA6">
      <w:r w:rsidRPr="00677BA2">
        <w:rPr>
          <w:noProof/>
        </w:rPr>
        <w:drawing>
          <wp:inline distT="0" distB="0" distL="0" distR="0" wp14:anchorId="4923E410" wp14:editId="3595D120">
            <wp:extent cx="5943600" cy="3157855"/>
            <wp:effectExtent l="0" t="0" r="0" b="444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84"/>
                    <a:stretch>
                      <a:fillRect/>
                    </a:stretch>
                  </pic:blipFill>
                  <pic:spPr>
                    <a:xfrm>
                      <a:off x="0" y="0"/>
                      <a:ext cx="5943600" cy="3157855"/>
                    </a:xfrm>
                    <a:prstGeom prst="rect">
                      <a:avLst/>
                    </a:prstGeom>
                  </pic:spPr>
                </pic:pic>
              </a:graphicData>
            </a:graphic>
          </wp:inline>
        </w:drawing>
      </w:r>
    </w:p>
    <w:p w14:paraId="2386E510" w14:textId="4F847FE2" w:rsidR="00172B38" w:rsidRDefault="0018573C" w:rsidP="00172B38">
      <w:pPr>
        <w:pStyle w:val="Heading3"/>
      </w:pPr>
      <w:r>
        <w:lastRenderedPageBreak/>
        <w:t>Thêm và Cập nhật Sản phẩm</w:t>
      </w:r>
    </w:p>
    <w:p w14:paraId="292AD0FA" w14:textId="10E19A0A" w:rsidR="00677BA2" w:rsidRDefault="00677BA2" w:rsidP="00677BA2">
      <w:r w:rsidRPr="00677BA2">
        <w:rPr>
          <w:noProof/>
        </w:rPr>
        <w:drawing>
          <wp:inline distT="0" distB="0" distL="0" distR="0" wp14:anchorId="5C15743C" wp14:editId="4083E476">
            <wp:extent cx="4679950" cy="4135456"/>
            <wp:effectExtent l="0" t="0" r="635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85"/>
                    <a:stretch>
                      <a:fillRect/>
                    </a:stretch>
                  </pic:blipFill>
                  <pic:spPr>
                    <a:xfrm>
                      <a:off x="0" y="0"/>
                      <a:ext cx="4685484" cy="4140346"/>
                    </a:xfrm>
                    <a:prstGeom prst="rect">
                      <a:avLst/>
                    </a:prstGeom>
                  </pic:spPr>
                </pic:pic>
              </a:graphicData>
            </a:graphic>
          </wp:inline>
        </w:drawing>
      </w:r>
    </w:p>
    <w:p w14:paraId="39DF19F2" w14:textId="3BD488CF" w:rsidR="00CB11EB" w:rsidRDefault="00CB11EB" w:rsidP="00677BA2">
      <w:r w:rsidRPr="00CB11EB">
        <w:rPr>
          <w:noProof/>
        </w:rPr>
        <w:lastRenderedPageBreak/>
        <w:drawing>
          <wp:inline distT="0" distB="0" distL="0" distR="0" wp14:anchorId="639145D6" wp14:editId="7D7460AC">
            <wp:extent cx="4893715" cy="4324350"/>
            <wp:effectExtent l="0" t="0" r="254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86"/>
                    <a:stretch>
                      <a:fillRect/>
                    </a:stretch>
                  </pic:blipFill>
                  <pic:spPr>
                    <a:xfrm>
                      <a:off x="0" y="0"/>
                      <a:ext cx="4897917" cy="4328063"/>
                    </a:xfrm>
                    <a:prstGeom prst="rect">
                      <a:avLst/>
                    </a:prstGeom>
                  </pic:spPr>
                </pic:pic>
              </a:graphicData>
            </a:graphic>
          </wp:inline>
        </w:drawing>
      </w:r>
    </w:p>
    <w:p w14:paraId="4DBBC9DD" w14:textId="10626DEC" w:rsidR="00677BA2" w:rsidRPr="00677BA2" w:rsidRDefault="00677BA2" w:rsidP="00677BA2"/>
    <w:p w14:paraId="137F82D4" w14:textId="18779C14" w:rsidR="0018573C" w:rsidRDefault="0018573C" w:rsidP="0018573C">
      <w:pPr>
        <w:pStyle w:val="Heading2"/>
        <w:rPr>
          <w:b/>
          <w:bCs/>
        </w:rPr>
      </w:pPr>
      <w:r w:rsidRPr="0080476B">
        <w:rPr>
          <w:b/>
          <w:bCs/>
        </w:rPr>
        <w:t>Nhân Viên</w:t>
      </w:r>
    </w:p>
    <w:p w14:paraId="3FAB6BA1" w14:textId="382E29F5" w:rsidR="007C1C2F" w:rsidRPr="007C1C2F" w:rsidRDefault="00D04C16" w:rsidP="007C1C2F">
      <w:r w:rsidRPr="00D04C16">
        <w:rPr>
          <w:noProof/>
        </w:rPr>
        <w:drawing>
          <wp:inline distT="0" distB="0" distL="0" distR="0" wp14:anchorId="5E0C65A8" wp14:editId="3B34B457">
            <wp:extent cx="5943600" cy="3157855"/>
            <wp:effectExtent l="0" t="0" r="0" b="4445"/>
            <wp:docPr id="43" name="Picture 4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able&#10;&#10;Description automatically generated"/>
                    <pic:cNvPicPr/>
                  </pic:nvPicPr>
                  <pic:blipFill>
                    <a:blip r:embed="rId87"/>
                    <a:stretch>
                      <a:fillRect/>
                    </a:stretch>
                  </pic:blipFill>
                  <pic:spPr>
                    <a:xfrm>
                      <a:off x="0" y="0"/>
                      <a:ext cx="5943600" cy="3157855"/>
                    </a:xfrm>
                    <a:prstGeom prst="rect">
                      <a:avLst/>
                    </a:prstGeom>
                  </pic:spPr>
                </pic:pic>
              </a:graphicData>
            </a:graphic>
          </wp:inline>
        </w:drawing>
      </w:r>
    </w:p>
    <w:p w14:paraId="37E9E958" w14:textId="2B1FBD8B" w:rsidR="0018573C" w:rsidRDefault="0018573C" w:rsidP="0018573C">
      <w:pPr>
        <w:pStyle w:val="Heading3"/>
      </w:pPr>
      <w:r>
        <w:lastRenderedPageBreak/>
        <w:t>Thêm và Cập nhật Nhân viên</w:t>
      </w:r>
    </w:p>
    <w:p w14:paraId="7BB749EB" w14:textId="15029E62" w:rsidR="00D97BBC" w:rsidRDefault="00360FD8" w:rsidP="00D97BBC">
      <w:r w:rsidRPr="00360FD8">
        <w:rPr>
          <w:noProof/>
        </w:rPr>
        <w:drawing>
          <wp:inline distT="0" distB="0" distL="0" distR="0" wp14:anchorId="185C8CB9" wp14:editId="16069158">
            <wp:extent cx="5943600" cy="3740785"/>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88"/>
                    <a:stretch>
                      <a:fillRect/>
                    </a:stretch>
                  </pic:blipFill>
                  <pic:spPr>
                    <a:xfrm>
                      <a:off x="0" y="0"/>
                      <a:ext cx="5943600" cy="3740785"/>
                    </a:xfrm>
                    <a:prstGeom prst="rect">
                      <a:avLst/>
                    </a:prstGeom>
                  </pic:spPr>
                </pic:pic>
              </a:graphicData>
            </a:graphic>
          </wp:inline>
        </w:drawing>
      </w:r>
    </w:p>
    <w:p w14:paraId="2082DF09" w14:textId="6B6B7635" w:rsidR="00360FD8" w:rsidRPr="00D97BBC" w:rsidRDefault="00360FD8" w:rsidP="00D97BBC">
      <w:r w:rsidRPr="00360FD8">
        <w:rPr>
          <w:noProof/>
        </w:rPr>
        <w:drawing>
          <wp:inline distT="0" distB="0" distL="0" distR="0" wp14:anchorId="14A2B41C" wp14:editId="2F1D4EF1">
            <wp:extent cx="5943600" cy="3740785"/>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89"/>
                    <a:stretch>
                      <a:fillRect/>
                    </a:stretch>
                  </pic:blipFill>
                  <pic:spPr>
                    <a:xfrm>
                      <a:off x="0" y="0"/>
                      <a:ext cx="5943600" cy="3740785"/>
                    </a:xfrm>
                    <a:prstGeom prst="rect">
                      <a:avLst/>
                    </a:prstGeom>
                  </pic:spPr>
                </pic:pic>
              </a:graphicData>
            </a:graphic>
          </wp:inline>
        </w:drawing>
      </w:r>
    </w:p>
    <w:p w14:paraId="63ED0CD6" w14:textId="126A3A36" w:rsidR="0018573C" w:rsidRDefault="0080476B" w:rsidP="0018573C">
      <w:pPr>
        <w:pStyle w:val="Heading2"/>
        <w:rPr>
          <w:b/>
          <w:bCs/>
        </w:rPr>
      </w:pPr>
      <w:r w:rsidRPr="0080476B">
        <w:rPr>
          <w:b/>
          <w:bCs/>
        </w:rPr>
        <w:lastRenderedPageBreak/>
        <w:t>Báo Cáo</w:t>
      </w:r>
    </w:p>
    <w:p w14:paraId="1047E81C" w14:textId="2E960892" w:rsidR="00360FD8" w:rsidRPr="00360FD8" w:rsidRDefault="00360FD8" w:rsidP="00360FD8">
      <w:pPr>
        <w:rPr>
          <w:lang w:val="en-US"/>
        </w:rPr>
      </w:pPr>
      <w:r>
        <w:rPr>
          <w:lang w:val="en-US"/>
        </w:rPr>
        <w:t>Chưa hoàn thành</w:t>
      </w:r>
    </w:p>
    <w:sectPr w:rsidR="00360FD8" w:rsidRPr="00360FD8">
      <w:headerReference w:type="default" r:id="rId90"/>
      <w:footerReference w:type="default" r:id="rId9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1" w:author="Keios Starqua" w:date="2022-01-11T13:57:00Z" w:initials="KS">
    <w:p w14:paraId="54A11266" w14:textId="77777777" w:rsidR="0079028B" w:rsidRDefault="0079028B" w:rsidP="0079028B">
      <w:pPr>
        <w:pStyle w:val="CommentText"/>
      </w:pPr>
      <w:r>
        <w:rPr>
          <w:rStyle w:val="CommentReference"/>
        </w:rPr>
        <w:annotationRef/>
      </w:r>
      <w:r>
        <w:rPr>
          <w:i/>
          <w:iCs/>
          <w:color w:val="2F5496"/>
        </w:rPr>
        <w:t>Ch</w:t>
      </w:r>
      <w:r>
        <w:rPr>
          <w:i/>
          <w:color w:val="2F5496"/>
        </w:rPr>
        <w:t>ỉ</w:t>
      </w:r>
      <w:r>
        <w:rPr>
          <w:i/>
          <w:iCs/>
          <w:color w:val="2F5496"/>
        </w:rPr>
        <w:t>nh L</w:t>
      </w:r>
      <w:r>
        <w:rPr>
          <w:i/>
          <w:color w:val="2F5496"/>
        </w:rPr>
        <w:t>ạ</w:t>
      </w:r>
      <w:r>
        <w:rPr>
          <w:i/>
          <w:iCs/>
          <w:color w:val="2F5496"/>
        </w:rPr>
        <w:t>i tr</w:t>
      </w:r>
      <w:r>
        <w:rPr>
          <w:i/>
          <w:color w:val="2F5496"/>
        </w:rPr>
        <w:t>ụ</w:t>
      </w:r>
      <w:r>
        <w:rPr>
          <w:i/>
          <w:iCs/>
          <w:color w:val="2F5496"/>
        </w:rPr>
        <w:t>c th</w:t>
      </w:r>
      <w:r>
        <w:rPr>
          <w:i/>
          <w:color w:val="2F5496"/>
        </w:rPr>
        <w:t>ờ</w:t>
      </w:r>
      <w:r>
        <w:rPr>
          <w:i/>
          <w:iCs/>
          <w:color w:val="2F5496"/>
        </w:rPr>
        <w:t>i gian cho dính vào nhau</w:t>
      </w:r>
    </w:p>
  </w:comment>
  <w:comment w:id="153" w:author="Keios Starqua" w:date="2022-01-10T00:14:00Z" w:initials="KS">
    <w:p w14:paraId="424BB1D7" w14:textId="77777777" w:rsidR="0079028B" w:rsidRDefault="0079028B" w:rsidP="0079028B">
      <w:pPr>
        <w:pStyle w:val="CommentText"/>
      </w:pPr>
      <w:r>
        <w:rPr>
          <w:rStyle w:val="CommentReference"/>
        </w:rPr>
        <w:annotationRef/>
      </w:r>
      <w:r>
        <w:t>(chỉnh) ((11 – kiểm tra trùng khóa chính và rẻ nhánh )) – Trục thời gian 11 dài hơn</w:t>
      </w:r>
    </w:p>
  </w:comment>
  <w:comment w:id="156" w:author="Keios Starqua" w:date="2022-01-10T00:22:00Z" w:initials="KS">
    <w:p w14:paraId="6CF25653" w14:textId="77777777" w:rsidR="0079028B" w:rsidRDefault="0079028B" w:rsidP="0079028B">
      <w:pPr>
        <w:pStyle w:val="CommentText"/>
      </w:pPr>
      <w:r>
        <w:rPr>
          <w:rStyle w:val="CommentReference"/>
        </w:rPr>
        <w:annotationRef/>
      </w:r>
      <w:r>
        <w:t>( notes 7 – kiểm tra) (11 – kiểm tra trùng khóa chính và rẻ nhánh )</w:t>
      </w:r>
      <w:r>
        <w:rPr>
          <w:rStyle w:val="CommentReference"/>
        </w:rPr>
        <w:annotationRef/>
      </w:r>
    </w:p>
  </w:comment>
  <w:comment w:id="159" w:author="Keios Starqua" w:date="2022-01-10T00:43:00Z" w:initials="KS">
    <w:p w14:paraId="27E6AA76" w14:textId="77777777" w:rsidR="0079028B" w:rsidRDefault="0079028B" w:rsidP="0079028B">
      <w:pPr>
        <w:pStyle w:val="CommentText"/>
      </w:pPr>
      <w:r>
        <w:rPr>
          <w:rStyle w:val="CommentReference"/>
        </w:rPr>
        <w:annotationRef/>
      </w:r>
      <w:r>
        <w:t>(thêm nhánh hủy xác nhận)</w:t>
      </w:r>
    </w:p>
  </w:comment>
  <w:comment w:id="160" w:author="Keios Starqua" w:date="2022-01-10T00:44:00Z" w:initials="KS">
    <w:p w14:paraId="57263187" w14:textId="77777777" w:rsidR="0079028B" w:rsidRDefault="0079028B" w:rsidP="0079028B">
      <w:pPr>
        <w:pStyle w:val="CommentText"/>
      </w:pPr>
      <w:r>
        <w:rPr>
          <w:rStyle w:val="CommentReference"/>
        </w:rPr>
        <w:annotationRef/>
      </w:r>
      <w:r>
        <w:t>Ko biết thêm làm sao nè?</w:t>
      </w:r>
    </w:p>
  </w:comment>
  <w:comment w:id="169" w:author="Keios Starqua" w:date="2022-01-10T12:51:00Z" w:initials="KS">
    <w:p w14:paraId="6F46FEE0" w14:textId="77777777" w:rsidR="0079028B" w:rsidRDefault="0079028B" w:rsidP="0079028B">
      <w:pPr>
        <w:pStyle w:val="CommentText"/>
      </w:pPr>
      <w:r>
        <w:rPr>
          <w:rStyle w:val="CommentReference"/>
        </w:rPr>
        <w:annotationRef/>
      </w:r>
      <w:r>
        <w:rPr>
          <w:color w:val="2F5496"/>
        </w:rPr>
        <w:t>( kéo trục thứ 3 thấp xuống )</w:t>
      </w:r>
    </w:p>
  </w:comment>
  <w:comment w:id="172" w:author="Keios Starqua" w:date="2022-01-10T12:54:00Z" w:initials="KS">
    <w:p w14:paraId="11ACDABA" w14:textId="77777777" w:rsidR="0079028B" w:rsidRDefault="0079028B" w:rsidP="0079028B">
      <w:pPr>
        <w:pStyle w:val="CommentText"/>
      </w:pPr>
      <w:r>
        <w:rPr>
          <w:rStyle w:val="CommentReference"/>
        </w:rPr>
        <w:annotationRef/>
      </w:r>
      <w:r>
        <w:rPr>
          <w:color w:val="2F5496"/>
        </w:rPr>
        <w:t>( kéo trục) (kt tuần trong database)( k cần [7])</w:t>
      </w:r>
    </w:p>
  </w:comment>
  <w:comment w:id="175" w:author="Keios Starqua" w:date="2022-01-10T12:56:00Z" w:initials="KS">
    <w:p w14:paraId="2F4FD515" w14:textId="77777777" w:rsidR="0079028B" w:rsidRDefault="0079028B" w:rsidP="0079028B">
      <w:pPr>
        <w:pStyle w:val="CommentText"/>
      </w:pPr>
      <w:r>
        <w:rPr>
          <w:rStyle w:val="CommentReference"/>
        </w:rPr>
        <w:annotationRef/>
      </w:r>
      <w:r>
        <w:rPr>
          <w:color w:val="2F5496"/>
        </w:rPr>
        <w:t>( thêm bước kt mã NV)( xem lại cách viết)</w:t>
      </w:r>
    </w:p>
  </w:comment>
  <w:comment w:id="178" w:author="Keios Starqua" w:date="2022-01-10T12:58:00Z" w:initials="KS">
    <w:p w14:paraId="24AE535C" w14:textId="77777777" w:rsidR="0079028B" w:rsidRDefault="0079028B" w:rsidP="0079028B">
      <w:pPr>
        <w:pStyle w:val="CommentText"/>
      </w:pPr>
      <w:r>
        <w:rPr>
          <w:rStyle w:val="CommentReference"/>
        </w:rPr>
        <w:annotationRef/>
      </w:r>
      <w:r>
        <w:rPr>
          <w:b/>
          <w:bCs/>
          <w:color w:val="2F5496"/>
        </w:rPr>
        <w:t>(6-10 chỉnh chữ xóa cho dễ hiểu) – Self Message sau số 11 – Lưu thông tin</w:t>
      </w:r>
      <w:r>
        <w:rPr>
          <w:rStyle w:val="CommentReference"/>
        </w:rPr>
        <w:annotationRef/>
      </w:r>
    </w:p>
  </w:comment>
  <w:comment w:id="184" w:author="Keios Starqua" w:date="2022-01-10T13:11:00Z" w:initials="KS">
    <w:p w14:paraId="4EC0A3E6" w14:textId="77777777" w:rsidR="0079028B" w:rsidRDefault="0079028B" w:rsidP="0079028B">
      <w:pPr>
        <w:pStyle w:val="CommentText"/>
      </w:pPr>
      <w:r>
        <w:rPr>
          <w:rStyle w:val="CommentReference"/>
        </w:rPr>
        <w:annotationRef/>
      </w:r>
      <w:r>
        <w:rPr>
          <w:i/>
          <w:iCs/>
          <w:color w:val="2F5496"/>
        </w:rPr>
        <w:t>( {1} th</w:t>
      </w:r>
      <w:r>
        <w:rPr>
          <w:i/>
          <w:color w:val="2F5496"/>
        </w:rPr>
        <w:t>ố</w:t>
      </w:r>
      <w:r>
        <w:rPr>
          <w:i/>
          <w:iCs/>
          <w:color w:val="2F5496"/>
        </w:rPr>
        <w:t>ng kê doanh thu theo tháng hi</w:t>
      </w:r>
      <w:r>
        <w:rPr>
          <w:i/>
          <w:color w:val="2F5496"/>
        </w:rPr>
        <w:t>ệ</w:t>
      </w:r>
      <w:r>
        <w:rPr>
          <w:i/>
          <w:iCs/>
          <w:color w:val="2F5496"/>
        </w:rPr>
        <w:t>n t</w:t>
      </w:r>
      <w:r>
        <w:rPr>
          <w:i/>
          <w:color w:val="2F5496"/>
        </w:rPr>
        <w:t>ạ</w:t>
      </w:r>
      <w:r>
        <w:rPr>
          <w:i/>
          <w:iCs/>
          <w:color w:val="2F5496"/>
        </w:rPr>
        <w:t>i)- s</w:t>
      </w:r>
      <w:r>
        <w:rPr>
          <w:i/>
          <w:color w:val="2F5496"/>
        </w:rPr>
        <w:t>ử</w:t>
      </w:r>
      <w:r>
        <w:rPr>
          <w:i/>
          <w:iCs/>
          <w:color w:val="2F5496"/>
        </w:rPr>
        <w:t>a l</w:t>
      </w:r>
      <w:r>
        <w:rPr>
          <w:i/>
          <w:color w:val="2F5496"/>
        </w:rPr>
        <w:t>ạ</w:t>
      </w:r>
      <w:r>
        <w:rPr>
          <w:i/>
          <w:iCs/>
          <w:color w:val="2F5496"/>
        </w:rPr>
        <w:t>i UML m</w:t>
      </w:r>
      <w:r>
        <w:rPr>
          <w:i/>
          <w:color w:val="2F5496"/>
        </w:rPr>
        <w:t>ớ</w:t>
      </w:r>
      <w:r>
        <w:rPr>
          <w:i/>
          <w:iCs/>
          <w:color w:val="2F5496"/>
        </w:rPr>
        <w:t>i ✅</w:t>
      </w:r>
    </w:p>
  </w:comment>
  <w:comment w:id="190" w:author="Keios Starqua" w:date="2022-01-10T13:30:00Z" w:initials="KS">
    <w:p w14:paraId="4F5C803A" w14:textId="77777777" w:rsidR="0079028B" w:rsidRDefault="0079028B" w:rsidP="0079028B">
      <w:pPr>
        <w:pStyle w:val="CommentText"/>
      </w:pPr>
      <w:r>
        <w:rPr>
          <w:rStyle w:val="CommentReference"/>
        </w:rPr>
        <w:annotationRef/>
      </w:r>
      <w:r>
        <w:t>(gợi ý: Tìm kiếm)</w:t>
      </w:r>
    </w:p>
  </w:comment>
  <w:comment w:id="193" w:author="Keios Starqua" w:date="2022-01-10T13:56:00Z" w:initials="KS">
    <w:p w14:paraId="2AB00A76" w14:textId="77777777" w:rsidR="0079028B" w:rsidRDefault="0079028B" w:rsidP="0079028B">
      <w:pPr>
        <w:pStyle w:val="CommentText"/>
      </w:pPr>
      <w:r>
        <w:rPr>
          <w:rStyle w:val="CommentReference"/>
        </w:rPr>
        <w:annotationRef/>
      </w:r>
      <w:r>
        <w:rPr>
          <w:color w:val="2F5496"/>
        </w:rPr>
        <w:t>( 7 – kt kiểu dulieu , 11 – kt dữ liệu trong DB trùng or  không)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A11266" w15:done="1"/>
  <w15:commentEx w15:paraId="424BB1D7" w15:done="1"/>
  <w15:commentEx w15:paraId="6CF25653" w15:done="1"/>
  <w15:commentEx w15:paraId="27E6AA76" w15:done="0"/>
  <w15:commentEx w15:paraId="57263187" w15:paraIdParent="27E6AA76" w15:done="0"/>
  <w15:commentEx w15:paraId="6F46FEE0" w15:done="0"/>
  <w15:commentEx w15:paraId="11ACDABA" w15:done="0"/>
  <w15:commentEx w15:paraId="2F4FD515" w15:done="0"/>
  <w15:commentEx w15:paraId="24AE535C" w15:done="1"/>
  <w15:commentEx w15:paraId="4EC0A3E6" w15:done="0"/>
  <w15:commentEx w15:paraId="4F5C803A" w15:done="0"/>
  <w15:commentEx w15:paraId="2AB00A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80B30" w16cex:dateUtc="2022-01-11T06:57:00Z"/>
  <w16cex:commentExtensible w16cex:durableId="2585F8EF" w16cex:dateUtc="2022-01-09T17:14:00Z"/>
  <w16cex:commentExtensible w16cex:durableId="2585FABC" w16cex:dateUtc="2022-01-09T17:22:00Z"/>
  <w16cex:commentExtensible w16cex:durableId="2585FFC9" w16cex:dateUtc="2022-01-09T17:43:00Z"/>
  <w16cex:commentExtensible w16cex:durableId="2585FFD3" w16cex:dateUtc="2022-01-09T17:44:00Z"/>
  <w16cex:commentExtensible w16cex:durableId="2586AA65" w16cex:dateUtc="2022-01-10T05:51:00Z"/>
  <w16cex:commentExtensible w16cex:durableId="2586AB1C" w16cex:dateUtc="2022-01-10T05:54:00Z"/>
  <w16cex:commentExtensible w16cex:durableId="2586AB7A" w16cex:dateUtc="2022-01-10T05:56:00Z"/>
  <w16cex:commentExtensible w16cex:durableId="2586ABFD" w16cex:dateUtc="2022-01-10T05:58:00Z"/>
  <w16cex:commentExtensible w16cex:durableId="2586AF16" w16cex:dateUtc="2022-01-10T06:11:00Z"/>
  <w16cex:commentExtensible w16cex:durableId="2586B38E" w16cex:dateUtc="2022-01-10T06:30:00Z"/>
  <w16cex:commentExtensible w16cex:durableId="2586B999" w16cex:dateUtc="2022-01-10T06: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A11266" w16cid:durableId="25880B30"/>
  <w16cid:commentId w16cid:paraId="424BB1D7" w16cid:durableId="2585F8EF"/>
  <w16cid:commentId w16cid:paraId="6CF25653" w16cid:durableId="2585FABC"/>
  <w16cid:commentId w16cid:paraId="27E6AA76" w16cid:durableId="2585FFC9"/>
  <w16cid:commentId w16cid:paraId="57263187" w16cid:durableId="2585FFD3"/>
  <w16cid:commentId w16cid:paraId="6F46FEE0" w16cid:durableId="2586AA65"/>
  <w16cid:commentId w16cid:paraId="11ACDABA" w16cid:durableId="2586AB1C"/>
  <w16cid:commentId w16cid:paraId="2F4FD515" w16cid:durableId="2586AB7A"/>
  <w16cid:commentId w16cid:paraId="24AE535C" w16cid:durableId="2586ABFD"/>
  <w16cid:commentId w16cid:paraId="4EC0A3E6" w16cid:durableId="2586AF16"/>
  <w16cid:commentId w16cid:paraId="4F5C803A" w16cid:durableId="2586B38E"/>
  <w16cid:commentId w16cid:paraId="2AB00A76" w16cid:durableId="2586B9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3384B" w14:textId="77777777" w:rsidR="00CD0C63" w:rsidRDefault="00CD0C63">
      <w:pPr>
        <w:spacing w:after="0" w:line="240" w:lineRule="auto"/>
      </w:pPr>
      <w:r>
        <w:separator/>
      </w:r>
    </w:p>
  </w:endnote>
  <w:endnote w:type="continuationSeparator" w:id="0">
    <w:p w14:paraId="58F323FD" w14:textId="77777777" w:rsidR="00CD0C63" w:rsidRDefault="00CD0C63">
      <w:pPr>
        <w:spacing w:after="0" w:line="240" w:lineRule="auto"/>
      </w:pPr>
      <w:r>
        <w:continuationSeparator/>
      </w:r>
    </w:p>
  </w:endnote>
  <w:endnote w:type="continuationNotice" w:id="1">
    <w:p w14:paraId="7CF04AE6" w14:textId="77777777" w:rsidR="00CD0C63" w:rsidRDefault="00CD0C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CB386BC" w14:paraId="239E52CC" w14:textId="77777777" w:rsidTr="4CB386BC">
      <w:tc>
        <w:tcPr>
          <w:tcW w:w="3120" w:type="dxa"/>
        </w:tcPr>
        <w:p w14:paraId="74659A7A" w14:textId="78A5B15E" w:rsidR="4CB386BC" w:rsidRDefault="4CB386BC" w:rsidP="4CB386BC">
          <w:pPr>
            <w:pStyle w:val="Header"/>
            <w:ind w:left="-115"/>
          </w:pPr>
        </w:p>
      </w:tc>
      <w:tc>
        <w:tcPr>
          <w:tcW w:w="3120" w:type="dxa"/>
        </w:tcPr>
        <w:p w14:paraId="11CD7031" w14:textId="76866CAA" w:rsidR="4CB386BC" w:rsidRDefault="4CB386BC" w:rsidP="4CB386BC">
          <w:pPr>
            <w:pStyle w:val="Header"/>
            <w:jc w:val="center"/>
          </w:pPr>
        </w:p>
      </w:tc>
      <w:tc>
        <w:tcPr>
          <w:tcW w:w="3120" w:type="dxa"/>
        </w:tcPr>
        <w:p w14:paraId="06841F40" w14:textId="35FBA124" w:rsidR="4CB386BC" w:rsidRDefault="4CB386BC" w:rsidP="4CB386BC">
          <w:pPr>
            <w:pStyle w:val="Header"/>
            <w:ind w:right="-115"/>
            <w:jc w:val="right"/>
          </w:pPr>
        </w:p>
      </w:tc>
    </w:tr>
  </w:tbl>
  <w:p w14:paraId="70962C63" w14:textId="1E591735" w:rsidR="4CB386BC" w:rsidRDefault="4CB386BC" w:rsidP="4CB38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AF22F" w14:textId="77777777" w:rsidR="00CD0C63" w:rsidRDefault="00CD0C63">
      <w:pPr>
        <w:spacing w:after="0" w:line="240" w:lineRule="auto"/>
      </w:pPr>
      <w:r>
        <w:separator/>
      </w:r>
    </w:p>
  </w:footnote>
  <w:footnote w:type="continuationSeparator" w:id="0">
    <w:p w14:paraId="23FB2379" w14:textId="77777777" w:rsidR="00CD0C63" w:rsidRDefault="00CD0C63">
      <w:pPr>
        <w:spacing w:after="0" w:line="240" w:lineRule="auto"/>
      </w:pPr>
      <w:r>
        <w:continuationSeparator/>
      </w:r>
    </w:p>
  </w:footnote>
  <w:footnote w:type="continuationNotice" w:id="1">
    <w:p w14:paraId="5116776C" w14:textId="77777777" w:rsidR="00CD0C63" w:rsidRDefault="00CD0C6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CB386BC" w14:paraId="7AF6D9C5" w14:textId="77777777" w:rsidTr="4CB386BC">
      <w:tc>
        <w:tcPr>
          <w:tcW w:w="3120" w:type="dxa"/>
        </w:tcPr>
        <w:p w14:paraId="0F93EC3F" w14:textId="66D63427" w:rsidR="4CB386BC" w:rsidRDefault="4CB386BC" w:rsidP="4CB386BC">
          <w:pPr>
            <w:pStyle w:val="Header"/>
            <w:ind w:left="-115"/>
          </w:pPr>
        </w:p>
      </w:tc>
      <w:tc>
        <w:tcPr>
          <w:tcW w:w="3120" w:type="dxa"/>
        </w:tcPr>
        <w:p w14:paraId="0A463647" w14:textId="019ABD89" w:rsidR="4CB386BC" w:rsidRDefault="4CB386BC" w:rsidP="4CB386BC">
          <w:pPr>
            <w:pStyle w:val="Header"/>
            <w:jc w:val="center"/>
          </w:pPr>
        </w:p>
      </w:tc>
      <w:tc>
        <w:tcPr>
          <w:tcW w:w="3120" w:type="dxa"/>
        </w:tcPr>
        <w:p w14:paraId="4253F3DA" w14:textId="48F5084B" w:rsidR="4CB386BC" w:rsidRDefault="4CB386BC" w:rsidP="4CB386BC">
          <w:pPr>
            <w:pStyle w:val="Header"/>
            <w:ind w:right="-115"/>
            <w:jc w:val="right"/>
          </w:pPr>
        </w:p>
      </w:tc>
    </w:tr>
  </w:tbl>
  <w:p w14:paraId="512B1C28" w14:textId="2CFF48F0" w:rsidR="4CB386BC" w:rsidRDefault="4CB386BC" w:rsidP="4CB386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7911"/>
    <w:multiLevelType w:val="multilevel"/>
    <w:tmpl w:val="96F60240"/>
    <w:lvl w:ilvl="0">
      <w:start w:val="3"/>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 w15:restartNumberingAfterBreak="0">
    <w:nsid w:val="04CB1605"/>
    <w:multiLevelType w:val="hybridMultilevel"/>
    <w:tmpl w:val="FFFFFFFF"/>
    <w:lvl w:ilvl="0" w:tplc="07F0EEEC">
      <w:start w:val="1"/>
      <w:numFmt w:val="bullet"/>
      <w:lvlText w:val="-"/>
      <w:lvlJc w:val="left"/>
      <w:pPr>
        <w:ind w:left="720" w:hanging="360"/>
      </w:pPr>
      <w:rPr>
        <w:rFonts w:ascii="Symbol" w:hAnsi="Symbol" w:hint="default"/>
      </w:rPr>
    </w:lvl>
    <w:lvl w:ilvl="1" w:tplc="99CA4932">
      <w:start w:val="1"/>
      <w:numFmt w:val="bullet"/>
      <w:lvlText w:val="o"/>
      <w:lvlJc w:val="left"/>
      <w:pPr>
        <w:ind w:left="1440" w:hanging="360"/>
      </w:pPr>
      <w:rPr>
        <w:rFonts w:ascii="Courier New" w:hAnsi="Courier New" w:hint="default"/>
      </w:rPr>
    </w:lvl>
    <w:lvl w:ilvl="2" w:tplc="87B22EDC">
      <w:start w:val="1"/>
      <w:numFmt w:val="bullet"/>
      <w:lvlText w:val=""/>
      <w:lvlJc w:val="left"/>
      <w:pPr>
        <w:ind w:left="2160" w:hanging="360"/>
      </w:pPr>
      <w:rPr>
        <w:rFonts w:ascii="Wingdings" w:hAnsi="Wingdings" w:hint="default"/>
      </w:rPr>
    </w:lvl>
    <w:lvl w:ilvl="3" w:tplc="0AE2DC3A">
      <w:start w:val="1"/>
      <w:numFmt w:val="bullet"/>
      <w:lvlText w:val=""/>
      <w:lvlJc w:val="left"/>
      <w:pPr>
        <w:ind w:left="2880" w:hanging="360"/>
      </w:pPr>
      <w:rPr>
        <w:rFonts w:ascii="Symbol" w:hAnsi="Symbol" w:hint="default"/>
      </w:rPr>
    </w:lvl>
    <w:lvl w:ilvl="4" w:tplc="22521FF0">
      <w:start w:val="1"/>
      <w:numFmt w:val="bullet"/>
      <w:lvlText w:val="o"/>
      <w:lvlJc w:val="left"/>
      <w:pPr>
        <w:ind w:left="3600" w:hanging="360"/>
      </w:pPr>
      <w:rPr>
        <w:rFonts w:ascii="Courier New" w:hAnsi="Courier New" w:hint="default"/>
      </w:rPr>
    </w:lvl>
    <w:lvl w:ilvl="5" w:tplc="C4FC9B9E">
      <w:start w:val="1"/>
      <w:numFmt w:val="bullet"/>
      <w:lvlText w:val=""/>
      <w:lvlJc w:val="left"/>
      <w:pPr>
        <w:ind w:left="4320" w:hanging="360"/>
      </w:pPr>
      <w:rPr>
        <w:rFonts w:ascii="Wingdings" w:hAnsi="Wingdings" w:hint="default"/>
      </w:rPr>
    </w:lvl>
    <w:lvl w:ilvl="6" w:tplc="924CF7EA">
      <w:start w:val="1"/>
      <w:numFmt w:val="bullet"/>
      <w:lvlText w:val=""/>
      <w:lvlJc w:val="left"/>
      <w:pPr>
        <w:ind w:left="5040" w:hanging="360"/>
      </w:pPr>
      <w:rPr>
        <w:rFonts w:ascii="Symbol" w:hAnsi="Symbol" w:hint="default"/>
      </w:rPr>
    </w:lvl>
    <w:lvl w:ilvl="7" w:tplc="96DCF7E6">
      <w:start w:val="1"/>
      <w:numFmt w:val="bullet"/>
      <w:lvlText w:val="o"/>
      <w:lvlJc w:val="left"/>
      <w:pPr>
        <w:ind w:left="5760" w:hanging="360"/>
      </w:pPr>
      <w:rPr>
        <w:rFonts w:ascii="Courier New" w:hAnsi="Courier New" w:hint="default"/>
      </w:rPr>
    </w:lvl>
    <w:lvl w:ilvl="8" w:tplc="BB90FD04">
      <w:start w:val="1"/>
      <w:numFmt w:val="bullet"/>
      <w:lvlText w:val=""/>
      <w:lvlJc w:val="left"/>
      <w:pPr>
        <w:ind w:left="6480" w:hanging="360"/>
      </w:pPr>
      <w:rPr>
        <w:rFonts w:ascii="Wingdings" w:hAnsi="Wingdings" w:hint="default"/>
      </w:rPr>
    </w:lvl>
  </w:abstractNum>
  <w:abstractNum w:abstractNumId="2" w15:restartNumberingAfterBreak="0">
    <w:nsid w:val="07167CD3"/>
    <w:multiLevelType w:val="hybridMultilevel"/>
    <w:tmpl w:val="08B454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8A7488"/>
    <w:multiLevelType w:val="hybridMultilevel"/>
    <w:tmpl w:val="FFFFFFFF"/>
    <w:lvl w:ilvl="0" w:tplc="C16852C2">
      <w:start w:val="1"/>
      <w:numFmt w:val="bullet"/>
      <w:lvlText w:val=""/>
      <w:lvlJc w:val="left"/>
      <w:pPr>
        <w:ind w:left="360" w:hanging="360"/>
      </w:pPr>
      <w:rPr>
        <w:rFonts w:ascii="Symbol" w:hAnsi="Symbol" w:hint="default"/>
      </w:rPr>
    </w:lvl>
    <w:lvl w:ilvl="1" w:tplc="3BBCE474">
      <w:start w:val="1"/>
      <w:numFmt w:val="bullet"/>
      <w:lvlText w:val="o"/>
      <w:lvlJc w:val="left"/>
      <w:pPr>
        <w:ind w:left="1080" w:hanging="360"/>
      </w:pPr>
      <w:rPr>
        <w:rFonts w:ascii="Courier New" w:hAnsi="Courier New" w:hint="default"/>
      </w:rPr>
    </w:lvl>
    <w:lvl w:ilvl="2" w:tplc="E0860E16">
      <w:start w:val="1"/>
      <w:numFmt w:val="bullet"/>
      <w:lvlText w:val="-"/>
      <w:lvlJc w:val="left"/>
      <w:pPr>
        <w:ind w:left="1800" w:hanging="360"/>
      </w:pPr>
      <w:rPr>
        <w:rFonts w:ascii="Calibri" w:hAnsi="Calibri" w:hint="default"/>
      </w:rPr>
    </w:lvl>
    <w:lvl w:ilvl="3" w:tplc="AE5A5ACA">
      <w:start w:val="1"/>
      <w:numFmt w:val="bullet"/>
      <w:lvlText w:val=""/>
      <w:lvlJc w:val="left"/>
      <w:pPr>
        <w:ind w:left="2520" w:hanging="360"/>
      </w:pPr>
      <w:rPr>
        <w:rFonts w:ascii="Symbol" w:hAnsi="Symbol" w:hint="default"/>
      </w:rPr>
    </w:lvl>
    <w:lvl w:ilvl="4" w:tplc="6240B824">
      <w:start w:val="1"/>
      <w:numFmt w:val="bullet"/>
      <w:lvlText w:val="o"/>
      <w:lvlJc w:val="left"/>
      <w:pPr>
        <w:ind w:left="3240" w:hanging="360"/>
      </w:pPr>
      <w:rPr>
        <w:rFonts w:ascii="Courier New" w:hAnsi="Courier New" w:hint="default"/>
      </w:rPr>
    </w:lvl>
    <w:lvl w:ilvl="5" w:tplc="CD2A694A">
      <w:start w:val="1"/>
      <w:numFmt w:val="bullet"/>
      <w:lvlText w:val=""/>
      <w:lvlJc w:val="left"/>
      <w:pPr>
        <w:ind w:left="3960" w:hanging="360"/>
      </w:pPr>
      <w:rPr>
        <w:rFonts w:ascii="Wingdings" w:hAnsi="Wingdings" w:hint="default"/>
      </w:rPr>
    </w:lvl>
    <w:lvl w:ilvl="6" w:tplc="A044E9B2">
      <w:start w:val="1"/>
      <w:numFmt w:val="bullet"/>
      <w:lvlText w:val=""/>
      <w:lvlJc w:val="left"/>
      <w:pPr>
        <w:ind w:left="4680" w:hanging="360"/>
      </w:pPr>
      <w:rPr>
        <w:rFonts w:ascii="Symbol" w:hAnsi="Symbol" w:hint="default"/>
      </w:rPr>
    </w:lvl>
    <w:lvl w:ilvl="7" w:tplc="1512BC4C">
      <w:start w:val="1"/>
      <w:numFmt w:val="bullet"/>
      <w:lvlText w:val="o"/>
      <w:lvlJc w:val="left"/>
      <w:pPr>
        <w:ind w:left="5400" w:hanging="360"/>
      </w:pPr>
      <w:rPr>
        <w:rFonts w:ascii="Courier New" w:hAnsi="Courier New" w:hint="default"/>
      </w:rPr>
    </w:lvl>
    <w:lvl w:ilvl="8" w:tplc="50D425EE">
      <w:start w:val="1"/>
      <w:numFmt w:val="bullet"/>
      <w:lvlText w:val=""/>
      <w:lvlJc w:val="left"/>
      <w:pPr>
        <w:ind w:left="6120" w:hanging="360"/>
      </w:pPr>
      <w:rPr>
        <w:rFonts w:ascii="Wingdings" w:hAnsi="Wingdings" w:hint="default"/>
      </w:rPr>
    </w:lvl>
  </w:abstractNum>
  <w:abstractNum w:abstractNumId="4" w15:restartNumberingAfterBreak="0">
    <w:nsid w:val="095C4110"/>
    <w:multiLevelType w:val="hybridMultilevel"/>
    <w:tmpl w:val="4B2ADFBA"/>
    <w:lvl w:ilvl="0" w:tplc="9D2AC872">
      <w:start w:val="3"/>
      <w:numFmt w:val="bullet"/>
      <w:lvlText w:val="-"/>
      <w:lvlJc w:val="left"/>
      <w:pPr>
        <w:ind w:left="720" w:hanging="360"/>
      </w:pPr>
      <w:rPr>
        <w:rFonts w:ascii="Calibri" w:eastAsiaTheme="minorEastAsia" w:hAnsi="Calibri" w:cs="Calibri" w:hint="default"/>
      </w:rPr>
    </w:lvl>
    <w:lvl w:ilvl="1" w:tplc="7278011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1F21EC"/>
    <w:multiLevelType w:val="hybridMultilevel"/>
    <w:tmpl w:val="3FC4B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100F7A"/>
    <w:multiLevelType w:val="hybridMultilevel"/>
    <w:tmpl w:val="FFFFFFFF"/>
    <w:lvl w:ilvl="0" w:tplc="CDBE6FD2">
      <w:start w:val="1"/>
      <w:numFmt w:val="bullet"/>
      <w:lvlText w:val=""/>
      <w:lvlJc w:val="left"/>
      <w:pPr>
        <w:ind w:left="720" w:hanging="360"/>
      </w:pPr>
      <w:rPr>
        <w:rFonts w:ascii="Symbol" w:hAnsi="Symbol" w:hint="default"/>
      </w:rPr>
    </w:lvl>
    <w:lvl w:ilvl="1" w:tplc="32EE50B6">
      <w:start w:val="1"/>
      <w:numFmt w:val="bullet"/>
      <w:lvlText w:val="-"/>
      <w:lvlJc w:val="left"/>
      <w:pPr>
        <w:ind w:left="1440" w:hanging="360"/>
      </w:pPr>
      <w:rPr>
        <w:rFonts w:ascii="Calibri" w:hAnsi="Calibri" w:hint="default"/>
      </w:rPr>
    </w:lvl>
    <w:lvl w:ilvl="2" w:tplc="B274C206">
      <w:start w:val="1"/>
      <w:numFmt w:val="bullet"/>
      <w:lvlText w:val="-"/>
      <w:lvlJc w:val="left"/>
      <w:pPr>
        <w:ind w:left="2160" w:hanging="360"/>
      </w:pPr>
      <w:rPr>
        <w:rFonts w:ascii="Calibri" w:hAnsi="Calibri" w:hint="default"/>
      </w:rPr>
    </w:lvl>
    <w:lvl w:ilvl="3" w:tplc="06D8C86C">
      <w:start w:val="1"/>
      <w:numFmt w:val="bullet"/>
      <w:lvlText w:val=""/>
      <w:lvlJc w:val="left"/>
      <w:pPr>
        <w:ind w:left="2880" w:hanging="360"/>
      </w:pPr>
      <w:rPr>
        <w:rFonts w:ascii="Symbol" w:hAnsi="Symbol" w:hint="default"/>
      </w:rPr>
    </w:lvl>
    <w:lvl w:ilvl="4" w:tplc="4DD41BBE">
      <w:start w:val="1"/>
      <w:numFmt w:val="bullet"/>
      <w:lvlText w:val="o"/>
      <w:lvlJc w:val="left"/>
      <w:pPr>
        <w:ind w:left="3600" w:hanging="360"/>
      </w:pPr>
      <w:rPr>
        <w:rFonts w:ascii="Courier New" w:hAnsi="Courier New" w:hint="default"/>
      </w:rPr>
    </w:lvl>
    <w:lvl w:ilvl="5" w:tplc="C1A21DFA">
      <w:start w:val="1"/>
      <w:numFmt w:val="bullet"/>
      <w:lvlText w:val=""/>
      <w:lvlJc w:val="left"/>
      <w:pPr>
        <w:ind w:left="4320" w:hanging="360"/>
      </w:pPr>
      <w:rPr>
        <w:rFonts w:ascii="Wingdings" w:hAnsi="Wingdings" w:hint="default"/>
      </w:rPr>
    </w:lvl>
    <w:lvl w:ilvl="6" w:tplc="4E4410D6">
      <w:start w:val="1"/>
      <w:numFmt w:val="bullet"/>
      <w:lvlText w:val=""/>
      <w:lvlJc w:val="left"/>
      <w:pPr>
        <w:ind w:left="5040" w:hanging="360"/>
      </w:pPr>
      <w:rPr>
        <w:rFonts w:ascii="Symbol" w:hAnsi="Symbol" w:hint="default"/>
      </w:rPr>
    </w:lvl>
    <w:lvl w:ilvl="7" w:tplc="2CA4FC7A">
      <w:start w:val="1"/>
      <w:numFmt w:val="bullet"/>
      <w:lvlText w:val="o"/>
      <w:lvlJc w:val="left"/>
      <w:pPr>
        <w:ind w:left="5760" w:hanging="360"/>
      </w:pPr>
      <w:rPr>
        <w:rFonts w:ascii="Courier New" w:hAnsi="Courier New" w:hint="default"/>
      </w:rPr>
    </w:lvl>
    <w:lvl w:ilvl="8" w:tplc="6CA80A4A">
      <w:start w:val="1"/>
      <w:numFmt w:val="bullet"/>
      <w:lvlText w:val=""/>
      <w:lvlJc w:val="left"/>
      <w:pPr>
        <w:ind w:left="6480" w:hanging="360"/>
      </w:pPr>
      <w:rPr>
        <w:rFonts w:ascii="Wingdings" w:hAnsi="Wingdings" w:hint="default"/>
      </w:rPr>
    </w:lvl>
  </w:abstractNum>
  <w:abstractNum w:abstractNumId="7" w15:restartNumberingAfterBreak="0">
    <w:nsid w:val="18731791"/>
    <w:multiLevelType w:val="hybridMultilevel"/>
    <w:tmpl w:val="98DC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900228"/>
    <w:multiLevelType w:val="multilevel"/>
    <w:tmpl w:val="6B202780"/>
    <w:lvl w:ilvl="0">
      <w:start w:val="1"/>
      <w:numFmt w:val="upperLetter"/>
      <w:pStyle w:val="Heading1"/>
      <w:lvlText w:val="%1."/>
      <w:lvlJc w:val="left"/>
      <w:pPr>
        <w:ind w:left="0" w:firstLine="0"/>
      </w:pPr>
      <w:rPr>
        <w:rFonts w:ascii="Calibri Light" w:hAnsi="Calibri Light" w:hint="default"/>
        <w:b/>
        <w:color w:val="FB7175"/>
        <w:sz w:val="32"/>
      </w:rPr>
    </w:lvl>
    <w:lvl w:ilvl="1">
      <w:start w:val="1"/>
      <w:numFmt w:val="upperRoman"/>
      <w:pStyle w:val="Heading2"/>
      <w:lvlText w:val="%2."/>
      <w:lvlJc w:val="left"/>
      <w:pPr>
        <w:ind w:left="720" w:firstLine="0"/>
      </w:pPr>
      <w:rPr>
        <w:rFonts w:ascii="Calibri Light" w:hAnsi="Calibri Light" w:hint="default"/>
        <w:b/>
        <w:color w:val="506CF7"/>
        <w:sz w:val="28"/>
      </w:rPr>
    </w:lvl>
    <w:lvl w:ilvl="2">
      <w:start w:val="1"/>
      <w:numFmt w:val="decimal"/>
      <w:pStyle w:val="Heading3"/>
      <w:lvlText w:val="%3."/>
      <w:lvlJc w:val="left"/>
      <w:pPr>
        <w:ind w:left="1440" w:firstLine="0"/>
      </w:pPr>
      <w:rPr>
        <w:rFonts w:ascii="Calibri Light" w:hAnsi="Calibri Light" w:hint="default"/>
        <w:b/>
        <w:color w:val="9B644F"/>
        <w:sz w:val="26"/>
      </w:rPr>
    </w:lvl>
    <w:lvl w:ilvl="3">
      <w:start w:val="1"/>
      <w:numFmt w:val="lowerLetter"/>
      <w:pStyle w:val="Heading4"/>
      <w:lvlText w:val="%4"/>
      <w:lvlJc w:val="left"/>
      <w:pPr>
        <w:ind w:left="2160" w:firstLine="0"/>
      </w:pPr>
      <w:rPr>
        <w:rFonts w:ascii="Calibri Light" w:hAnsi="Calibri Light" w:hint="default"/>
        <w:b/>
        <w:i w:val="0"/>
        <w:iCs w:val="0"/>
        <w:color w:val="519E17"/>
        <w:sz w:val="26"/>
      </w:rPr>
    </w:lvl>
    <w:lvl w:ilvl="4">
      <w:start w:val="1"/>
      <w:numFmt w:val="bullet"/>
      <w:pStyle w:val="Heading5"/>
      <w:lvlText w:val=""/>
      <w:lvlJc w:val="left"/>
      <w:pPr>
        <w:ind w:left="2880" w:firstLine="0"/>
      </w:pPr>
      <w:rPr>
        <w:rFonts w:ascii="Symbol" w:hAnsi="Symbol" w:hint="default"/>
        <w:color w:val="FFC000"/>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9" w15:restartNumberingAfterBreak="0">
    <w:nsid w:val="198408E7"/>
    <w:multiLevelType w:val="hybridMultilevel"/>
    <w:tmpl w:val="FFFFFFFF"/>
    <w:lvl w:ilvl="0" w:tplc="7C38EB2E">
      <w:start w:val="1"/>
      <w:numFmt w:val="bullet"/>
      <w:lvlText w:val=""/>
      <w:lvlJc w:val="left"/>
      <w:pPr>
        <w:ind w:left="720" w:hanging="360"/>
      </w:pPr>
      <w:rPr>
        <w:rFonts w:ascii="Symbol" w:hAnsi="Symbol" w:hint="default"/>
      </w:rPr>
    </w:lvl>
    <w:lvl w:ilvl="1" w:tplc="C7CA3D8A">
      <w:start w:val="1"/>
      <w:numFmt w:val="bullet"/>
      <w:lvlText w:val=""/>
      <w:lvlJc w:val="left"/>
      <w:pPr>
        <w:ind w:left="1440" w:hanging="360"/>
      </w:pPr>
      <w:rPr>
        <w:rFonts w:ascii="Symbol" w:hAnsi="Symbol" w:hint="default"/>
      </w:rPr>
    </w:lvl>
    <w:lvl w:ilvl="2" w:tplc="2BFE306C">
      <w:start w:val="1"/>
      <w:numFmt w:val="bullet"/>
      <w:lvlText w:val=""/>
      <w:lvlJc w:val="left"/>
      <w:pPr>
        <w:ind w:left="2160" w:hanging="360"/>
      </w:pPr>
      <w:rPr>
        <w:rFonts w:ascii="Wingdings" w:hAnsi="Wingdings" w:hint="default"/>
      </w:rPr>
    </w:lvl>
    <w:lvl w:ilvl="3" w:tplc="132CE01A">
      <w:start w:val="1"/>
      <w:numFmt w:val="bullet"/>
      <w:lvlText w:val=""/>
      <w:lvlJc w:val="left"/>
      <w:pPr>
        <w:ind w:left="2880" w:hanging="360"/>
      </w:pPr>
      <w:rPr>
        <w:rFonts w:ascii="Symbol" w:hAnsi="Symbol" w:hint="default"/>
      </w:rPr>
    </w:lvl>
    <w:lvl w:ilvl="4" w:tplc="DCC288A4">
      <w:start w:val="1"/>
      <w:numFmt w:val="bullet"/>
      <w:lvlText w:val="o"/>
      <w:lvlJc w:val="left"/>
      <w:pPr>
        <w:ind w:left="3600" w:hanging="360"/>
      </w:pPr>
      <w:rPr>
        <w:rFonts w:ascii="Courier New" w:hAnsi="Courier New" w:hint="default"/>
      </w:rPr>
    </w:lvl>
    <w:lvl w:ilvl="5" w:tplc="6E1A61A8">
      <w:start w:val="1"/>
      <w:numFmt w:val="bullet"/>
      <w:lvlText w:val=""/>
      <w:lvlJc w:val="left"/>
      <w:pPr>
        <w:ind w:left="4320" w:hanging="360"/>
      </w:pPr>
      <w:rPr>
        <w:rFonts w:ascii="Wingdings" w:hAnsi="Wingdings" w:hint="default"/>
      </w:rPr>
    </w:lvl>
    <w:lvl w:ilvl="6" w:tplc="EA0095B4">
      <w:start w:val="1"/>
      <w:numFmt w:val="bullet"/>
      <w:lvlText w:val=""/>
      <w:lvlJc w:val="left"/>
      <w:pPr>
        <w:ind w:left="5040" w:hanging="360"/>
      </w:pPr>
      <w:rPr>
        <w:rFonts w:ascii="Symbol" w:hAnsi="Symbol" w:hint="default"/>
      </w:rPr>
    </w:lvl>
    <w:lvl w:ilvl="7" w:tplc="9B0477A8">
      <w:start w:val="1"/>
      <w:numFmt w:val="bullet"/>
      <w:lvlText w:val="o"/>
      <w:lvlJc w:val="left"/>
      <w:pPr>
        <w:ind w:left="5760" w:hanging="360"/>
      </w:pPr>
      <w:rPr>
        <w:rFonts w:ascii="Courier New" w:hAnsi="Courier New" w:hint="default"/>
      </w:rPr>
    </w:lvl>
    <w:lvl w:ilvl="8" w:tplc="DE806F58">
      <w:start w:val="1"/>
      <w:numFmt w:val="bullet"/>
      <w:lvlText w:val=""/>
      <w:lvlJc w:val="left"/>
      <w:pPr>
        <w:ind w:left="6480" w:hanging="360"/>
      </w:pPr>
      <w:rPr>
        <w:rFonts w:ascii="Wingdings" w:hAnsi="Wingdings" w:hint="default"/>
      </w:rPr>
    </w:lvl>
  </w:abstractNum>
  <w:abstractNum w:abstractNumId="10" w15:restartNumberingAfterBreak="0">
    <w:nsid w:val="1C825785"/>
    <w:multiLevelType w:val="hybridMultilevel"/>
    <w:tmpl w:val="FFFFFFFF"/>
    <w:lvl w:ilvl="0" w:tplc="B532ABC2">
      <w:start w:val="1"/>
      <w:numFmt w:val="bullet"/>
      <w:lvlText w:val=""/>
      <w:lvlJc w:val="left"/>
      <w:pPr>
        <w:ind w:left="1440" w:hanging="360"/>
      </w:pPr>
      <w:rPr>
        <w:rFonts w:ascii="Symbol" w:hAnsi="Symbol" w:hint="default"/>
      </w:rPr>
    </w:lvl>
    <w:lvl w:ilvl="1" w:tplc="DC1A74CE">
      <w:start w:val="1"/>
      <w:numFmt w:val="bullet"/>
      <w:lvlText w:val="o"/>
      <w:lvlJc w:val="left"/>
      <w:pPr>
        <w:ind w:left="2160" w:hanging="360"/>
      </w:pPr>
      <w:rPr>
        <w:rFonts w:ascii="Courier New" w:hAnsi="Courier New" w:hint="default"/>
      </w:rPr>
    </w:lvl>
    <w:lvl w:ilvl="2" w:tplc="771030C0">
      <w:start w:val="1"/>
      <w:numFmt w:val="bullet"/>
      <w:lvlText w:val=""/>
      <w:lvlJc w:val="left"/>
      <w:pPr>
        <w:ind w:left="2880" w:hanging="360"/>
      </w:pPr>
      <w:rPr>
        <w:rFonts w:ascii="Wingdings" w:hAnsi="Wingdings" w:hint="default"/>
      </w:rPr>
    </w:lvl>
    <w:lvl w:ilvl="3" w:tplc="B6D0BF70">
      <w:start w:val="1"/>
      <w:numFmt w:val="bullet"/>
      <w:lvlText w:val=""/>
      <w:lvlJc w:val="left"/>
      <w:pPr>
        <w:ind w:left="3600" w:hanging="360"/>
      </w:pPr>
      <w:rPr>
        <w:rFonts w:ascii="Symbol" w:hAnsi="Symbol" w:hint="default"/>
      </w:rPr>
    </w:lvl>
    <w:lvl w:ilvl="4" w:tplc="D518AA1E">
      <w:start w:val="1"/>
      <w:numFmt w:val="bullet"/>
      <w:lvlText w:val="o"/>
      <w:lvlJc w:val="left"/>
      <w:pPr>
        <w:ind w:left="4320" w:hanging="360"/>
      </w:pPr>
      <w:rPr>
        <w:rFonts w:ascii="Courier New" w:hAnsi="Courier New" w:hint="default"/>
      </w:rPr>
    </w:lvl>
    <w:lvl w:ilvl="5" w:tplc="BBCC00D2">
      <w:start w:val="1"/>
      <w:numFmt w:val="bullet"/>
      <w:lvlText w:val=""/>
      <w:lvlJc w:val="left"/>
      <w:pPr>
        <w:ind w:left="5040" w:hanging="360"/>
      </w:pPr>
      <w:rPr>
        <w:rFonts w:ascii="Wingdings" w:hAnsi="Wingdings" w:hint="default"/>
      </w:rPr>
    </w:lvl>
    <w:lvl w:ilvl="6" w:tplc="DBD06E54">
      <w:start w:val="1"/>
      <w:numFmt w:val="bullet"/>
      <w:lvlText w:val=""/>
      <w:lvlJc w:val="left"/>
      <w:pPr>
        <w:ind w:left="5760" w:hanging="360"/>
      </w:pPr>
      <w:rPr>
        <w:rFonts w:ascii="Symbol" w:hAnsi="Symbol" w:hint="default"/>
      </w:rPr>
    </w:lvl>
    <w:lvl w:ilvl="7" w:tplc="2A1E36C2">
      <w:start w:val="1"/>
      <w:numFmt w:val="bullet"/>
      <w:lvlText w:val="o"/>
      <w:lvlJc w:val="left"/>
      <w:pPr>
        <w:ind w:left="6480" w:hanging="360"/>
      </w:pPr>
      <w:rPr>
        <w:rFonts w:ascii="Courier New" w:hAnsi="Courier New" w:hint="default"/>
      </w:rPr>
    </w:lvl>
    <w:lvl w:ilvl="8" w:tplc="0888C2BA">
      <w:start w:val="1"/>
      <w:numFmt w:val="bullet"/>
      <w:lvlText w:val=""/>
      <w:lvlJc w:val="left"/>
      <w:pPr>
        <w:ind w:left="7200" w:hanging="360"/>
      </w:pPr>
      <w:rPr>
        <w:rFonts w:ascii="Wingdings" w:hAnsi="Wingdings" w:hint="default"/>
      </w:rPr>
    </w:lvl>
  </w:abstractNum>
  <w:abstractNum w:abstractNumId="11" w15:restartNumberingAfterBreak="0">
    <w:nsid w:val="206F6E2B"/>
    <w:multiLevelType w:val="hybridMultilevel"/>
    <w:tmpl w:val="FFFFFFFF"/>
    <w:lvl w:ilvl="0" w:tplc="8AEE36A4">
      <w:start w:val="1"/>
      <w:numFmt w:val="bullet"/>
      <w:lvlText w:val=""/>
      <w:lvlJc w:val="left"/>
      <w:pPr>
        <w:ind w:left="720" w:hanging="360"/>
      </w:pPr>
      <w:rPr>
        <w:rFonts w:ascii="Symbol" w:hAnsi="Symbol" w:hint="default"/>
      </w:rPr>
    </w:lvl>
    <w:lvl w:ilvl="1" w:tplc="AC8AC62E">
      <w:start w:val="1"/>
      <w:numFmt w:val="bullet"/>
      <w:lvlText w:val=""/>
      <w:lvlJc w:val="left"/>
      <w:pPr>
        <w:ind w:left="1440" w:hanging="360"/>
      </w:pPr>
      <w:rPr>
        <w:rFonts w:ascii="Symbol" w:hAnsi="Symbol" w:hint="default"/>
      </w:rPr>
    </w:lvl>
    <w:lvl w:ilvl="2" w:tplc="90BADC00">
      <w:start w:val="1"/>
      <w:numFmt w:val="bullet"/>
      <w:lvlText w:val=""/>
      <w:lvlJc w:val="left"/>
      <w:pPr>
        <w:ind w:left="2160" w:hanging="360"/>
      </w:pPr>
      <w:rPr>
        <w:rFonts w:ascii="Wingdings" w:hAnsi="Wingdings" w:hint="default"/>
      </w:rPr>
    </w:lvl>
    <w:lvl w:ilvl="3" w:tplc="69DCB88E">
      <w:start w:val="1"/>
      <w:numFmt w:val="bullet"/>
      <w:lvlText w:val=""/>
      <w:lvlJc w:val="left"/>
      <w:pPr>
        <w:ind w:left="2880" w:hanging="360"/>
      </w:pPr>
      <w:rPr>
        <w:rFonts w:ascii="Symbol" w:hAnsi="Symbol" w:hint="default"/>
      </w:rPr>
    </w:lvl>
    <w:lvl w:ilvl="4" w:tplc="9D8ED068">
      <w:start w:val="1"/>
      <w:numFmt w:val="bullet"/>
      <w:lvlText w:val="o"/>
      <w:lvlJc w:val="left"/>
      <w:pPr>
        <w:ind w:left="3600" w:hanging="360"/>
      </w:pPr>
      <w:rPr>
        <w:rFonts w:ascii="Courier New" w:hAnsi="Courier New" w:hint="default"/>
      </w:rPr>
    </w:lvl>
    <w:lvl w:ilvl="5" w:tplc="B3FE9192">
      <w:start w:val="1"/>
      <w:numFmt w:val="bullet"/>
      <w:lvlText w:val=""/>
      <w:lvlJc w:val="left"/>
      <w:pPr>
        <w:ind w:left="4320" w:hanging="360"/>
      </w:pPr>
      <w:rPr>
        <w:rFonts w:ascii="Wingdings" w:hAnsi="Wingdings" w:hint="default"/>
      </w:rPr>
    </w:lvl>
    <w:lvl w:ilvl="6" w:tplc="F830042C">
      <w:start w:val="1"/>
      <w:numFmt w:val="bullet"/>
      <w:lvlText w:val=""/>
      <w:lvlJc w:val="left"/>
      <w:pPr>
        <w:ind w:left="5040" w:hanging="360"/>
      </w:pPr>
      <w:rPr>
        <w:rFonts w:ascii="Symbol" w:hAnsi="Symbol" w:hint="default"/>
      </w:rPr>
    </w:lvl>
    <w:lvl w:ilvl="7" w:tplc="4F64FF9C">
      <w:start w:val="1"/>
      <w:numFmt w:val="bullet"/>
      <w:lvlText w:val="o"/>
      <w:lvlJc w:val="left"/>
      <w:pPr>
        <w:ind w:left="5760" w:hanging="360"/>
      </w:pPr>
      <w:rPr>
        <w:rFonts w:ascii="Courier New" w:hAnsi="Courier New" w:hint="default"/>
      </w:rPr>
    </w:lvl>
    <w:lvl w:ilvl="8" w:tplc="A5786380">
      <w:start w:val="1"/>
      <w:numFmt w:val="bullet"/>
      <w:lvlText w:val=""/>
      <w:lvlJc w:val="left"/>
      <w:pPr>
        <w:ind w:left="6480" w:hanging="360"/>
      </w:pPr>
      <w:rPr>
        <w:rFonts w:ascii="Wingdings" w:hAnsi="Wingdings" w:hint="default"/>
      </w:rPr>
    </w:lvl>
  </w:abstractNum>
  <w:abstractNum w:abstractNumId="12" w15:restartNumberingAfterBreak="0">
    <w:nsid w:val="239C401A"/>
    <w:multiLevelType w:val="hybridMultilevel"/>
    <w:tmpl w:val="CF22D1E8"/>
    <w:lvl w:ilvl="0" w:tplc="589A961A">
      <w:start w:val="1"/>
      <w:numFmt w:val="upperRoman"/>
      <w:lvlText w:val="Chương %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71047B6"/>
    <w:multiLevelType w:val="hybridMultilevel"/>
    <w:tmpl w:val="86AE5CC0"/>
    <w:lvl w:ilvl="0" w:tplc="9DC28F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714B80"/>
    <w:multiLevelType w:val="hybridMultilevel"/>
    <w:tmpl w:val="0220DF02"/>
    <w:lvl w:ilvl="0" w:tplc="0409000F">
      <w:start w:val="1"/>
      <w:numFmt w:val="decimal"/>
      <w:lvlText w:val="%1."/>
      <w:lvlJc w:val="left"/>
      <w:pPr>
        <w:ind w:left="720" w:hanging="360"/>
      </w:pPr>
      <w:rPr>
        <w:rFonts w:hint="default"/>
      </w:rPr>
    </w:lvl>
    <w:lvl w:ilvl="1" w:tplc="DD20B2D6">
      <w:start w:val="1"/>
      <w:numFmt w:val="bullet"/>
      <w:lvlText w:val="o"/>
      <w:lvlJc w:val="left"/>
      <w:pPr>
        <w:ind w:left="1440" w:hanging="360"/>
      </w:pPr>
      <w:rPr>
        <w:rFonts w:ascii="Courier New" w:hAnsi="Courier New" w:hint="default"/>
      </w:rPr>
    </w:lvl>
    <w:lvl w:ilvl="2" w:tplc="61AEE4F4">
      <w:start w:val="1"/>
      <w:numFmt w:val="bullet"/>
      <w:lvlText w:val="-"/>
      <w:lvlJc w:val="left"/>
      <w:pPr>
        <w:ind w:left="2160" w:hanging="360"/>
      </w:pPr>
      <w:rPr>
        <w:rFonts w:ascii="Calibri" w:hAnsi="Calibri" w:hint="default"/>
      </w:rPr>
    </w:lvl>
    <w:lvl w:ilvl="3" w:tplc="EFF428B6">
      <w:start w:val="1"/>
      <w:numFmt w:val="bullet"/>
      <w:lvlText w:val=""/>
      <w:lvlJc w:val="left"/>
      <w:pPr>
        <w:ind w:left="2880" w:hanging="360"/>
      </w:pPr>
      <w:rPr>
        <w:rFonts w:ascii="Symbol" w:hAnsi="Symbol" w:hint="default"/>
      </w:rPr>
    </w:lvl>
    <w:lvl w:ilvl="4" w:tplc="4E545AC0">
      <w:start w:val="1"/>
      <w:numFmt w:val="bullet"/>
      <w:lvlText w:val="o"/>
      <w:lvlJc w:val="left"/>
      <w:pPr>
        <w:ind w:left="3600" w:hanging="360"/>
      </w:pPr>
      <w:rPr>
        <w:rFonts w:ascii="Courier New" w:hAnsi="Courier New" w:hint="default"/>
      </w:rPr>
    </w:lvl>
    <w:lvl w:ilvl="5" w:tplc="D8B2A74C">
      <w:start w:val="1"/>
      <w:numFmt w:val="bullet"/>
      <w:lvlText w:val=""/>
      <w:lvlJc w:val="left"/>
      <w:pPr>
        <w:ind w:left="4320" w:hanging="360"/>
      </w:pPr>
      <w:rPr>
        <w:rFonts w:ascii="Wingdings" w:hAnsi="Wingdings" w:hint="default"/>
      </w:rPr>
    </w:lvl>
    <w:lvl w:ilvl="6" w:tplc="A720F398">
      <w:start w:val="1"/>
      <w:numFmt w:val="bullet"/>
      <w:lvlText w:val=""/>
      <w:lvlJc w:val="left"/>
      <w:pPr>
        <w:ind w:left="5040" w:hanging="360"/>
      </w:pPr>
      <w:rPr>
        <w:rFonts w:ascii="Symbol" w:hAnsi="Symbol" w:hint="default"/>
      </w:rPr>
    </w:lvl>
    <w:lvl w:ilvl="7" w:tplc="9CF86B54">
      <w:start w:val="1"/>
      <w:numFmt w:val="bullet"/>
      <w:lvlText w:val="o"/>
      <w:lvlJc w:val="left"/>
      <w:pPr>
        <w:ind w:left="5760" w:hanging="360"/>
      </w:pPr>
      <w:rPr>
        <w:rFonts w:ascii="Courier New" w:hAnsi="Courier New" w:hint="default"/>
      </w:rPr>
    </w:lvl>
    <w:lvl w:ilvl="8" w:tplc="ED2422F2">
      <w:start w:val="1"/>
      <w:numFmt w:val="bullet"/>
      <w:lvlText w:val=""/>
      <w:lvlJc w:val="left"/>
      <w:pPr>
        <w:ind w:left="6480" w:hanging="360"/>
      </w:pPr>
      <w:rPr>
        <w:rFonts w:ascii="Wingdings" w:hAnsi="Wingdings" w:hint="default"/>
      </w:rPr>
    </w:lvl>
  </w:abstractNum>
  <w:abstractNum w:abstractNumId="15" w15:restartNumberingAfterBreak="0">
    <w:nsid w:val="2996137E"/>
    <w:multiLevelType w:val="hybridMultilevel"/>
    <w:tmpl w:val="382676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E7E1EDA"/>
    <w:multiLevelType w:val="hybridMultilevel"/>
    <w:tmpl w:val="FFFFFFFF"/>
    <w:lvl w:ilvl="0" w:tplc="95C64D48">
      <w:start w:val="1"/>
      <w:numFmt w:val="bullet"/>
      <w:lvlText w:val=""/>
      <w:lvlJc w:val="left"/>
      <w:pPr>
        <w:ind w:left="720" w:hanging="360"/>
      </w:pPr>
      <w:rPr>
        <w:rFonts w:ascii="Symbol" w:hAnsi="Symbol" w:hint="default"/>
      </w:rPr>
    </w:lvl>
    <w:lvl w:ilvl="1" w:tplc="2814CCB6">
      <w:start w:val="1"/>
      <w:numFmt w:val="bullet"/>
      <w:lvlText w:val=""/>
      <w:lvlJc w:val="left"/>
      <w:pPr>
        <w:ind w:left="1440" w:hanging="360"/>
      </w:pPr>
      <w:rPr>
        <w:rFonts w:ascii="Symbol" w:hAnsi="Symbol" w:hint="default"/>
      </w:rPr>
    </w:lvl>
    <w:lvl w:ilvl="2" w:tplc="0B80836A">
      <w:start w:val="1"/>
      <w:numFmt w:val="bullet"/>
      <w:lvlText w:val=""/>
      <w:lvlJc w:val="left"/>
      <w:pPr>
        <w:ind w:left="2160" w:hanging="360"/>
      </w:pPr>
      <w:rPr>
        <w:rFonts w:ascii="Wingdings" w:hAnsi="Wingdings" w:hint="default"/>
      </w:rPr>
    </w:lvl>
    <w:lvl w:ilvl="3" w:tplc="FB3015DE">
      <w:start w:val="1"/>
      <w:numFmt w:val="bullet"/>
      <w:lvlText w:val=""/>
      <w:lvlJc w:val="left"/>
      <w:pPr>
        <w:ind w:left="2880" w:hanging="360"/>
      </w:pPr>
      <w:rPr>
        <w:rFonts w:ascii="Symbol" w:hAnsi="Symbol" w:hint="default"/>
      </w:rPr>
    </w:lvl>
    <w:lvl w:ilvl="4" w:tplc="23061A76">
      <w:start w:val="1"/>
      <w:numFmt w:val="bullet"/>
      <w:lvlText w:val="o"/>
      <w:lvlJc w:val="left"/>
      <w:pPr>
        <w:ind w:left="3600" w:hanging="360"/>
      </w:pPr>
      <w:rPr>
        <w:rFonts w:ascii="Courier New" w:hAnsi="Courier New" w:hint="default"/>
      </w:rPr>
    </w:lvl>
    <w:lvl w:ilvl="5" w:tplc="72943364">
      <w:start w:val="1"/>
      <w:numFmt w:val="bullet"/>
      <w:lvlText w:val=""/>
      <w:lvlJc w:val="left"/>
      <w:pPr>
        <w:ind w:left="4320" w:hanging="360"/>
      </w:pPr>
      <w:rPr>
        <w:rFonts w:ascii="Wingdings" w:hAnsi="Wingdings" w:hint="default"/>
      </w:rPr>
    </w:lvl>
    <w:lvl w:ilvl="6" w:tplc="EC2C1330">
      <w:start w:val="1"/>
      <w:numFmt w:val="bullet"/>
      <w:lvlText w:val=""/>
      <w:lvlJc w:val="left"/>
      <w:pPr>
        <w:ind w:left="5040" w:hanging="360"/>
      </w:pPr>
      <w:rPr>
        <w:rFonts w:ascii="Symbol" w:hAnsi="Symbol" w:hint="default"/>
      </w:rPr>
    </w:lvl>
    <w:lvl w:ilvl="7" w:tplc="96942508">
      <w:start w:val="1"/>
      <w:numFmt w:val="bullet"/>
      <w:lvlText w:val="o"/>
      <w:lvlJc w:val="left"/>
      <w:pPr>
        <w:ind w:left="5760" w:hanging="360"/>
      </w:pPr>
      <w:rPr>
        <w:rFonts w:ascii="Courier New" w:hAnsi="Courier New" w:hint="default"/>
      </w:rPr>
    </w:lvl>
    <w:lvl w:ilvl="8" w:tplc="E948F2EC">
      <w:start w:val="1"/>
      <w:numFmt w:val="bullet"/>
      <w:lvlText w:val=""/>
      <w:lvlJc w:val="left"/>
      <w:pPr>
        <w:ind w:left="6480" w:hanging="360"/>
      </w:pPr>
      <w:rPr>
        <w:rFonts w:ascii="Wingdings" w:hAnsi="Wingdings" w:hint="default"/>
      </w:rPr>
    </w:lvl>
  </w:abstractNum>
  <w:abstractNum w:abstractNumId="17" w15:restartNumberingAfterBreak="0">
    <w:nsid w:val="42520EE3"/>
    <w:multiLevelType w:val="hybridMultilevel"/>
    <w:tmpl w:val="FFFFFFFF"/>
    <w:lvl w:ilvl="0" w:tplc="A9EAE240">
      <w:start w:val="1"/>
      <w:numFmt w:val="bullet"/>
      <w:lvlText w:val=""/>
      <w:lvlJc w:val="left"/>
      <w:pPr>
        <w:ind w:left="1440" w:hanging="360"/>
      </w:pPr>
      <w:rPr>
        <w:rFonts w:ascii="Symbol" w:hAnsi="Symbol" w:hint="default"/>
      </w:rPr>
    </w:lvl>
    <w:lvl w:ilvl="1" w:tplc="6C58C666">
      <w:start w:val="1"/>
      <w:numFmt w:val="bullet"/>
      <w:lvlText w:val="o"/>
      <w:lvlJc w:val="left"/>
      <w:pPr>
        <w:ind w:left="2160" w:hanging="360"/>
      </w:pPr>
      <w:rPr>
        <w:rFonts w:ascii="Courier New" w:hAnsi="Courier New" w:hint="default"/>
      </w:rPr>
    </w:lvl>
    <w:lvl w:ilvl="2" w:tplc="AAC0FEFA">
      <w:start w:val="1"/>
      <w:numFmt w:val="bullet"/>
      <w:lvlText w:val=""/>
      <w:lvlJc w:val="left"/>
      <w:pPr>
        <w:ind w:left="2880" w:hanging="360"/>
      </w:pPr>
      <w:rPr>
        <w:rFonts w:ascii="Wingdings" w:hAnsi="Wingdings" w:hint="default"/>
      </w:rPr>
    </w:lvl>
    <w:lvl w:ilvl="3" w:tplc="67F6E4BA">
      <w:start w:val="1"/>
      <w:numFmt w:val="bullet"/>
      <w:lvlText w:val=""/>
      <w:lvlJc w:val="left"/>
      <w:pPr>
        <w:ind w:left="3600" w:hanging="360"/>
      </w:pPr>
      <w:rPr>
        <w:rFonts w:ascii="Symbol" w:hAnsi="Symbol" w:hint="default"/>
      </w:rPr>
    </w:lvl>
    <w:lvl w:ilvl="4" w:tplc="3A5AD79A">
      <w:start w:val="1"/>
      <w:numFmt w:val="bullet"/>
      <w:lvlText w:val="o"/>
      <w:lvlJc w:val="left"/>
      <w:pPr>
        <w:ind w:left="4320" w:hanging="360"/>
      </w:pPr>
      <w:rPr>
        <w:rFonts w:ascii="Courier New" w:hAnsi="Courier New" w:hint="default"/>
      </w:rPr>
    </w:lvl>
    <w:lvl w:ilvl="5" w:tplc="D52ED1B2">
      <w:start w:val="1"/>
      <w:numFmt w:val="bullet"/>
      <w:lvlText w:val=""/>
      <w:lvlJc w:val="left"/>
      <w:pPr>
        <w:ind w:left="5040" w:hanging="360"/>
      </w:pPr>
      <w:rPr>
        <w:rFonts w:ascii="Wingdings" w:hAnsi="Wingdings" w:hint="default"/>
      </w:rPr>
    </w:lvl>
    <w:lvl w:ilvl="6" w:tplc="4A2CFC3C">
      <w:start w:val="1"/>
      <w:numFmt w:val="bullet"/>
      <w:lvlText w:val=""/>
      <w:lvlJc w:val="left"/>
      <w:pPr>
        <w:ind w:left="5760" w:hanging="360"/>
      </w:pPr>
      <w:rPr>
        <w:rFonts w:ascii="Symbol" w:hAnsi="Symbol" w:hint="default"/>
      </w:rPr>
    </w:lvl>
    <w:lvl w:ilvl="7" w:tplc="3CF6F46A">
      <w:start w:val="1"/>
      <w:numFmt w:val="bullet"/>
      <w:lvlText w:val="o"/>
      <w:lvlJc w:val="left"/>
      <w:pPr>
        <w:ind w:left="6480" w:hanging="360"/>
      </w:pPr>
      <w:rPr>
        <w:rFonts w:ascii="Courier New" w:hAnsi="Courier New" w:hint="default"/>
      </w:rPr>
    </w:lvl>
    <w:lvl w:ilvl="8" w:tplc="457040FE">
      <w:start w:val="1"/>
      <w:numFmt w:val="bullet"/>
      <w:lvlText w:val=""/>
      <w:lvlJc w:val="left"/>
      <w:pPr>
        <w:ind w:left="7200" w:hanging="360"/>
      </w:pPr>
      <w:rPr>
        <w:rFonts w:ascii="Wingdings" w:hAnsi="Wingdings" w:hint="default"/>
      </w:rPr>
    </w:lvl>
  </w:abstractNum>
  <w:abstractNum w:abstractNumId="18" w15:restartNumberingAfterBreak="0">
    <w:nsid w:val="466B4072"/>
    <w:multiLevelType w:val="hybridMultilevel"/>
    <w:tmpl w:val="FFFFFFFF"/>
    <w:lvl w:ilvl="0" w:tplc="31946FBA">
      <w:start w:val="1"/>
      <w:numFmt w:val="bullet"/>
      <w:lvlText w:val=""/>
      <w:lvlJc w:val="left"/>
      <w:pPr>
        <w:ind w:left="720" w:hanging="360"/>
      </w:pPr>
      <w:rPr>
        <w:rFonts w:ascii="Symbol" w:hAnsi="Symbol" w:hint="default"/>
      </w:rPr>
    </w:lvl>
    <w:lvl w:ilvl="1" w:tplc="8EF6E464">
      <w:start w:val="1"/>
      <w:numFmt w:val="bullet"/>
      <w:lvlText w:val="o"/>
      <w:lvlJc w:val="left"/>
      <w:pPr>
        <w:ind w:left="1440" w:hanging="360"/>
      </w:pPr>
      <w:rPr>
        <w:rFonts w:ascii="Courier New" w:hAnsi="Courier New" w:hint="default"/>
      </w:rPr>
    </w:lvl>
    <w:lvl w:ilvl="2" w:tplc="87A2F168">
      <w:start w:val="1"/>
      <w:numFmt w:val="bullet"/>
      <w:lvlText w:val="-"/>
      <w:lvlJc w:val="left"/>
      <w:pPr>
        <w:ind w:left="2160" w:hanging="360"/>
      </w:pPr>
      <w:rPr>
        <w:rFonts w:ascii="Calibri" w:hAnsi="Calibri" w:hint="default"/>
      </w:rPr>
    </w:lvl>
    <w:lvl w:ilvl="3" w:tplc="A416711A">
      <w:start w:val="1"/>
      <w:numFmt w:val="bullet"/>
      <w:lvlText w:val=""/>
      <w:lvlJc w:val="left"/>
      <w:pPr>
        <w:ind w:left="2880" w:hanging="360"/>
      </w:pPr>
      <w:rPr>
        <w:rFonts w:ascii="Symbol" w:hAnsi="Symbol" w:hint="default"/>
      </w:rPr>
    </w:lvl>
    <w:lvl w:ilvl="4" w:tplc="4FA4D222">
      <w:start w:val="1"/>
      <w:numFmt w:val="bullet"/>
      <w:lvlText w:val="o"/>
      <w:lvlJc w:val="left"/>
      <w:pPr>
        <w:ind w:left="3600" w:hanging="360"/>
      </w:pPr>
      <w:rPr>
        <w:rFonts w:ascii="Courier New" w:hAnsi="Courier New" w:hint="default"/>
      </w:rPr>
    </w:lvl>
    <w:lvl w:ilvl="5" w:tplc="E02C92CA">
      <w:start w:val="1"/>
      <w:numFmt w:val="bullet"/>
      <w:lvlText w:val=""/>
      <w:lvlJc w:val="left"/>
      <w:pPr>
        <w:ind w:left="4320" w:hanging="360"/>
      </w:pPr>
      <w:rPr>
        <w:rFonts w:ascii="Wingdings" w:hAnsi="Wingdings" w:hint="default"/>
      </w:rPr>
    </w:lvl>
    <w:lvl w:ilvl="6" w:tplc="B264514A">
      <w:start w:val="1"/>
      <w:numFmt w:val="bullet"/>
      <w:lvlText w:val=""/>
      <w:lvlJc w:val="left"/>
      <w:pPr>
        <w:ind w:left="5040" w:hanging="360"/>
      </w:pPr>
      <w:rPr>
        <w:rFonts w:ascii="Symbol" w:hAnsi="Symbol" w:hint="default"/>
      </w:rPr>
    </w:lvl>
    <w:lvl w:ilvl="7" w:tplc="DD7ED406">
      <w:start w:val="1"/>
      <w:numFmt w:val="bullet"/>
      <w:lvlText w:val="o"/>
      <w:lvlJc w:val="left"/>
      <w:pPr>
        <w:ind w:left="5760" w:hanging="360"/>
      </w:pPr>
      <w:rPr>
        <w:rFonts w:ascii="Courier New" w:hAnsi="Courier New" w:hint="default"/>
      </w:rPr>
    </w:lvl>
    <w:lvl w:ilvl="8" w:tplc="9CD89FC0">
      <w:start w:val="1"/>
      <w:numFmt w:val="bullet"/>
      <w:lvlText w:val=""/>
      <w:lvlJc w:val="left"/>
      <w:pPr>
        <w:ind w:left="6480" w:hanging="360"/>
      </w:pPr>
      <w:rPr>
        <w:rFonts w:ascii="Wingdings" w:hAnsi="Wingdings" w:hint="default"/>
      </w:rPr>
    </w:lvl>
  </w:abstractNum>
  <w:abstractNum w:abstractNumId="19" w15:restartNumberingAfterBreak="0">
    <w:nsid w:val="46F72E37"/>
    <w:multiLevelType w:val="hybridMultilevel"/>
    <w:tmpl w:val="FFFFFFFF"/>
    <w:lvl w:ilvl="0" w:tplc="4D4A899C">
      <w:start w:val="1"/>
      <w:numFmt w:val="bullet"/>
      <w:lvlText w:val=""/>
      <w:lvlJc w:val="left"/>
      <w:pPr>
        <w:ind w:left="1440" w:hanging="360"/>
      </w:pPr>
      <w:rPr>
        <w:rFonts w:ascii="Symbol" w:hAnsi="Symbol" w:hint="default"/>
      </w:rPr>
    </w:lvl>
    <w:lvl w:ilvl="1" w:tplc="9176E3A2">
      <w:start w:val="1"/>
      <w:numFmt w:val="bullet"/>
      <w:lvlText w:val="o"/>
      <w:lvlJc w:val="left"/>
      <w:pPr>
        <w:ind w:left="2160" w:hanging="360"/>
      </w:pPr>
      <w:rPr>
        <w:rFonts w:ascii="Courier New" w:hAnsi="Courier New" w:hint="default"/>
      </w:rPr>
    </w:lvl>
    <w:lvl w:ilvl="2" w:tplc="791E166A">
      <w:start w:val="1"/>
      <w:numFmt w:val="bullet"/>
      <w:lvlText w:val=""/>
      <w:lvlJc w:val="left"/>
      <w:pPr>
        <w:ind w:left="2880" w:hanging="360"/>
      </w:pPr>
      <w:rPr>
        <w:rFonts w:ascii="Wingdings" w:hAnsi="Wingdings" w:hint="default"/>
      </w:rPr>
    </w:lvl>
    <w:lvl w:ilvl="3" w:tplc="303E226E">
      <w:start w:val="1"/>
      <w:numFmt w:val="bullet"/>
      <w:lvlText w:val=""/>
      <w:lvlJc w:val="left"/>
      <w:pPr>
        <w:ind w:left="3600" w:hanging="360"/>
      </w:pPr>
      <w:rPr>
        <w:rFonts w:ascii="Symbol" w:hAnsi="Symbol" w:hint="default"/>
      </w:rPr>
    </w:lvl>
    <w:lvl w:ilvl="4" w:tplc="28F82126">
      <w:start w:val="1"/>
      <w:numFmt w:val="bullet"/>
      <w:lvlText w:val="o"/>
      <w:lvlJc w:val="left"/>
      <w:pPr>
        <w:ind w:left="4320" w:hanging="360"/>
      </w:pPr>
      <w:rPr>
        <w:rFonts w:ascii="Courier New" w:hAnsi="Courier New" w:hint="default"/>
      </w:rPr>
    </w:lvl>
    <w:lvl w:ilvl="5" w:tplc="2048C83E">
      <w:start w:val="1"/>
      <w:numFmt w:val="bullet"/>
      <w:lvlText w:val=""/>
      <w:lvlJc w:val="left"/>
      <w:pPr>
        <w:ind w:left="5040" w:hanging="360"/>
      </w:pPr>
      <w:rPr>
        <w:rFonts w:ascii="Wingdings" w:hAnsi="Wingdings" w:hint="default"/>
      </w:rPr>
    </w:lvl>
    <w:lvl w:ilvl="6" w:tplc="9D88E0DC">
      <w:start w:val="1"/>
      <w:numFmt w:val="bullet"/>
      <w:lvlText w:val=""/>
      <w:lvlJc w:val="left"/>
      <w:pPr>
        <w:ind w:left="5760" w:hanging="360"/>
      </w:pPr>
      <w:rPr>
        <w:rFonts w:ascii="Symbol" w:hAnsi="Symbol" w:hint="default"/>
      </w:rPr>
    </w:lvl>
    <w:lvl w:ilvl="7" w:tplc="00D07564">
      <w:start w:val="1"/>
      <w:numFmt w:val="bullet"/>
      <w:lvlText w:val="o"/>
      <w:lvlJc w:val="left"/>
      <w:pPr>
        <w:ind w:left="6480" w:hanging="360"/>
      </w:pPr>
      <w:rPr>
        <w:rFonts w:ascii="Courier New" w:hAnsi="Courier New" w:hint="default"/>
      </w:rPr>
    </w:lvl>
    <w:lvl w:ilvl="8" w:tplc="FFBED8FA">
      <w:start w:val="1"/>
      <w:numFmt w:val="bullet"/>
      <w:lvlText w:val=""/>
      <w:lvlJc w:val="left"/>
      <w:pPr>
        <w:ind w:left="7200" w:hanging="360"/>
      </w:pPr>
      <w:rPr>
        <w:rFonts w:ascii="Wingdings" w:hAnsi="Wingdings" w:hint="default"/>
      </w:rPr>
    </w:lvl>
  </w:abstractNum>
  <w:abstractNum w:abstractNumId="20" w15:restartNumberingAfterBreak="0">
    <w:nsid w:val="4CBD33BB"/>
    <w:multiLevelType w:val="hybridMultilevel"/>
    <w:tmpl w:val="FFFFFFFF"/>
    <w:lvl w:ilvl="0" w:tplc="791E02A6">
      <w:start w:val="1"/>
      <w:numFmt w:val="bullet"/>
      <w:lvlText w:val=""/>
      <w:lvlJc w:val="left"/>
      <w:pPr>
        <w:ind w:left="1440" w:hanging="360"/>
      </w:pPr>
      <w:rPr>
        <w:rFonts w:ascii="Symbol" w:hAnsi="Symbol" w:hint="default"/>
      </w:rPr>
    </w:lvl>
    <w:lvl w:ilvl="1" w:tplc="F11A2F72">
      <w:start w:val="1"/>
      <w:numFmt w:val="bullet"/>
      <w:lvlText w:val="o"/>
      <w:lvlJc w:val="left"/>
      <w:pPr>
        <w:ind w:left="2160" w:hanging="360"/>
      </w:pPr>
      <w:rPr>
        <w:rFonts w:ascii="Courier New" w:hAnsi="Courier New" w:hint="default"/>
      </w:rPr>
    </w:lvl>
    <w:lvl w:ilvl="2" w:tplc="915C0CAC">
      <w:start w:val="1"/>
      <w:numFmt w:val="bullet"/>
      <w:lvlText w:val=""/>
      <w:lvlJc w:val="left"/>
      <w:pPr>
        <w:ind w:left="2880" w:hanging="360"/>
      </w:pPr>
      <w:rPr>
        <w:rFonts w:ascii="Wingdings" w:hAnsi="Wingdings" w:hint="default"/>
      </w:rPr>
    </w:lvl>
    <w:lvl w:ilvl="3" w:tplc="78FCFFB2">
      <w:start w:val="1"/>
      <w:numFmt w:val="bullet"/>
      <w:lvlText w:val=""/>
      <w:lvlJc w:val="left"/>
      <w:pPr>
        <w:ind w:left="3600" w:hanging="360"/>
      </w:pPr>
      <w:rPr>
        <w:rFonts w:ascii="Symbol" w:hAnsi="Symbol" w:hint="default"/>
      </w:rPr>
    </w:lvl>
    <w:lvl w:ilvl="4" w:tplc="1A2EDBC2">
      <w:start w:val="1"/>
      <w:numFmt w:val="bullet"/>
      <w:lvlText w:val="o"/>
      <w:lvlJc w:val="left"/>
      <w:pPr>
        <w:ind w:left="4320" w:hanging="360"/>
      </w:pPr>
      <w:rPr>
        <w:rFonts w:ascii="Courier New" w:hAnsi="Courier New" w:hint="default"/>
      </w:rPr>
    </w:lvl>
    <w:lvl w:ilvl="5" w:tplc="3F7608A8">
      <w:start w:val="1"/>
      <w:numFmt w:val="bullet"/>
      <w:lvlText w:val=""/>
      <w:lvlJc w:val="left"/>
      <w:pPr>
        <w:ind w:left="5040" w:hanging="360"/>
      </w:pPr>
      <w:rPr>
        <w:rFonts w:ascii="Wingdings" w:hAnsi="Wingdings" w:hint="default"/>
      </w:rPr>
    </w:lvl>
    <w:lvl w:ilvl="6" w:tplc="95C411CE">
      <w:start w:val="1"/>
      <w:numFmt w:val="bullet"/>
      <w:lvlText w:val=""/>
      <w:lvlJc w:val="left"/>
      <w:pPr>
        <w:ind w:left="5760" w:hanging="360"/>
      </w:pPr>
      <w:rPr>
        <w:rFonts w:ascii="Symbol" w:hAnsi="Symbol" w:hint="default"/>
      </w:rPr>
    </w:lvl>
    <w:lvl w:ilvl="7" w:tplc="54D4ABAA">
      <w:start w:val="1"/>
      <w:numFmt w:val="bullet"/>
      <w:lvlText w:val="o"/>
      <w:lvlJc w:val="left"/>
      <w:pPr>
        <w:ind w:left="6480" w:hanging="360"/>
      </w:pPr>
      <w:rPr>
        <w:rFonts w:ascii="Courier New" w:hAnsi="Courier New" w:hint="default"/>
      </w:rPr>
    </w:lvl>
    <w:lvl w:ilvl="8" w:tplc="1DCEAE2C">
      <w:start w:val="1"/>
      <w:numFmt w:val="bullet"/>
      <w:lvlText w:val=""/>
      <w:lvlJc w:val="left"/>
      <w:pPr>
        <w:ind w:left="7200" w:hanging="360"/>
      </w:pPr>
      <w:rPr>
        <w:rFonts w:ascii="Wingdings" w:hAnsi="Wingdings" w:hint="default"/>
      </w:rPr>
    </w:lvl>
  </w:abstractNum>
  <w:abstractNum w:abstractNumId="21" w15:restartNumberingAfterBreak="0">
    <w:nsid w:val="56A70A5C"/>
    <w:multiLevelType w:val="hybridMultilevel"/>
    <w:tmpl w:val="17BA9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447761"/>
    <w:multiLevelType w:val="hybridMultilevel"/>
    <w:tmpl w:val="FFFFFFFF"/>
    <w:lvl w:ilvl="0" w:tplc="2D629452">
      <w:start w:val="1"/>
      <w:numFmt w:val="bullet"/>
      <w:lvlText w:val=""/>
      <w:lvlJc w:val="left"/>
      <w:pPr>
        <w:ind w:left="1440" w:hanging="360"/>
      </w:pPr>
      <w:rPr>
        <w:rFonts w:ascii="Symbol" w:hAnsi="Symbol" w:hint="default"/>
      </w:rPr>
    </w:lvl>
    <w:lvl w:ilvl="1" w:tplc="A55642F6">
      <w:start w:val="1"/>
      <w:numFmt w:val="bullet"/>
      <w:lvlText w:val="o"/>
      <w:lvlJc w:val="left"/>
      <w:pPr>
        <w:ind w:left="2160" w:hanging="360"/>
      </w:pPr>
      <w:rPr>
        <w:rFonts w:ascii="Courier New" w:hAnsi="Courier New" w:hint="default"/>
      </w:rPr>
    </w:lvl>
    <w:lvl w:ilvl="2" w:tplc="63BED6C2">
      <w:start w:val="1"/>
      <w:numFmt w:val="bullet"/>
      <w:lvlText w:val=""/>
      <w:lvlJc w:val="left"/>
      <w:pPr>
        <w:ind w:left="2880" w:hanging="360"/>
      </w:pPr>
      <w:rPr>
        <w:rFonts w:ascii="Wingdings" w:hAnsi="Wingdings" w:hint="default"/>
      </w:rPr>
    </w:lvl>
    <w:lvl w:ilvl="3" w:tplc="64BE5D2A">
      <w:start w:val="1"/>
      <w:numFmt w:val="bullet"/>
      <w:lvlText w:val=""/>
      <w:lvlJc w:val="left"/>
      <w:pPr>
        <w:ind w:left="3600" w:hanging="360"/>
      </w:pPr>
      <w:rPr>
        <w:rFonts w:ascii="Symbol" w:hAnsi="Symbol" w:hint="default"/>
      </w:rPr>
    </w:lvl>
    <w:lvl w:ilvl="4" w:tplc="87122596">
      <w:start w:val="1"/>
      <w:numFmt w:val="bullet"/>
      <w:lvlText w:val="o"/>
      <w:lvlJc w:val="left"/>
      <w:pPr>
        <w:ind w:left="4320" w:hanging="360"/>
      </w:pPr>
      <w:rPr>
        <w:rFonts w:ascii="Courier New" w:hAnsi="Courier New" w:hint="default"/>
      </w:rPr>
    </w:lvl>
    <w:lvl w:ilvl="5" w:tplc="66FEA222">
      <w:start w:val="1"/>
      <w:numFmt w:val="bullet"/>
      <w:lvlText w:val=""/>
      <w:lvlJc w:val="left"/>
      <w:pPr>
        <w:ind w:left="5040" w:hanging="360"/>
      </w:pPr>
      <w:rPr>
        <w:rFonts w:ascii="Wingdings" w:hAnsi="Wingdings" w:hint="default"/>
      </w:rPr>
    </w:lvl>
    <w:lvl w:ilvl="6" w:tplc="5FDCDA10">
      <w:start w:val="1"/>
      <w:numFmt w:val="bullet"/>
      <w:lvlText w:val=""/>
      <w:lvlJc w:val="left"/>
      <w:pPr>
        <w:ind w:left="5760" w:hanging="360"/>
      </w:pPr>
      <w:rPr>
        <w:rFonts w:ascii="Symbol" w:hAnsi="Symbol" w:hint="default"/>
      </w:rPr>
    </w:lvl>
    <w:lvl w:ilvl="7" w:tplc="4544C666">
      <w:start w:val="1"/>
      <w:numFmt w:val="bullet"/>
      <w:lvlText w:val="o"/>
      <w:lvlJc w:val="left"/>
      <w:pPr>
        <w:ind w:left="6480" w:hanging="360"/>
      </w:pPr>
      <w:rPr>
        <w:rFonts w:ascii="Courier New" w:hAnsi="Courier New" w:hint="default"/>
      </w:rPr>
    </w:lvl>
    <w:lvl w:ilvl="8" w:tplc="C8645126">
      <w:start w:val="1"/>
      <w:numFmt w:val="bullet"/>
      <w:lvlText w:val=""/>
      <w:lvlJc w:val="left"/>
      <w:pPr>
        <w:ind w:left="7200" w:hanging="360"/>
      </w:pPr>
      <w:rPr>
        <w:rFonts w:ascii="Wingdings" w:hAnsi="Wingdings" w:hint="default"/>
      </w:rPr>
    </w:lvl>
  </w:abstractNum>
  <w:abstractNum w:abstractNumId="23" w15:restartNumberingAfterBreak="0">
    <w:nsid w:val="5AD143AF"/>
    <w:multiLevelType w:val="hybridMultilevel"/>
    <w:tmpl w:val="B17A2DA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B514AA7"/>
    <w:multiLevelType w:val="hybridMultilevel"/>
    <w:tmpl w:val="FFFFFFFF"/>
    <w:lvl w:ilvl="0" w:tplc="5CF6C6AA">
      <w:start w:val="1"/>
      <w:numFmt w:val="bullet"/>
      <w:lvlText w:val=""/>
      <w:lvlJc w:val="left"/>
      <w:pPr>
        <w:ind w:left="1440" w:hanging="360"/>
      </w:pPr>
      <w:rPr>
        <w:rFonts w:ascii="Symbol" w:hAnsi="Symbol" w:hint="default"/>
      </w:rPr>
    </w:lvl>
    <w:lvl w:ilvl="1" w:tplc="EDAEAAF4">
      <w:start w:val="1"/>
      <w:numFmt w:val="bullet"/>
      <w:lvlText w:val="o"/>
      <w:lvlJc w:val="left"/>
      <w:pPr>
        <w:ind w:left="2160" w:hanging="360"/>
      </w:pPr>
      <w:rPr>
        <w:rFonts w:ascii="Courier New" w:hAnsi="Courier New" w:hint="default"/>
      </w:rPr>
    </w:lvl>
    <w:lvl w:ilvl="2" w:tplc="C1183212">
      <w:start w:val="1"/>
      <w:numFmt w:val="bullet"/>
      <w:lvlText w:val=""/>
      <w:lvlJc w:val="left"/>
      <w:pPr>
        <w:ind w:left="2880" w:hanging="360"/>
      </w:pPr>
      <w:rPr>
        <w:rFonts w:ascii="Wingdings" w:hAnsi="Wingdings" w:hint="default"/>
      </w:rPr>
    </w:lvl>
    <w:lvl w:ilvl="3" w:tplc="3380065C">
      <w:start w:val="1"/>
      <w:numFmt w:val="bullet"/>
      <w:lvlText w:val=""/>
      <w:lvlJc w:val="left"/>
      <w:pPr>
        <w:ind w:left="3600" w:hanging="360"/>
      </w:pPr>
      <w:rPr>
        <w:rFonts w:ascii="Symbol" w:hAnsi="Symbol" w:hint="default"/>
      </w:rPr>
    </w:lvl>
    <w:lvl w:ilvl="4" w:tplc="3EC0D3A6">
      <w:start w:val="1"/>
      <w:numFmt w:val="bullet"/>
      <w:lvlText w:val="o"/>
      <w:lvlJc w:val="left"/>
      <w:pPr>
        <w:ind w:left="4320" w:hanging="360"/>
      </w:pPr>
      <w:rPr>
        <w:rFonts w:ascii="Courier New" w:hAnsi="Courier New" w:hint="default"/>
      </w:rPr>
    </w:lvl>
    <w:lvl w:ilvl="5" w:tplc="2CE01BA2">
      <w:start w:val="1"/>
      <w:numFmt w:val="bullet"/>
      <w:lvlText w:val=""/>
      <w:lvlJc w:val="left"/>
      <w:pPr>
        <w:ind w:left="5040" w:hanging="360"/>
      </w:pPr>
      <w:rPr>
        <w:rFonts w:ascii="Wingdings" w:hAnsi="Wingdings" w:hint="default"/>
      </w:rPr>
    </w:lvl>
    <w:lvl w:ilvl="6" w:tplc="98F09ED0">
      <w:start w:val="1"/>
      <w:numFmt w:val="bullet"/>
      <w:lvlText w:val=""/>
      <w:lvlJc w:val="left"/>
      <w:pPr>
        <w:ind w:left="5760" w:hanging="360"/>
      </w:pPr>
      <w:rPr>
        <w:rFonts w:ascii="Symbol" w:hAnsi="Symbol" w:hint="default"/>
      </w:rPr>
    </w:lvl>
    <w:lvl w:ilvl="7" w:tplc="134ED988">
      <w:start w:val="1"/>
      <w:numFmt w:val="bullet"/>
      <w:lvlText w:val="o"/>
      <w:lvlJc w:val="left"/>
      <w:pPr>
        <w:ind w:left="6480" w:hanging="360"/>
      </w:pPr>
      <w:rPr>
        <w:rFonts w:ascii="Courier New" w:hAnsi="Courier New" w:hint="default"/>
      </w:rPr>
    </w:lvl>
    <w:lvl w:ilvl="8" w:tplc="E97A937C">
      <w:start w:val="1"/>
      <w:numFmt w:val="bullet"/>
      <w:lvlText w:val=""/>
      <w:lvlJc w:val="left"/>
      <w:pPr>
        <w:ind w:left="7200" w:hanging="360"/>
      </w:pPr>
      <w:rPr>
        <w:rFonts w:ascii="Wingdings" w:hAnsi="Wingdings" w:hint="default"/>
      </w:rPr>
    </w:lvl>
  </w:abstractNum>
  <w:abstractNum w:abstractNumId="25" w15:restartNumberingAfterBreak="0">
    <w:nsid w:val="6D3D126E"/>
    <w:multiLevelType w:val="multilevel"/>
    <w:tmpl w:val="7EA28C7E"/>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26" w15:restartNumberingAfterBreak="0">
    <w:nsid w:val="76F5585C"/>
    <w:multiLevelType w:val="multilevel"/>
    <w:tmpl w:val="EE083356"/>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7" w15:restartNumberingAfterBreak="0">
    <w:nsid w:val="78791AB1"/>
    <w:multiLevelType w:val="hybridMultilevel"/>
    <w:tmpl w:val="FFFFFFFF"/>
    <w:lvl w:ilvl="0" w:tplc="57B8C69C">
      <w:start w:val="1"/>
      <w:numFmt w:val="decimal"/>
      <w:lvlText w:val="%1."/>
      <w:lvlJc w:val="left"/>
      <w:pPr>
        <w:ind w:left="1080" w:hanging="360"/>
      </w:pPr>
    </w:lvl>
    <w:lvl w:ilvl="1" w:tplc="0AEC78FA">
      <w:start w:val="1"/>
      <w:numFmt w:val="lowerLetter"/>
      <w:lvlText w:val="%2."/>
      <w:lvlJc w:val="left"/>
      <w:pPr>
        <w:ind w:left="1800" w:hanging="360"/>
      </w:pPr>
    </w:lvl>
    <w:lvl w:ilvl="2" w:tplc="94760876">
      <w:start w:val="1"/>
      <w:numFmt w:val="lowerRoman"/>
      <w:lvlText w:val="%3."/>
      <w:lvlJc w:val="right"/>
      <w:pPr>
        <w:ind w:left="2520" w:hanging="180"/>
      </w:pPr>
    </w:lvl>
    <w:lvl w:ilvl="3" w:tplc="0EAAF932">
      <w:start w:val="1"/>
      <w:numFmt w:val="decimal"/>
      <w:lvlText w:val="%4."/>
      <w:lvlJc w:val="left"/>
      <w:pPr>
        <w:ind w:left="3240" w:hanging="360"/>
      </w:pPr>
    </w:lvl>
    <w:lvl w:ilvl="4" w:tplc="7AD6044C">
      <w:start w:val="1"/>
      <w:numFmt w:val="lowerLetter"/>
      <w:lvlText w:val="%5."/>
      <w:lvlJc w:val="left"/>
      <w:pPr>
        <w:ind w:left="3960" w:hanging="360"/>
      </w:pPr>
    </w:lvl>
    <w:lvl w:ilvl="5" w:tplc="28AA5246">
      <w:start w:val="1"/>
      <w:numFmt w:val="lowerRoman"/>
      <w:lvlText w:val="%6."/>
      <w:lvlJc w:val="right"/>
      <w:pPr>
        <w:ind w:left="4680" w:hanging="180"/>
      </w:pPr>
    </w:lvl>
    <w:lvl w:ilvl="6" w:tplc="B3FA1E62">
      <w:start w:val="1"/>
      <w:numFmt w:val="decimal"/>
      <w:lvlText w:val="%7."/>
      <w:lvlJc w:val="left"/>
      <w:pPr>
        <w:ind w:left="5400" w:hanging="360"/>
      </w:pPr>
    </w:lvl>
    <w:lvl w:ilvl="7" w:tplc="F290FF3E">
      <w:start w:val="1"/>
      <w:numFmt w:val="lowerLetter"/>
      <w:lvlText w:val="%8."/>
      <w:lvlJc w:val="left"/>
      <w:pPr>
        <w:ind w:left="6120" w:hanging="360"/>
      </w:pPr>
    </w:lvl>
    <w:lvl w:ilvl="8" w:tplc="8990D18C">
      <w:start w:val="1"/>
      <w:numFmt w:val="lowerRoman"/>
      <w:lvlText w:val="%9."/>
      <w:lvlJc w:val="right"/>
      <w:pPr>
        <w:ind w:left="6840" w:hanging="180"/>
      </w:pPr>
    </w:lvl>
  </w:abstractNum>
  <w:abstractNum w:abstractNumId="28" w15:restartNumberingAfterBreak="0">
    <w:nsid w:val="7F8022BD"/>
    <w:multiLevelType w:val="hybridMultilevel"/>
    <w:tmpl w:val="852433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29187955">
    <w:abstractNumId w:val="1"/>
  </w:num>
  <w:num w:numId="2" w16cid:durableId="2035182534">
    <w:abstractNumId w:val="9"/>
  </w:num>
  <w:num w:numId="3" w16cid:durableId="394623234">
    <w:abstractNumId w:val="6"/>
  </w:num>
  <w:num w:numId="4" w16cid:durableId="1709794366">
    <w:abstractNumId w:val="25"/>
  </w:num>
  <w:num w:numId="5" w16cid:durableId="1866671015">
    <w:abstractNumId w:val="0"/>
  </w:num>
  <w:num w:numId="6" w16cid:durableId="2101679181">
    <w:abstractNumId w:val="14"/>
  </w:num>
  <w:num w:numId="7" w16cid:durableId="128983150">
    <w:abstractNumId w:val="15"/>
  </w:num>
  <w:num w:numId="8" w16cid:durableId="401373878">
    <w:abstractNumId w:val="13"/>
  </w:num>
  <w:num w:numId="9" w16cid:durableId="865950429">
    <w:abstractNumId w:val="18"/>
  </w:num>
  <w:num w:numId="10" w16cid:durableId="1265067091">
    <w:abstractNumId w:val="3"/>
  </w:num>
  <w:num w:numId="11" w16cid:durableId="1386295610">
    <w:abstractNumId w:val="26"/>
  </w:num>
  <w:num w:numId="12" w16cid:durableId="1023173001">
    <w:abstractNumId w:val="11"/>
  </w:num>
  <w:num w:numId="13" w16cid:durableId="1579900423">
    <w:abstractNumId w:val="16"/>
  </w:num>
  <w:num w:numId="14" w16cid:durableId="1036198737">
    <w:abstractNumId w:val="27"/>
  </w:num>
  <w:num w:numId="15" w16cid:durableId="2132048327">
    <w:abstractNumId w:val="17"/>
  </w:num>
  <w:num w:numId="16" w16cid:durableId="198277573">
    <w:abstractNumId w:val="22"/>
  </w:num>
  <w:num w:numId="17" w16cid:durableId="1974677370">
    <w:abstractNumId w:val="20"/>
  </w:num>
  <w:num w:numId="18" w16cid:durableId="967902979">
    <w:abstractNumId w:val="10"/>
  </w:num>
  <w:num w:numId="19" w16cid:durableId="365328581">
    <w:abstractNumId w:val="24"/>
  </w:num>
  <w:num w:numId="20" w16cid:durableId="1997152077">
    <w:abstractNumId w:val="19"/>
  </w:num>
  <w:num w:numId="21" w16cid:durableId="1298605312">
    <w:abstractNumId w:val="28"/>
  </w:num>
  <w:num w:numId="22" w16cid:durableId="1444378907">
    <w:abstractNumId w:val="12"/>
  </w:num>
  <w:num w:numId="23" w16cid:durableId="807817474">
    <w:abstractNumId w:val="2"/>
  </w:num>
  <w:num w:numId="24" w16cid:durableId="98382223">
    <w:abstractNumId w:val="7"/>
  </w:num>
  <w:num w:numId="25" w16cid:durableId="664632130">
    <w:abstractNumId w:val="5"/>
  </w:num>
  <w:num w:numId="26" w16cid:durableId="1367485766">
    <w:abstractNumId w:val="23"/>
  </w:num>
  <w:num w:numId="27" w16cid:durableId="2125073685">
    <w:abstractNumId w:val="21"/>
  </w:num>
  <w:num w:numId="28" w16cid:durableId="1056707915">
    <w:abstractNumId w:val="8"/>
  </w:num>
  <w:num w:numId="29" w16cid:durableId="591666519">
    <w:abstractNumId w:val="8"/>
  </w:num>
  <w:num w:numId="30" w16cid:durableId="69200009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771707529">
    <w:abstractNumId w:val="8"/>
  </w:num>
  <w:num w:numId="32" w16cid:durableId="16941155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3055013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799839366">
    <w:abstractNumId w:val="8"/>
  </w:num>
  <w:num w:numId="35" w16cid:durableId="24839117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232276462">
    <w:abstractNumId w:val="4"/>
  </w:num>
  <w:num w:numId="37" w16cid:durableId="161508815">
    <w:abstractNumId w:val="8"/>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ios Starqua">
    <w15:presenceInfo w15:providerId="Windows Live" w15:userId="8cf9fb8f937025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EAD"/>
    <w:rsid w:val="000002DF"/>
    <w:rsid w:val="000006FD"/>
    <w:rsid w:val="0000111D"/>
    <w:rsid w:val="0000215F"/>
    <w:rsid w:val="00002503"/>
    <w:rsid w:val="0000292A"/>
    <w:rsid w:val="00002F28"/>
    <w:rsid w:val="00002F4F"/>
    <w:rsid w:val="0000475D"/>
    <w:rsid w:val="00005CD7"/>
    <w:rsid w:val="00006635"/>
    <w:rsid w:val="0000677B"/>
    <w:rsid w:val="00011994"/>
    <w:rsid w:val="00011D51"/>
    <w:rsid w:val="00013714"/>
    <w:rsid w:val="00014285"/>
    <w:rsid w:val="0001428D"/>
    <w:rsid w:val="00014AD2"/>
    <w:rsid w:val="00016EB3"/>
    <w:rsid w:val="00016F2F"/>
    <w:rsid w:val="00017AEC"/>
    <w:rsid w:val="00020F27"/>
    <w:rsid w:val="0002135B"/>
    <w:rsid w:val="0002149A"/>
    <w:rsid w:val="00021CDF"/>
    <w:rsid w:val="00021FE1"/>
    <w:rsid w:val="000222AC"/>
    <w:rsid w:val="000224AB"/>
    <w:rsid w:val="0002266A"/>
    <w:rsid w:val="00023AEA"/>
    <w:rsid w:val="00023E0A"/>
    <w:rsid w:val="0002525B"/>
    <w:rsid w:val="00025656"/>
    <w:rsid w:val="0002699D"/>
    <w:rsid w:val="00033603"/>
    <w:rsid w:val="0003381E"/>
    <w:rsid w:val="00034FCC"/>
    <w:rsid w:val="00035425"/>
    <w:rsid w:val="000360F4"/>
    <w:rsid w:val="00036BAB"/>
    <w:rsid w:val="0004253C"/>
    <w:rsid w:val="00042710"/>
    <w:rsid w:val="0004296B"/>
    <w:rsid w:val="000443F5"/>
    <w:rsid w:val="00044D4D"/>
    <w:rsid w:val="00046374"/>
    <w:rsid w:val="000472E2"/>
    <w:rsid w:val="000500C7"/>
    <w:rsid w:val="000503F4"/>
    <w:rsid w:val="00050816"/>
    <w:rsid w:val="00050817"/>
    <w:rsid w:val="00050B7F"/>
    <w:rsid w:val="00050C2E"/>
    <w:rsid w:val="00050E95"/>
    <w:rsid w:val="00051774"/>
    <w:rsid w:val="00051B11"/>
    <w:rsid w:val="00052F6A"/>
    <w:rsid w:val="00054286"/>
    <w:rsid w:val="00055E56"/>
    <w:rsid w:val="00055F0E"/>
    <w:rsid w:val="00056EF5"/>
    <w:rsid w:val="00057500"/>
    <w:rsid w:val="00057A3F"/>
    <w:rsid w:val="00062E0C"/>
    <w:rsid w:val="00062EA8"/>
    <w:rsid w:val="00063414"/>
    <w:rsid w:val="00063D26"/>
    <w:rsid w:val="00066517"/>
    <w:rsid w:val="00066F17"/>
    <w:rsid w:val="000678C9"/>
    <w:rsid w:val="00067E78"/>
    <w:rsid w:val="00070698"/>
    <w:rsid w:val="00070FFE"/>
    <w:rsid w:val="00073B4C"/>
    <w:rsid w:val="00073C3F"/>
    <w:rsid w:val="00074358"/>
    <w:rsid w:val="00075E4F"/>
    <w:rsid w:val="000764AA"/>
    <w:rsid w:val="00076BCF"/>
    <w:rsid w:val="000815B4"/>
    <w:rsid w:val="000822D8"/>
    <w:rsid w:val="00083FAF"/>
    <w:rsid w:val="000855BB"/>
    <w:rsid w:val="00087426"/>
    <w:rsid w:val="00090975"/>
    <w:rsid w:val="00090D95"/>
    <w:rsid w:val="00091513"/>
    <w:rsid w:val="00093087"/>
    <w:rsid w:val="000936A1"/>
    <w:rsid w:val="000944D4"/>
    <w:rsid w:val="00097B55"/>
    <w:rsid w:val="000A1860"/>
    <w:rsid w:val="000A29BC"/>
    <w:rsid w:val="000A415D"/>
    <w:rsid w:val="000A51B8"/>
    <w:rsid w:val="000A55DA"/>
    <w:rsid w:val="000A58E5"/>
    <w:rsid w:val="000A608C"/>
    <w:rsid w:val="000A746F"/>
    <w:rsid w:val="000B0DF1"/>
    <w:rsid w:val="000B1726"/>
    <w:rsid w:val="000B2C14"/>
    <w:rsid w:val="000B408D"/>
    <w:rsid w:val="000B449C"/>
    <w:rsid w:val="000B4540"/>
    <w:rsid w:val="000B4658"/>
    <w:rsid w:val="000B4727"/>
    <w:rsid w:val="000B4D43"/>
    <w:rsid w:val="000B5AD7"/>
    <w:rsid w:val="000B7012"/>
    <w:rsid w:val="000B774D"/>
    <w:rsid w:val="000B7BD3"/>
    <w:rsid w:val="000B7F56"/>
    <w:rsid w:val="000C005E"/>
    <w:rsid w:val="000C204E"/>
    <w:rsid w:val="000C2348"/>
    <w:rsid w:val="000C23CC"/>
    <w:rsid w:val="000C2EAE"/>
    <w:rsid w:val="000C2FC3"/>
    <w:rsid w:val="000C3445"/>
    <w:rsid w:val="000C36AF"/>
    <w:rsid w:val="000C41BB"/>
    <w:rsid w:val="000C4692"/>
    <w:rsid w:val="000C49E7"/>
    <w:rsid w:val="000C7901"/>
    <w:rsid w:val="000D0414"/>
    <w:rsid w:val="000D0B14"/>
    <w:rsid w:val="000D1EE0"/>
    <w:rsid w:val="000D216E"/>
    <w:rsid w:val="000D2550"/>
    <w:rsid w:val="000D321B"/>
    <w:rsid w:val="000D4EB8"/>
    <w:rsid w:val="000D530F"/>
    <w:rsid w:val="000D60BA"/>
    <w:rsid w:val="000D61F2"/>
    <w:rsid w:val="000D6BAF"/>
    <w:rsid w:val="000E0759"/>
    <w:rsid w:val="000E0969"/>
    <w:rsid w:val="000E11F3"/>
    <w:rsid w:val="000E12CF"/>
    <w:rsid w:val="000E1731"/>
    <w:rsid w:val="000E1BB7"/>
    <w:rsid w:val="000E1C19"/>
    <w:rsid w:val="000E2F9C"/>
    <w:rsid w:val="000E3370"/>
    <w:rsid w:val="000E376D"/>
    <w:rsid w:val="000E5273"/>
    <w:rsid w:val="000E5298"/>
    <w:rsid w:val="000E5895"/>
    <w:rsid w:val="000E62D9"/>
    <w:rsid w:val="000E6ECC"/>
    <w:rsid w:val="000F089B"/>
    <w:rsid w:val="000F0EAD"/>
    <w:rsid w:val="000F1E6B"/>
    <w:rsid w:val="000F3E9A"/>
    <w:rsid w:val="000F5E05"/>
    <w:rsid w:val="00100258"/>
    <w:rsid w:val="00100399"/>
    <w:rsid w:val="0010044B"/>
    <w:rsid w:val="001004F9"/>
    <w:rsid w:val="0010167E"/>
    <w:rsid w:val="0010206E"/>
    <w:rsid w:val="00102324"/>
    <w:rsid w:val="00102AAB"/>
    <w:rsid w:val="0010305D"/>
    <w:rsid w:val="001057B4"/>
    <w:rsid w:val="00105B26"/>
    <w:rsid w:val="00105CBE"/>
    <w:rsid w:val="001071CA"/>
    <w:rsid w:val="00107AD6"/>
    <w:rsid w:val="0011017F"/>
    <w:rsid w:val="0011179B"/>
    <w:rsid w:val="00111B04"/>
    <w:rsid w:val="0011290F"/>
    <w:rsid w:val="00112EC7"/>
    <w:rsid w:val="00113877"/>
    <w:rsid w:val="001142B4"/>
    <w:rsid w:val="001146B9"/>
    <w:rsid w:val="00115D04"/>
    <w:rsid w:val="0011606E"/>
    <w:rsid w:val="00117785"/>
    <w:rsid w:val="00117D11"/>
    <w:rsid w:val="00117F40"/>
    <w:rsid w:val="0012070B"/>
    <w:rsid w:val="0012201C"/>
    <w:rsid w:val="00123139"/>
    <w:rsid w:val="0012421F"/>
    <w:rsid w:val="00124E73"/>
    <w:rsid w:val="001255A2"/>
    <w:rsid w:val="00127CB3"/>
    <w:rsid w:val="00131448"/>
    <w:rsid w:val="00131D04"/>
    <w:rsid w:val="00132154"/>
    <w:rsid w:val="00132982"/>
    <w:rsid w:val="00132B39"/>
    <w:rsid w:val="00134216"/>
    <w:rsid w:val="00134652"/>
    <w:rsid w:val="001348BB"/>
    <w:rsid w:val="00134F65"/>
    <w:rsid w:val="001354F6"/>
    <w:rsid w:val="00135DAF"/>
    <w:rsid w:val="00135DE7"/>
    <w:rsid w:val="001369AA"/>
    <w:rsid w:val="00136AA8"/>
    <w:rsid w:val="00137429"/>
    <w:rsid w:val="001379BA"/>
    <w:rsid w:val="001408F5"/>
    <w:rsid w:val="0014132A"/>
    <w:rsid w:val="0014159E"/>
    <w:rsid w:val="00141FE3"/>
    <w:rsid w:val="001423EE"/>
    <w:rsid w:val="00145E03"/>
    <w:rsid w:val="00146289"/>
    <w:rsid w:val="00146D84"/>
    <w:rsid w:val="00147A51"/>
    <w:rsid w:val="00147C6B"/>
    <w:rsid w:val="001501B4"/>
    <w:rsid w:val="00153B39"/>
    <w:rsid w:val="00154949"/>
    <w:rsid w:val="00157E7D"/>
    <w:rsid w:val="001607B6"/>
    <w:rsid w:val="0016130E"/>
    <w:rsid w:val="0016269A"/>
    <w:rsid w:val="00163E42"/>
    <w:rsid w:val="00165715"/>
    <w:rsid w:val="00166F49"/>
    <w:rsid w:val="0016706F"/>
    <w:rsid w:val="00167186"/>
    <w:rsid w:val="00167370"/>
    <w:rsid w:val="00167B50"/>
    <w:rsid w:val="00167D87"/>
    <w:rsid w:val="001701AD"/>
    <w:rsid w:val="00170298"/>
    <w:rsid w:val="00170CF1"/>
    <w:rsid w:val="00170E12"/>
    <w:rsid w:val="00171BC7"/>
    <w:rsid w:val="0017276F"/>
    <w:rsid w:val="00172B21"/>
    <w:rsid w:val="00172B38"/>
    <w:rsid w:val="0017301E"/>
    <w:rsid w:val="00177DF9"/>
    <w:rsid w:val="00181379"/>
    <w:rsid w:val="001818CE"/>
    <w:rsid w:val="001848C3"/>
    <w:rsid w:val="00184B32"/>
    <w:rsid w:val="00184DAC"/>
    <w:rsid w:val="00185533"/>
    <w:rsid w:val="0018573C"/>
    <w:rsid w:val="001858A0"/>
    <w:rsid w:val="00185B8E"/>
    <w:rsid w:val="0018786D"/>
    <w:rsid w:val="001879F8"/>
    <w:rsid w:val="001906B3"/>
    <w:rsid w:val="00190C4A"/>
    <w:rsid w:val="00191216"/>
    <w:rsid w:val="00191622"/>
    <w:rsid w:val="0019162F"/>
    <w:rsid w:val="00193157"/>
    <w:rsid w:val="001934B0"/>
    <w:rsid w:val="0019536D"/>
    <w:rsid w:val="001962CA"/>
    <w:rsid w:val="001976EB"/>
    <w:rsid w:val="00197871"/>
    <w:rsid w:val="00197C25"/>
    <w:rsid w:val="001A02A2"/>
    <w:rsid w:val="001A095B"/>
    <w:rsid w:val="001A0D72"/>
    <w:rsid w:val="001A1AC2"/>
    <w:rsid w:val="001A4B26"/>
    <w:rsid w:val="001A5179"/>
    <w:rsid w:val="001A750D"/>
    <w:rsid w:val="001A76F6"/>
    <w:rsid w:val="001B0A1F"/>
    <w:rsid w:val="001B1B90"/>
    <w:rsid w:val="001B1C40"/>
    <w:rsid w:val="001B2421"/>
    <w:rsid w:val="001B4747"/>
    <w:rsid w:val="001B53A4"/>
    <w:rsid w:val="001B5B0C"/>
    <w:rsid w:val="001B6646"/>
    <w:rsid w:val="001B6ACB"/>
    <w:rsid w:val="001B6DEB"/>
    <w:rsid w:val="001B7262"/>
    <w:rsid w:val="001C013F"/>
    <w:rsid w:val="001C110B"/>
    <w:rsid w:val="001C1113"/>
    <w:rsid w:val="001C1563"/>
    <w:rsid w:val="001C1A11"/>
    <w:rsid w:val="001C2B26"/>
    <w:rsid w:val="001C4112"/>
    <w:rsid w:val="001C43C8"/>
    <w:rsid w:val="001C477B"/>
    <w:rsid w:val="001C51EF"/>
    <w:rsid w:val="001C5393"/>
    <w:rsid w:val="001C5907"/>
    <w:rsid w:val="001C61E0"/>
    <w:rsid w:val="001C676D"/>
    <w:rsid w:val="001C6B5C"/>
    <w:rsid w:val="001C6D8E"/>
    <w:rsid w:val="001C7514"/>
    <w:rsid w:val="001D030D"/>
    <w:rsid w:val="001D0400"/>
    <w:rsid w:val="001D07D1"/>
    <w:rsid w:val="001D0ACB"/>
    <w:rsid w:val="001D0C4C"/>
    <w:rsid w:val="001D5B03"/>
    <w:rsid w:val="001D5D9E"/>
    <w:rsid w:val="001D6931"/>
    <w:rsid w:val="001D69D1"/>
    <w:rsid w:val="001D78E2"/>
    <w:rsid w:val="001E1998"/>
    <w:rsid w:val="001E2564"/>
    <w:rsid w:val="001E2DB6"/>
    <w:rsid w:val="001E330D"/>
    <w:rsid w:val="001E4142"/>
    <w:rsid w:val="001E5CC1"/>
    <w:rsid w:val="001E7621"/>
    <w:rsid w:val="001F3599"/>
    <w:rsid w:val="001F428E"/>
    <w:rsid w:val="001F4F74"/>
    <w:rsid w:val="001F557E"/>
    <w:rsid w:val="001F5C43"/>
    <w:rsid w:val="001F67CD"/>
    <w:rsid w:val="001F7049"/>
    <w:rsid w:val="001F72C0"/>
    <w:rsid w:val="001F7512"/>
    <w:rsid w:val="0020376A"/>
    <w:rsid w:val="0020537C"/>
    <w:rsid w:val="002066FB"/>
    <w:rsid w:val="00206BE9"/>
    <w:rsid w:val="002078DB"/>
    <w:rsid w:val="00207948"/>
    <w:rsid w:val="002104BE"/>
    <w:rsid w:val="0021220C"/>
    <w:rsid w:val="0021382E"/>
    <w:rsid w:val="00213D49"/>
    <w:rsid w:val="0021423A"/>
    <w:rsid w:val="002142DD"/>
    <w:rsid w:val="00214917"/>
    <w:rsid w:val="00215079"/>
    <w:rsid w:val="002152FC"/>
    <w:rsid w:val="00216661"/>
    <w:rsid w:val="0021707C"/>
    <w:rsid w:val="0022080D"/>
    <w:rsid w:val="00221330"/>
    <w:rsid w:val="00222A45"/>
    <w:rsid w:val="00222FA1"/>
    <w:rsid w:val="00223AC8"/>
    <w:rsid w:val="00224ED1"/>
    <w:rsid w:val="00225A60"/>
    <w:rsid w:val="00226343"/>
    <w:rsid w:val="002265C7"/>
    <w:rsid w:val="00226F47"/>
    <w:rsid w:val="0022744D"/>
    <w:rsid w:val="00231460"/>
    <w:rsid w:val="00231555"/>
    <w:rsid w:val="002336B6"/>
    <w:rsid w:val="0023475B"/>
    <w:rsid w:val="00234F12"/>
    <w:rsid w:val="0023657F"/>
    <w:rsid w:val="00236B6F"/>
    <w:rsid w:val="002402A8"/>
    <w:rsid w:val="002409DB"/>
    <w:rsid w:val="00240C39"/>
    <w:rsid w:val="00241745"/>
    <w:rsid w:val="00241D9E"/>
    <w:rsid w:val="002449A2"/>
    <w:rsid w:val="002449D8"/>
    <w:rsid w:val="00244C24"/>
    <w:rsid w:val="00244D17"/>
    <w:rsid w:val="00245A9B"/>
    <w:rsid w:val="00246192"/>
    <w:rsid w:val="002517AF"/>
    <w:rsid w:val="0025234C"/>
    <w:rsid w:val="002529E6"/>
    <w:rsid w:val="0025323F"/>
    <w:rsid w:val="00256266"/>
    <w:rsid w:val="00256783"/>
    <w:rsid w:val="00260B6D"/>
    <w:rsid w:val="002610F8"/>
    <w:rsid w:val="0026207B"/>
    <w:rsid w:val="002634FA"/>
    <w:rsid w:val="00263D78"/>
    <w:rsid w:val="0026429A"/>
    <w:rsid w:val="00265B13"/>
    <w:rsid w:val="00265C58"/>
    <w:rsid w:val="00270D88"/>
    <w:rsid w:val="00274525"/>
    <w:rsid w:val="00275B8D"/>
    <w:rsid w:val="00276850"/>
    <w:rsid w:val="002769A9"/>
    <w:rsid w:val="00276AF7"/>
    <w:rsid w:val="0027713C"/>
    <w:rsid w:val="00277159"/>
    <w:rsid w:val="00277D80"/>
    <w:rsid w:val="0028089D"/>
    <w:rsid w:val="00282015"/>
    <w:rsid w:val="002826F8"/>
    <w:rsid w:val="00285A75"/>
    <w:rsid w:val="00285CEC"/>
    <w:rsid w:val="00285D78"/>
    <w:rsid w:val="002871DC"/>
    <w:rsid w:val="00287364"/>
    <w:rsid w:val="002903B4"/>
    <w:rsid w:val="002911D2"/>
    <w:rsid w:val="002911F6"/>
    <w:rsid w:val="002919CB"/>
    <w:rsid w:val="002920FC"/>
    <w:rsid w:val="0029215B"/>
    <w:rsid w:val="00293A21"/>
    <w:rsid w:val="00293A67"/>
    <w:rsid w:val="00293E9A"/>
    <w:rsid w:val="002945D8"/>
    <w:rsid w:val="00294951"/>
    <w:rsid w:val="00294C34"/>
    <w:rsid w:val="002953D8"/>
    <w:rsid w:val="002953DB"/>
    <w:rsid w:val="00295591"/>
    <w:rsid w:val="002956D5"/>
    <w:rsid w:val="0029586B"/>
    <w:rsid w:val="00296D34"/>
    <w:rsid w:val="00297136"/>
    <w:rsid w:val="002A062D"/>
    <w:rsid w:val="002A0B64"/>
    <w:rsid w:val="002A18FF"/>
    <w:rsid w:val="002A1BB1"/>
    <w:rsid w:val="002A335E"/>
    <w:rsid w:val="002A3397"/>
    <w:rsid w:val="002A4EE3"/>
    <w:rsid w:val="002A59AF"/>
    <w:rsid w:val="002A69D2"/>
    <w:rsid w:val="002A6DF9"/>
    <w:rsid w:val="002A7035"/>
    <w:rsid w:val="002A7984"/>
    <w:rsid w:val="002B1F57"/>
    <w:rsid w:val="002B23DE"/>
    <w:rsid w:val="002B25E4"/>
    <w:rsid w:val="002B2614"/>
    <w:rsid w:val="002B2797"/>
    <w:rsid w:val="002B361F"/>
    <w:rsid w:val="002B4E8F"/>
    <w:rsid w:val="002B5143"/>
    <w:rsid w:val="002B5312"/>
    <w:rsid w:val="002B58EB"/>
    <w:rsid w:val="002B65BE"/>
    <w:rsid w:val="002B6BFA"/>
    <w:rsid w:val="002B7487"/>
    <w:rsid w:val="002B7BE8"/>
    <w:rsid w:val="002C0F10"/>
    <w:rsid w:val="002C1D6F"/>
    <w:rsid w:val="002C2BD2"/>
    <w:rsid w:val="002C3197"/>
    <w:rsid w:val="002C4439"/>
    <w:rsid w:val="002C45E8"/>
    <w:rsid w:val="002C4754"/>
    <w:rsid w:val="002C4A2C"/>
    <w:rsid w:val="002C4B73"/>
    <w:rsid w:val="002C516F"/>
    <w:rsid w:val="002C6057"/>
    <w:rsid w:val="002C63EA"/>
    <w:rsid w:val="002D0B94"/>
    <w:rsid w:val="002D0BEC"/>
    <w:rsid w:val="002D2A88"/>
    <w:rsid w:val="002D4E3C"/>
    <w:rsid w:val="002D5104"/>
    <w:rsid w:val="002D52C4"/>
    <w:rsid w:val="002D6595"/>
    <w:rsid w:val="002D6821"/>
    <w:rsid w:val="002D70B3"/>
    <w:rsid w:val="002D73AB"/>
    <w:rsid w:val="002D7586"/>
    <w:rsid w:val="002E0393"/>
    <w:rsid w:val="002E0AD4"/>
    <w:rsid w:val="002E204D"/>
    <w:rsid w:val="002E21B1"/>
    <w:rsid w:val="002E21CC"/>
    <w:rsid w:val="002E2910"/>
    <w:rsid w:val="002E30B1"/>
    <w:rsid w:val="002E3310"/>
    <w:rsid w:val="002E4DEE"/>
    <w:rsid w:val="002E5215"/>
    <w:rsid w:val="002E5962"/>
    <w:rsid w:val="002E5A7E"/>
    <w:rsid w:val="002E6016"/>
    <w:rsid w:val="002F0725"/>
    <w:rsid w:val="002F0B9F"/>
    <w:rsid w:val="002F0D14"/>
    <w:rsid w:val="002F14E7"/>
    <w:rsid w:val="002F2B29"/>
    <w:rsid w:val="002F3A27"/>
    <w:rsid w:val="002F4263"/>
    <w:rsid w:val="002F4504"/>
    <w:rsid w:val="002F45B3"/>
    <w:rsid w:val="002F6F85"/>
    <w:rsid w:val="00300AEA"/>
    <w:rsid w:val="00301ACF"/>
    <w:rsid w:val="00304391"/>
    <w:rsid w:val="0030787F"/>
    <w:rsid w:val="00307C93"/>
    <w:rsid w:val="003105F8"/>
    <w:rsid w:val="0031096E"/>
    <w:rsid w:val="003112A4"/>
    <w:rsid w:val="00311BAE"/>
    <w:rsid w:val="00311C44"/>
    <w:rsid w:val="00312DA6"/>
    <w:rsid w:val="003138A5"/>
    <w:rsid w:val="00313BAA"/>
    <w:rsid w:val="00314C10"/>
    <w:rsid w:val="003176D5"/>
    <w:rsid w:val="00321C18"/>
    <w:rsid w:val="003223E0"/>
    <w:rsid w:val="00322AE8"/>
    <w:rsid w:val="00323AE0"/>
    <w:rsid w:val="00323B60"/>
    <w:rsid w:val="003263D6"/>
    <w:rsid w:val="0032647A"/>
    <w:rsid w:val="003264C1"/>
    <w:rsid w:val="003302C6"/>
    <w:rsid w:val="00330D12"/>
    <w:rsid w:val="00330F46"/>
    <w:rsid w:val="003322EE"/>
    <w:rsid w:val="00333A7B"/>
    <w:rsid w:val="00333D24"/>
    <w:rsid w:val="00334991"/>
    <w:rsid w:val="00334FDD"/>
    <w:rsid w:val="00336199"/>
    <w:rsid w:val="0033667A"/>
    <w:rsid w:val="0033773B"/>
    <w:rsid w:val="0034038E"/>
    <w:rsid w:val="003426E6"/>
    <w:rsid w:val="00346DDC"/>
    <w:rsid w:val="0034761C"/>
    <w:rsid w:val="003506E3"/>
    <w:rsid w:val="00350C3E"/>
    <w:rsid w:val="00352536"/>
    <w:rsid w:val="003529CF"/>
    <w:rsid w:val="00353F14"/>
    <w:rsid w:val="003558A2"/>
    <w:rsid w:val="0035633E"/>
    <w:rsid w:val="00360FD8"/>
    <w:rsid w:val="00361572"/>
    <w:rsid w:val="003625E8"/>
    <w:rsid w:val="003627A9"/>
    <w:rsid w:val="00362D26"/>
    <w:rsid w:val="00364A9F"/>
    <w:rsid w:val="00364BCC"/>
    <w:rsid w:val="0036569E"/>
    <w:rsid w:val="00370B8C"/>
    <w:rsid w:val="003711A4"/>
    <w:rsid w:val="003711B2"/>
    <w:rsid w:val="003713C7"/>
    <w:rsid w:val="00372DEE"/>
    <w:rsid w:val="00373391"/>
    <w:rsid w:val="00373456"/>
    <w:rsid w:val="00375D92"/>
    <w:rsid w:val="003816B7"/>
    <w:rsid w:val="003817E9"/>
    <w:rsid w:val="00381E78"/>
    <w:rsid w:val="00382DCD"/>
    <w:rsid w:val="003836B1"/>
    <w:rsid w:val="00384779"/>
    <w:rsid w:val="00384A38"/>
    <w:rsid w:val="00386BC1"/>
    <w:rsid w:val="003901EA"/>
    <w:rsid w:val="00390714"/>
    <w:rsid w:val="00390AA6"/>
    <w:rsid w:val="00390D7C"/>
    <w:rsid w:val="003917CF"/>
    <w:rsid w:val="00392982"/>
    <w:rsid w:val="00392D88"/>
    <w:rsid w:val="003934FF"/>
    <w:rsid w:val="00393BA2"/>
    <w:rsid w:val="0039404B"/>
    <w:rsid w:val="0039458F"/>
    <w:rsid w:val="00394F08"/>
    <w:rsid w:val="00396567"/>
    <w:rsid w:val="003A0752"/>
    <w:rsid w:val="003A24A9"/>
    <w:rsid w:val="003A3290"/>
    <w:rsid w:val="003A3E90"/>
    <w:rsid w:val="003A450A"/>
    <w:rsid w:val="003A4E50"/>
    <w:rsid w:val="003A7BE3"/>
    <w:rsid w:val="003B082E"/>
    <w:rsid w:val="003B0962"/>
    <w:rsid w:val="003B1AC1"/>
    <w:rsid w:val="003B1D09"/>
    <w:rsid w:val="003B2A4D"/>
    <w:rsid w:val="003B394A"/>
    <w:rsid w:val="003B3CAC"/>
    <w:rsid w:val="003B59A6"/>
    <w:rsid w:val="003B5E37"/>
    <w:rsid w:val="003B68A0"/>
    <w:rsid w:val="003B6A75"/>
    <w:rsid w:val="003C0D19"/>
    <w:rsid w:val="003C1BDF"/>
    <w:rsid w:val="003C23AE"/>
    <w:rsid w:val="003C347B"/>
    <w:rsid w:val="003C4CE0"/>
    <w:rsid w:val="003C50B3"/>
    <w:rsid w:val="003C5405"/>
    <w:rsid w:val="003C5BA6"/>
    <w:rsid w:val="003C5EBB"/>
    <w:rsid w:val="003C6D4F"/>
    <w:rsid w:val="003C72DC"/>
    <w:rsid w:val="003D0A82"/>
    <w:rsid w:val="003D2AD7"/>
    <w:rsid w:val="003D357C"/>
    <w:rsid w:val="003D419A"/>
    <w:rsid w:val="003D50AB"/>
    <w:rsid w:val="003D566F"/>
    <w:rsid w:val="003D6A19"/>
    <w:rsid w:val="003D73F8"/>
    <w:rsid w:val="003D7614"/>
    <w:rsid w:val="003E00A5"/>
    <w:rsid w:val="003E0252"/>
    <w:rsid w:val="003E0A80"/>
    <w:rsid w:val="003E0ED1"/>
    <w:rsid w:val="003E10E6"/>
    <w:rsid w:val="003E11DA"/>
    <w:rsid w:val="003E383D"/>
    <w:rsid w:val="003E441B"/>
    <w:rsid w:val="003E4539"/>
    <w:rsid w:val="003E4A15"/>
    <w:rsid w:val="003E54E4"/>
    <w:rsid w:val="003E7050"/>
    <w:rsid w:val="003F044A"/>
    <w:rsid w:val="003F1260"/>
    <w:rsid w:val="003F18EF"/>
    <w:rsid w:val="003F2364"/>
    <w:rsid w:val="003F32A9"/>
    <w:rsid w:val="003F4EDA"/>
    <w:rsid w:val="003F5451"/>
    <w:rsid w:val="003F65EC"/>
    <w:rsid w:val="003F7370"/>
    <w:rsid w:val="003F7394"/>
    <w:rsid w:val="003F7BD2"/>
    <w:rsid w:val="00400E8F"/>
    <w:rsid w:val="00401A39"/>
    <w:rsid w:val="00401B84"/>
    <w:rsid w:val="00402440"/>
    <w:rsid w:val="004026B4"/>
    <w:rsid w:val="00403CF9"/>
    <w:rsid w:val="00404917"/>
    <w:rsid w:val="00404B9A"/>
    <w:rsid w:val="004058C1"/>
    <w:rsid w:val="00405AE9"/>
    <w:rsid w:val="0040644C"/>
    <w:rsid w:val="004067E7"/>
    <w:rsid w:val="00406F26"/>
    <w:rsid w:val="004107DE"/>
    <w:rsid w:val="00411524"/>
    <w:rsid w:val="00411573"/>
    <w:rsid w:val="00411A04"/>
    <w:rsid w:val="00412017"/>
    <w:rsid w:val="004125E9"/>
    <w:rsid w:val="0041383B"/>
    <w:rsid w:val="00413DE9"/>
    <w:rsid w:val="00414833"/>
    <w:rsid w:val="0041509B"/>
    <w:rsid w:val="004151CF"/>
    <w:rsid w:val="004161D7"/>
    <w:rsid w:val="0041775C"/>
    <w:rsid w:val="00420D82"/>
    <w:rsid w:val="00420E00"/>
    <w:rsid w:val="00420E0C"/>
    <w:rsid w:val="0042358C"/>
    <w:rsid w:val="00423AD1"/>
    <w:rsid w:val="004246DC"/>
    <w:rsid w:val="0042596F"/>
    <w:rsid w:val="00426C67"/>
    <w:rsid w:val="00427866"/>
    <w:rsid w:val="00427E8F"/>
    <w:rsid w:val="004301F9"/>
    <w:rsid w:val="004307AB"/>
    <w:rsid w:val="0043112E"/>
    <w:rsid w:val="00431FB2"/>
    <w:rsid w:val="0043222F"/>
    <w:rsid w:val="00433157"/>
    <w:rsid w:val="004360FD"/>
    <w:rsid w:val="00436B7C"/>
    <w:rsid w:val="00437E97"/>
    <w:rsid w:val="00437EDE"/>
    <w:rsid w:val="00440100"/>
    <w:rsid w:val="00440715"/>
    <w:rsid w:val="00440EB1"/>
    <w:rsid w:val="00443223"/>
    <w:rsid w:val="0044324F"/>
    <w:rsid w:val="00446129"/>
    <w:rsid w:val="00446C7C"/>
    <w:rsid w:val="0044747C"/>
    <w:rsid w:val="00447D55"/>
    <w:rsid w:val="0045039F"/>
    <w:rsid w:val="0045047F"/>
    <w:rsid w:val="00451A4E"/>
    <w:rsid w:val="00451CC1"/>
    <w:rsid w:val="0045253E"/>
    <w:rsid w:val="00453AD6"/>
    <w:rsid w:val="004540FD"/>
    <w:rsid w:val="004557B0"/>
    <w:rsid w:val="004558F6"/>
    <w:rsid w:val="004572CE"/>
    <w:rsid w:val="00460710"/>
    <w:rsid w:val="0046111B"/>
    <w:rsid w:val="004617B1"/>
    <w:rsid w:val="00461AA8"/>
    <w:rsid w:val="004620C9"/>
    <w:rsid w:val="0046317B"/>
    <w:rsid w:val="004657A2"/>
    <w:rsid w:val="00465866"/>
    <w:rsid w:val="00465B37"/>
    <w:rsid w:val="00465CC5"/>
    <w:rsid w:val="00466003"/>
    <w:rsid w:val="00466277"/>
    <w:rsid w:val="0046643F"/>
    <w:rsid w:val="00466791"/>
    <w:rsid w:val="00467A55"/>
    <w:rsid w:val="00470A3D"/>
    <w:rsid w:val="00470C4F"/>
    <w:rsid w:val="00471381"/>
    <w:rsid w:val="00471AE7"/>
    <w:rsid w:val="0047206B"/>
    <w:rsid w:val="0047267E"/>
    <w:rsid w:val="00472F00"/>
    <w:rsid w:val="00473A14"/>
    <w:rsid w:val="00473B2B"/>
    <w:rsid w:val="0047669C"/>
    <w:rsid w:val="00480475"/>
    <w:rsid w:val="00482BDB"/>
    <w:rsid w:val="00483165"/>
    <w:rsid w:val="004834F9"/>
    <w:rsid w:val="0048415B"/>
    <w:rsid w:val="00485A91"/>
    <w:rsid w:val="00487139"/>
    <w:rsid w:val="004875E1"/>
    <w:rsid w:val="00493D93"/>
    <w:rsid w:val="00494E94"/>
    <w:rsid w:val="00496534"/>
    <w:rsid w:val="0049795A"/>
    <w:rsid w:val="004979A5"/>
    <w:rsid w:val="004A0458"/>
    <w:rsid w:val="004A1132"/>
    <w:rsid w:val="004A171E"/>
    <w:rsid w:val="004A355D"/>
    <w:rsid w:val="004A3AAD"/>
    <w:rsid w:val="004A4245"/>
    <w:rsid w:val="004A433E"/>
    <w:rsid w:val="004A4A67"/>
    <w:rsid w:val="004A4C31"/>
    <w:rsid w:val="004A4E31"/>
    <w:rsid w:val="004A56A1"/>
    <w:rsid w:val="004A5942"/>
    <w:rsid w:val="004A65BB"/>
    <w:rsid w:val="004A6DC0"/>
    <w:rsid w:val="004B1888"/>
    <w:rsid w:val="004B25DA"/>
    <w:rsid w:val="004B28E9"/>
    <w:rsid w:val="004B2DDE"/>
    <w:rsid w:val="004B50B1"/>
    <w:rsid w:val="004B586A"/>
    <w:rsid w:val="004B78A4"/>
    <w:rsid w:val="004B7C10"/>
    <w:rsid w:val="004C1E63"/>
    <w:rsid w:val="004C230C"/>
    <w:rsid w:val="004C2C07"/>
    <w:rsid w:val="004C2E9B"/>
    <w:rsid w:val="004C41CF"/>
    <w:rsid w:val="004C42E9"/>
    <w:rsid w:val="004C4806"/>
    <w:rsid w:val="004C5830"/>
    <w:rsid w:val="004C5E40"/>
    <w:rsid w:val="004C6524"/>
    <w:rsid w:val="004C68CC"/>
    <w:rsid w:val="004C6FDB"/>
    <w:rsid w:val="004C74EE"/>
    <w:rsid w:val="004C7A46"/>
    <w:rsid w:val="004D0452"/>
    <w:rsid w:val="004D082B"/>
    <w:rsid w:val="004D0ADE"/>
    <w:rsid w:val="004D18C6"/>
    <w:rsid w:val="004D20F3"/>
    <w:rsid w:val="004D2ACC"/>
    <w:rsid w:val="004D3C0E"/>
    <w:rsid w:val="004D43AB"/>
    <w:rsid w:val="004D471C"/>
    <w:rsid w:val="004D4892"/>
    <w:rsid w:val="004D5242"/>
    <w:rsid w:val="004D6A23"/>
    <w:rsid w:val="004D6AC5"/>
    <w:rsid w:val="004D7C2C"/>
    <w:rsid w:val="004E0619"/>
    <w:rsid w:val="004E2630"/>
    <w:rsid w:val="004E3FB8"/>
    <w:rsid w:val="004E4797"/>
    <w:rsid w:val="004E499F"/>
    <w:rsid w:val="004E7073"/>
    <w:rsid w:val="004F023E"/>
    <w:rsid w:val="004F0B15"/>
    <w:rsid w:val="004F2287"/>
    <w:rsid w:val="004F428E"/>
    <w:rsid w:val="004F42EE"/>
    <w:rsid w:val="004F4FE7"/>
    <w:rsid w:val="004F552C"/>
    <w:rsid w:val="004F5BD6"/>
    <w:rsid w:val="004F6785"/>
    <w:rsid w:val="004F6D84"/>
    <w:rsid w:val="004F712C"/>
    <w:rsid w:val="004F767E"/>
    <w:rsid w:val="004F787F"/>
    <w:rsid w:val="004F79B9"/>
    <w:rsid w:val="004F7CD5"/>
    <w:rsid w:val="00500259"/>
    <w:rsid w:val="005006EA"/>
    <w:rsid w:val="00500A79"/>
    <w:rsid w:val="0050171E"/>
    <w:rsid w:val="005022C0"/>
    <w:rsid w:val="005023B5"/>
    <w:rsid w:val="00504477"/>
    <w:rsid w:val="00504D93"/>
    <w:rsid w:val="00510BF3"/>
    <w:rsid w:val="005110A7"/>
    <w:rsid w:val="0051293E"/>
    <w:rsid w:val="00512CAC"/>
    <w:rsid w:val="00513BC5"/>
    <w:rsid w:val="005151D4"/>
    <w:rsid w:val="00520A73"/>
    <w:rsid w:val="00521D77"/>
    <w:rsid w:val="00524393"/>
    <w:rsid w:val="005246CD"/>
    <w:rsid w:val="00524C96"/>
    <w:rsid w:val="00524DBF"/>
    <w:rsid w:val="005258F7"/>
    <w:rsid w:val="00525A4C"/>
    <w:rsid w:val="00525E6D"/>
    <w:rsid w:val="00525FA7"/>
    <w:rsid w:val="00526638"/>
    <w:rsid w:val="00527574"/>
    <w:rsid w:val="0053047A"/>
    <w:rsid w:val="0053062B"/>
    <w:rsid w:val="00530C70"/>
    <w:rsid w:val="00531651"/>
    <w:rsid w:val="00533845"/>
    <w:rsid w:val="00534F83"/>
    <w:rsid w:val="005360EE"/>
    <w:rsid w:val="00537816"/>
    <w:rsid w:val="0053794F"/>
    <w:rsid w:val="005417A2"/>
    <w:rsid w:val="00541DF1"/>
    <w:rsid w:val="0054306B"/>
    <w:rsid w:val="00543A52"/>
    <w:rsid w:val="00543CEC"/>
    <w:rsid w:val="0054417B"/>
    <w:rsid w:val="00544907"/>
    <w:rsid w:val="00544A49"/>
    <w:rsid w:val="00544D42"/>
    <w:rsid w:val="00544F05"/>
    <w:rsid w:val="0054637A"/>
    <w:rsid w:val="00546A64"/>
    <w:rsid w:val="0054764B"/>
    <w:rsid w:val="00551871"/>
    <w:rsid w:val="00551BA3"/>
    <w:rsid w:val="0055278A"/>
    <w:rsid w:val="00553D7C"/>
    <w:rsid w:val="00553FED"/>
    <w:rsid w:val="00555613"/>
    <w:rsid w:val="00555B87"/>
    <w:rsid w:val="00555BF5"/>
    <w:rsid w:val="0055628B"/>
    <w:rsid w:val="005566C4"/>
    <w:rsid w:val="0056006A"/>
    <w:rsid w:val="005608AD"/>
    <w:rsid w:val="00560AD0"/>
    <w:rsid w:val="005617A1"/>
    <w:rsid w:val="0056182C"/>
    <w:rsid w:val="00562380"/>
    <w:rsid w:val="00562BCB"/>
    <w:rsid w:val="00563177"/>
    <w:rsid w:val="005631C9"/>
    <w:rsid w:val="00564F06"/>
    <w:rsid w:val="005653D6"/>
    <w:rsid w:val="005657D9"/>
    <w:rsid w:val="00570D74"/>
    <w:rsid w:val="005728F4"/>
    <w:rsid w:val="00572D12"/>
    <w:rsid w:val="00573880"/>
    <w:rsid w:val="00573B31"/>
    <w:rsid w:val="0057435A"/>
    <w:rsid w:val="00575580"/>
    <w:rsid w:val="00576668"/>
    <w:rsid w:val="005768E9"/>
    <w:rsid w:val="00577005"/>
    <w:rsid w:val="0057779E"/>
    <w:rsid w:val="00577C2C"/>
    <w:rsid w:val="00580CC3"/>
    <w:rsid w:val="00580D93"/>
    <w:rsid w:val="00580E49"/>
    <w:rsid w:val="00580F47"/>
    <w:rsid w:val="00581671"/>
    <w:rsid w:val="00581A64"/>
    <w:rsid w:val="00582CBF"/>
    <w:rsid w:val="00582CCB"/>
    <w:rsid w:val="0058468A"/>
    <w:rsid w:val="0058505C"/>
    <w:rsid w:val="00585DBA"/>
    <w:rsid w:val="005860F7"/>
    <w:rsid w:val="00586A0C"/>
    <w:rsid w:val="00587381"/>
    <w:rsid w:val="00587BB0"/>
    <w:rsid w:val="00590D28"/>
    <w:rsid w:val="005922BE"/>
    <w:rsid w:val="005935B5"/>
    <w:rsid w:val="00593838"/>
    <w:rsid w:val="0059413D"/>
    <w:rsid w:val="0059491E"/>
    <w:rsid w:val="0059624A"/>
    <w:rsid w:val="00596258"/>
    <w:rsid w:val="005A10B2"/>
    <w:rsid w:val="005A1B75"/>
    <w:rsid w:val="005A1DF6"/>
    <w:rsid w:val="005A1EC9"/>
    <w:rsid w:val="005A2AAA"/>
    <w:rsid w:val="005A3151"/>
    <w:rsid w:val="005A5A19"/>
    <w:rsid w:val="005A5D4B"/>
    <w:rsid w:val="005A5F40"/>
    <w:rsid w:val="005A652F"/>
    <w:rsid w:val="005A6A3E"/>
    <w:rsid w:val="005A6D14"/>
    <w:rsid w:val="005A766E"/>
    <w:rsid w:val="005B13C2"/>
    <w:rsid w:val="005B1593"/>
    <w:rsid w:val="005B2772"/>
    <w:rsid w:val="005B3885"/>
    <w:rsid w:val="005B414D"/>
    <w:rsid w:val="005B415A"/>
    <w:rsid w:val="005B470D"/>
    <w:rsid w:val="005B4952"/>
    <w:rsid w:val="005B4A40"/>
    <w:rsid w:val="005B4AE7"/>
    <w:rsid w:val="005B4FB2"/>
    <w:rsid w:val="005B5BB4"/>
    <w:rsid w:val="005B60A2"/>
    <w:rsid w:val="005B61D9"/>
    <w:rsid w:val="005B650B"/>
    <w:rsid w:val="005B656A"/>
    <w:rsid w:val="005B6F3E"/>
    <w:rsid w:val="005B7433"/>
    <w:rsid w:val="005B75E8"/>
    <w:rsid w:val="005C0990"/>
    <w:rsid w:val="005C121B"/>
    <w:rsid w:val="005C15FE"/>
    <w:rsid w:val="005C1B15"/>
    <w:rsid w:val="005C1B45"/>
    <w:rsid w:val="005C20BA"/>
    <w:rsid w:val="005C3657"/>
    <w:rsid w:val="005C3FC4"/>
    <w:rsid w:val="005C5830"/>
    <w:rsid w:val="005D058E"/>
    <w:rsid w:val="005D0F9A"/>
    <w:rsid w:val="005D2923"/>
    <w:rsid w:val="005D2FEC"/>
    <w:rsid w:val="005D55E7"/>
    <w:rsid w:val="005D65F8"/>
    <w:rsid w:val="005D68EC"/>
    <w:rsid w:val="005D764C"/>
    <w:rsid w:val="005E0728"/>
    <w:rsid w:val="005E0B12"/>
    <w:rsid w:val="005E0CAB"/>
    <w:rsid w:val="005E2359"/>
    <w:rsid w:val="005E41B5"/>
    <w:rsid w:val="005E46C3"/>
    <w:rsid w:val="005E48B6"/>
    <w:rsid w:val="005E4ABF"/>
    <w:rsid w:val="005E51A0"/>
    <w:rsid w:val="005E5A09"/>
    <w:rsid w:val="005E60BD"/>
    <w:rsid w:val="005E6F8E"/>
    <w:rsid w:val="005E71AC"/>
    <w:rsid w:val="005E744F"/>
    <w:rsid w:val="005E74D3"/>
    <w:rsid w:val="005F03E3"/>
    <w:rsid w:val="005F1EF3"/>
    <w:rsid w:val="005F226D"/>
    <w:rsid w:val="005F30A7"/>
    <w:rsid w:val="005F32B5"/>
    <w:rsid w:val="005F505F"/>
    <w:rsid w:val="005F6815"/>
    <w:rsid w:val="006000BD"/>
    <w:rsid w:val="00601472"/>
    <w:rsid w:val="00601909"/>
    <w:rsid w:val="00602C0A"/>
    <w:rsid w:val="00602E2E"/>
    <w:rsid w:val="00602F2E"/>
    <w:rsid w:val="006030B7"/>
    <w:rsid w:val="00603328"/>
    <w:rsid w:val="00604591"/>
    <w:rsid w:val="00604B34"/>
    <w:rsid w:val="00604BC8"/>
    <w:rsid w:val="00604E08"/>
    <w:rsid w:val="00604FB9"/>
    <w:rsid w:val="00605BD6"/>
    <w:rsid w:val="00606F25"/>
    <w:rsid w:val="00607A35"/>
    <w:rsid w:val="00610A2A"/>
    <w:rsid w:val="00610B64"/>
    <w:rsid w:val="00610C65"/>
    <w:rsid w:val="00610CE8"/>
    <w:rsid w:val="006122CA"/>
    <w:rsid w:val="00612790"/>
    <w:rsid w:val="0061327F"/>
    <w:rsid w:val="00614A75"/>
    <w:rsid w:val="00614B5F"/>
    <w:rsid w:val="006155E2"/>
    <w:rsid w:val="00615E54"/>
    <w:rsid w:val="00616BDF"/>
    <w:rsid w:val="00617285"/>
    <w:rsid w:val="006214D0"/>
    <w:rsid w:val="0062164F"/>
    <w:rsid w:val="0062169B"/>
    <w:rsid w:val="0062178B"/>
    <w:rsid w:val="006233E4"/>
    <w:rsid w:val="006256C8"/>
    <w:rsid w:val="00626963"/>
    <w:rsid w:val="00626C6D"/>
    <w:rsid w:val="00627318"/>
    <w:rsid w:val="006320F7"/>
    <w:rsid w:val="006322D6"/>
    <w:rsid w:val="00632A81"/>
    <w:rsid w:val="00634171"/>
    <w:rsid w:val="006359E2"/>
    <w:rsid w:val="00635E4E"/>
    <w:rsid w:val="0063753D"/>
    <w:rsid w:val="006375E3"/>
    <w:rsid w:val="00637693"/>
    <w:rsid w:val="006418BD"/>
    <w:rsid w:val="00642EB7"/>
    <w:rsid w:val="00643CCB"/>
    <w:rsid w:val="00643F53"/>
    <w:rsid w:val="006441CA"/>
    <w:rsid w:val="00644C1C"/>
    <w:rsid w:val="00646B1D"/>
    <w:rsid w:val="00647E4A"/>
    <w:rsid w:val="00651139"/>
    <w:rsid w:val="00651455"/>
    <w:rsid w:val="00651A04"/>
    <w:rsid w:val="00651DBA"/>
    <w:rsid w:val="00652055"/>
    <w:rsid w:val="006521F0"/>
    <w:rsid w:val="006527FF"/>
    <w:rsid w:val="00652DF0"/>
    <w:rsid w:val="00653404"/>
    <w:rsid w:val="0065408A"/>
    <w:rsid w:val="00654239"/>
    <w:rsid w:val="00655922"/>
    <w:rsid w:val="00655B09"/>
    <w:rsid w:val="00655EA3"/>
    <w:rsid w:val="00656776"/>
    <w:rsid w:val="00656F26"/>
    <w:rsid w:val="00657694"/>
    <w:rsid w:val="00657BBB"/>
    <w:rsid w:val="006600E9"/>
    <w:rsid w:val="006615CB"/>
    <w:rsid w:val="00661ED5"/>
    <w:rsid w:val="006633F2"/>
    <w:rsid w:val="00666670"/>
    <w:rsid w:val="0066715D"/>
    <w:rsid w:val="00667D9B"/>
    <w:rsid w:val="00667F34"/>
    <w:rsid w:val="00671052"/>
    <w:rsid w:val="00672F2A"/>
    <w:rsid w:val="00675413"/>
    <w:rsid w:val="0067566E"/>
    <w:rsid w:val="00675F65"/>
    <w:rsid w:val="00676332"/>
    <w:rsid w:val="006764D1"/>
    <w:rsid w:val="006769CE"/>
    <w:rsid w:val="00676F3A"/>
    <w:rsid w:val="00677BA2"/>
    <w:rsid w:val="00681160"/>
    <w:rsid w:val="00682024"/>
    <w:rsid w:val="00682B5D"/>
    <w:rsid w:val="00682C83"/>
    <w:rsid w:val="0068331E"/>
    <w:rsid w:val="00685C2F"/>
    <w:rsid w:val="00685E05"/>
    <w:rsid w:val="00686DD5"/>
    <w:rsid w:val="00687CDB"/>
    <w:rsid w:val="00690BC9"/>
    <w:rsid w:val="00690D3E"/>
    <w:rsid w:val="00690F07"/>
    <w:rsid w:val="00693503"/>
    <w:rsid w:val="00694DD1"/>
    <w:rsid w:val="0069520D"/>
    <w:rsid w:val="00695A4B"/>
    <w:rsid w:val="00696C03"/>
    <w:rsid w:val="0069706B"/>
    <w:rsid w:val="006974BD"/>
    <w:rsid w:val="006A12E9"/>
    <w:rsid w:val="006A1636"/>
    <w:rsid w:val="006A1855"/>
    <w:rsid w:val="006A38E0"/>
    <w:rsid w:val="006A3B4E"/>
    <w:rsid w:val="006A3FF9"/>
    <w:rsid w:val="006A4084"/>
    <w:rsid w:val="006A4D09"/>
    <w:rsid w:val="006A4F9C"/>
    <w:rsid w:val="006A5032"/>
    <w:rsid w:val="006A54D9"/>
    <w:rsid w:val="006A5B24"/>
    <w:rsid w:val="006A5D65"/>
    <w:rsid w:val="006A5E3A"/>
    <w:rsid w:val="006A6028"/>
    <w:rsid w:val="006B073F"/>
    <w:rsid w:val="006B091B"/>
    <w:rsid w:val="006B48ED"/>
    <w:rsid w:val="006B595B"/>
    <w:rsid w:val="006B6EB0"/>
    <w:rsid w:val="006B7211"/>
    <w:rsid w:val="006C27E6"/>
    <w:rsid w:val="006C2A21"/>
    <w:rsid w:val="006C38B0"/>
    <w:rsid w:val="006C3E44"/>
    <w:rsid w:val="006C3F5E"/>
    <w:rsid w:val="006C5160"/>
    <w:rsid w:val="006C581D"/>
    <w:rsid w:val="006C5AE2"/>
    <w:rsid w:val="006C6288"/>
    <w:rsid w:val="006C63EA"/>
    <w:rsid w:val="006C6A4C"/>
    <w:rsid w:val="006C7228"/>
    <w:rsid w:val="006D0A99"/>
    <w:rsid w:val="006D23DF"/>
    <w:rsid w:val="006D403F"/>
    <w:rsid w:val="006D5E41"/>
    <w:rsid w:val="006D622A"/>
    <w:rsid w:val="006D735D"/>
    <w:rsid w:val="006D7801"/>
    <w:rsid w:val="006E23A6"/>
    <w:rsid w:val="006E2A40"/>
    <w:rsid w:val="006E34A8"/>
    <w:rsid w:val="006E35A1"/>
    <w:rsid w:val="006E386D"/>
    <w:rsid w:val="006E4689"/>
    <w:rsid w:val="006E510C"/>
    <w:rsid w:val="006E6249"/>
    <w:rsid w:val="006E666A"/>
    <w:rsid w:val="006E6F41"/>
    <w:rsid w:val="006E74D2"/>
    <w:rsid w:val="006E776D"/>
    <w:rsid w:val="006F0E83"/>
    <w:rsid w:val="006F1B51"/>
    <w:rsid w:val="006F20D5"/>
    <w:rsid w:val="006F34D9"/>
    <w:rsid w:val="006F44BD"/>
    <w:rsid w:val="006F5E33"/>
    <w:rsid w:val="006F6225"/>
    <w:rsid w:val="006F7E2C"/>
    <w:rsid w:val="007027D7"/>
    <w:rsid w:val="007027E1"/>
    <w:rsid w:val="00703C53"/>
    <w:rsid w:val="00704177"/>
    <w:rsid w:val="0070478E"/>
    <w:rsid w:val="007053B6"/>
    <w:rsid w:val="00705A90"/>
    <w:rsid w:val="00705B80"/>
    <w:rsid w:val="00705CAF"/>
    <w:rsid w:val="007065B0"/>
    <w:rsid w:val="00710BE3"/>
    <w:rsid w:val="007126ED"/>
    <w:rsid w:val="007154D6"/>
    <w:rsid w:val="007159C8"/>
    <w:rsid w:val="00716995"/>
    <w:rsid w:val="00716FDB"/>
    <w:rsid w:val="00717C2B"/>
    <w:rsid w:val="0072004E"/>
    <w:rsid w:val="00721261"/>
    <w:rsid w:val="0072328A"/>
    <w:rsid w:val="0072384D"/>
    <w:rsid w:val="00723EDE"/>
    <w:rsid w:val="00725895"/>
    <w:rsid w:val="00725A71"/>
    <w:rsid w:val="00726465"/>
    <w:rsid w:val="00728A66"/>
    <w:rsid w:val="00730897"/>
    <w:rsid w:val="00730D14"/>
    <w:rsid w:val="00731364"/>
    <w:rsid w:val="00731525"/>
    <w:rsid w:val="007319EF"/>
    <w:rsid w:val="00731D24"/>
    <w:rsid w:val="007328B0"/>
    <w:rsid w:val="00735145"/>
    <w:rsid w:val="00735D89"/>
    <w:rsid w:val="007364B7"/>
    <w:rsid w:val="007367FF"/>
    <w:rsid w:val="00737B5A"/>
    <w:rsid w:val="00737D1B"/>
    <w:rsid w:val="00737E1A"/>
    <w:rsid w:val="0074007A"/>
    <w:rsid w:val="007407E0"/>
    <w:rsid w:val="00740AB0"/>
    <w:rsid w:val="00742604"/>
    <w:rsid w:val="00746E3D"/>
    <w:rsid w:val="00747D79"/>
    <w:rsid w:val="007500A3"/>
    <w:rsid w:val="00750A7B"/>
    <w:rsid w:val="00751B34"/>
    <w:rsid w:val="00751EC3"/>
    <w:rsid w:val="007532CB"/>
    <w:rsid w:val="00756E69"/>
    <w:rsid w:val="0076236A"/>
    <w:rsid w:val="00762C54"/>
    <w:rsid w:val="007635B9"/>
    <w:rsid w:val="00763D63"/>
    <w:rsid w:val="00764F29"/>
    <w:rsid w:val="0076591F"/>
    <w:rsid w:val="00766C81"/>
    <w:rsid w:val="00767182"/>
    <w:rsid w:val="007672A1"/>
    <w:rsid w:val="00770CB5"/>
    <w:rsid w:val="00771296"/>
    <w:rsid w:val="007715BD"/>
    <w:rsid w:val="007715DF"/>
    <w:rsid w:val="0077262F"/>
    <w:rsid w:val="00772885"/>
    <w:rsid w:val="00773A99"/>
    <w:rsid w:val="00774804"/>
    <w:rsid w:val="00774CD8"/>
    <w:rsid w:val="00775AD9"/>
    <w:rsid w:val="00776BE2"/>
    <w:rsid w:val="007823DF"/>
    <w:rsid w:val="00782727"/>
    <w:rsid w:val="00782AD4"/>
    <w:rsid w:val="0078375C"/>
    <w:rsid w:val="00783EBA"/>
    <w:rsid w:val="00785146"/>
    <w:rsid w:val="0078514C"/>
    <w:rsid w:val="007851E4"/>
    <w:rsid w:val="007854ED"/>
    <w:rsid w:val="00785C20"/>
    <w:rsid w:val="00786221"/>
    <w:rsid w:val="0079028B"/>
    <w:rsid w:val="0079029C"/>
    <w:rsid w:val="0079191C"/>
    <w:rsid w:val="00791FA3"/>
    <w:rsid w:val="007921AB"/>
    <w:rsid w:val="0079500E"/>
    <w:rsid w:val="00795D85"/>
    <w:rsid w:val="0079685C"/>
    <w:rsid w:val="00797548"/>
    <w:rsid w:val="0079765A"/>
    <w:rsid w:val="007A0983"/>
    <w:rsid w:val="007A19E6"/>
    <w:rsid w:val="007A307C"/>
    <w:rsid w:val="007A356C"/>
    <w:rsid w:val="007A35AC"/>
    <w:rsid w:val="007A58FC"/>
    <w:rsid w:val="007A5BAC"/>
    <w:rsid w:val="007A5C60"/>
    <w:rsid w:val="007A65CF"/>
    <w:rsid w:val="007A6CB4"/>
    <w:rsid w:val="007A72F7"/>
    <w:rsid w:val="007A7433"/>
    <w:rsid w:val="007B0AA5"/>
    <w:rsid w:val="007B0EC8"/>
    <w:rsid w:val="007B1405"/>
    <w:rsid w:val="007B27A2"/>
    <w:rsid w:val="007B2AAD"/>
    <w:rsid w:val="007B304C"/>
    <w:rsid w:val="007B32B6"/>
    <w:rsid w:val="007B43D2"/>
    <w:rsid w:val="007B43EE"/>
    <w:rsid w:val="007B4946"/>
    <w:rsid w:val="007B49AE"/>
    <w:rsid w:val="007B4A0B"/>
    <w:rsid w:val="007B4AAF"/>
    <w:rsid w:val="007B50CE"/>
    <w:rsid w:val="007B5999"/>
    <w:rsid w:val="007B6782"/>
    <w:rsid w:val="007B68AF"/>
    <w:rsid w:val="007B7C6D"/>
    <w:rsid w:val="007C1667"/>
    <w:rsid w:val="007C1C2F"/>
    <w:rsid w:val="007C1E5E"/>
    <w:rsid w:val="007C2B36"/>
    <w:rsid w:val="007C4264"/>
    <w:rsid w:val="007C4628"/>
    <w:rsid w:val="007C5D4E"/>
    <w:rsid w:val="007C6146"/>
    <w:rsid w:val="007C7485"/>
    <w:rsid w:val="007C7518"/>
    <w:rsid w:val="007C7A06"/>
    <w:rsid w:val="007D0181"/>
    <w:rsid w:val="007D27EF"/>
    <w:rsid w:val="007D2B97"/>
    <w:rsid w:val="007D3CF0"/>
    <w:rsid w:val="007D458B"/>
    <w:rsid w:val="007D4A41"/>
    <w:rsid w:val="007D5C4E"/>
    <w:rsid w:val="007D6590"/>
    <w:rsid w:val="007D6D9A"/>
    <w:rsid w:val="007D775F"/>
    <w:rsid w:val="007D7CB7"/>
    <w:rsid w:val="007E1CF4"/>
    <w:rsid w:val="007E28F8"/>
    <w:rsid w:val="007E2D0F"/>
    <w:rsid w:val="007E4358"/>
    <w:rsid w:val="007E602A"/>
    <w:rsid w:val="007E659B"/>
    <w:rsid w:val="007E68D9"/>
    <w:rsid w:val="007E695C"/>
    <w:rsid w:val="007E7A5B"/>
    <w:rsid w:val="007E7E90"/>
    <w:rsid w:val="007F06B7"/>
    <w:rsid w:val="007F0A9E"/>
    <w:rsid w:val="007F1141"/>
    <w:rsid w:val="007F170B"/>
    <w:rsid w:val="007F1796"/>
    <w:rsid w:val="007F3C35"/>
    <w:rsid w:val="007F6A1E"/>
    <w:rsid w:val="007F7373"/>
    <w:rsid w:val="007F73AD"/>
    <w:rsid w:val="00800263"/>
    <w:rsid w:val="008004BA"/>
    <w:rsid w:val="00800787"/>
    <w:rsid w:val="00800B19"/>
    <w:rsid w:val="00800B90"/>
    <w:rsid w:val="00801861"/>
    <w:rsid w:val="00801ECB"/>
    <w:rsid w:val="00802893"/>
    <w:rsid w:val="00803675"/>
    <w:rsid w:val="008039CE"/>
    <w:rsid w:val="008039D7"/>
    <w:rsid w:val="0080476B"/>
    <w:rsid w:val="00805346"/>
    <w:rsid w:val="00805694"/>
    <w:rsid w:val="00805EFE"/>
    <w:rsid w:val="008067CB"/>
    <w:rsid w:val="00807536"/>
    <w:rsid w:val="00807DFB"/>
    <w:rsid w:val="00807F28"/>
    <w:rsid w:val="0081012B"/>
    <w:rsid w:val="00810CBA"/>
    <w:rsid w:val="0081151C"/>
    <w:rsid w:val="00812014"/>
    <w:rsid w:val="008138B6"/>
    <w:rsid w:val="00813E89"/>
    <w:rsid w:val="008149C3"/>
    <w:rsid w:val="008152AE"/>
    <w:rsid w:val="00815D1A"/>
    <w:rsid w:val="00815ECF"/>
    <w:rsid w:val="00816069"/>
    <w:rsid w:val="00821611"/>
    <w:rsid w:val="00821781"/>
    <w:rsid w:val="00821BBD"/>
    <w:rsid w:val="0082206B"/>
    <w:rsid w:val="00824A9F"/>
    <w:rsid w:val="0082758E"/>
    <w:rsid w:val="008301D3"/>
    <w:rsid w:val="008307B6"/>
    <w:rsid w:val="0083128D"/>
    <w:rsid w:val="00831DB4"/>
    <w:rsid w:val="008328E5"/>
    <w:rsid w:val="00833863"/>
    <w:rsid w:val="00834C09"/>
    <w:rsid w:val="00835748"/>
    <w:rsid w:val="008363D6"/>
    <w:rsid w:val="0083689B"/>
    <w:rsid w:val="00842048"/>
    <w:rsid w:val="008422C0"/>
    <w:rsid w:val="00842534"/>
    <w:rsid w:val="00842BAF"/>
    <w:rsid w:val="00842E2E"/>
    <w:rsid w:val="008442D4"/>
    <w:rsid w:val="008445CF"/>
    <w:rsid w:val="00844DF1"/>
    <w:rsid w:val="0084536C"/>
    <w:rsid w:val="00846DA2"/>
    <w:rsid w:val="008473EA"/>
    <w:rsid w:val="008479D4"/>
    <w:rsid w:val="008519E0"/>
    <w:rsid w:val="00851C1F"/>
    <w:rsid w:val="00851EE6"/>
    <w:rsid w:val="0085206E"/>
    <w:rsid w:val="00852572"/>
    <w:rsid w:val="00855EC8"/>
    <w:rsid w:val="00857D79"/>
    <w:rsid w:val="00860C22"/>
    <w:rsid w:val="008620E3"/>
    <w:rsid w:val="00862EE7"/>
    <w:rsid w:val="00866250"/>
    <w:rsid w:val="00867139"/>
    <w:rsid w:val="0087247F"/>
    <w:rsid w:val="008726F3"/>
    <w:rsid w:val="00872CDC"/>
    <w:rsid w:val="00874B95"/>
    <w:rsid w:val="0087517B"/>
    <w:rsid w:val="0087576F"/>
    <w:rsid w:val="0087789F"/>
    <w:rsid w:val="00877C6B"/>
    <w:rsid w:val="008828C1"/>
    <w:rsid w:val="00882E2C"/>
    <w:rsid w:val="00883641"/>
    <w:rsid w:val="0088538D"/>
    <w:rsid w:val="00887D5F"/>
    <w:rsid w:val="00890F09"/>
    <w:rsid w:val="00891C1B"/>
    <w:rsid w:val="00892448"/>
    <w:rsid w:val="00892CAF"/>
    <w:rsid w:val="008931F0"/>
    <w:rsid w:val="0089381A"/>
    <w:rsid w:val="00894700"/>
    <w:rsid w:val="0089479A"/>
    <w:rsid w:val="008949FD"/>
    <w:rsid w:val="0089575B"/>
    <w:rsid w:val="008957D3"/>
    <w:rsid w:val="0089586E"/>
    <w:rsid w:val="0089653B"/>
    <w:rsid w:val="00896970"/>
    <w:rsid w:val="008A0BF8"/>
    <w:rsid w:val="008A21B7"/>
    <w:rsid w:val="008A4007"/>
    <w:rsid w:val="008A411A"/>
    <w:rsid w:val="008A56E7"/>
    <w:rsid w:val="008A5779"/>
    <w:rsid w:val="008A614C"/>
    <w:rsid w:val="008A73EE"/>
    <w:rsid w:val="008A7B05"/>
    <w:rsid w:val="008B0356"/>
    <w:rsid w:val="008B0387"/>
    <w:rsid w:val="008B0ABD"/>
    <w:rsid w:val="008B2507"/>
    <w:rsid w:val="008B2D4D"/>
    <w:rsid w:val="008B3228"/>
    <w:rsid w:val="008B3732"/>
    <w:rsid w:val="008B420A"/>
    <w:rsid w:val="008B4EED"/>
    <w:rsid w:val="008B5E04"/>
    <w:rsid w:val="008B5FD4"/>
    <w:rsid w:val="008B732B"/>
    <w:rsid w:val="008C04F5"/>
    <w:rsid w:val="008C0F23"/>
    <w:rsid w:val="008C1D7B"/>
    <w:rsid w:val="008C22AC"/>
    <w:rsid w:val="008C41A8"/>
    <w:rsid w:val="008C423F"/>
    <w:rsid w:val="008C5081"/>
    <w:rsid w:val="008C53E6"/>
    <w:rsid w:val="008C6A73"/>
    <w:rsid w:val="008C71C3"/>
    <w:rsid w:val="008C784D"/>
    <w:rsid w:val="008D0ADE"/>
    <w:rsid w:val="008D0B1D"/>
    <w:rsid w:val="008D100D"/>
    <w:rsid w:val="008D10D2"/>
    <w:rsid w:val="008D156E"/>
    <w:rsid w:val="008D1BA2"/>
    <w:rsid w:val="008D2734"/>
    <w:rsid w:val="008D2C7E"/>
    <w:rsid w:val="008D395C"/>
    <w:rsid w:val="008D44A6"/>
    <w:rsid w:val="008D6C02"/>
    <w:rsid w:val="008D6F37"/>
    <w:rsid w:val="008D760B"/>
    <w:rsid w:val="008E3F00"/>
    <w:rsid w:val="008E404B"/>
    <w:rsid w:val="008E48C9"/>
    <w:rsid w:val="008E48F0"/>
    <w:rsid w:val="008E4EC4"/>
    <w:rsid w:val="008E6780"/>
    <w:rsid w:val="008E6998"/>
    <w:rsid w:val="008E71EC"/>
    <w:rsid w:val="008E7575"/>
    <w:rsid w:val="008F062D"/>
    <w:rsid w:val="008F1C56"/>
    <w:rsid w:val="008F2A27"/>
    <w:rsid w:val="008F2C14"/>
    <w:rsid w:val="008F2CB7"/>
    <w:rsid w:val="008F4B03"/>
    <w:rsid w:val="008F50ED"/>
    <w:rsid w:val="008F680C"/>
    <w:rsid w:val="008F7DFE"/>
    <w:rsid w:val="00900948"/>
    <w:rsid w:val="00900DC6"/>
    <w:rsid w:val="00901CBF"/>
    <w:rsid w:val="00901E03"/>
    <w:rsid w:val="00901F4A"/>
    <w:rsid w:val="00902076"/>
    <w:rsid w:val="00903CCB"/>
    <w:rsid w:val="009048A0"/>
    <w:rsid w:val="009051EE"/>
    <w:rsid w:val="009067F2"/>
    <w:rsid w:val="009069AC"/>
    <w:rsid w:val="00906DDF"/>
    <w:rsid w:val="00906DF9"/>
    <w:rsid w:val="00907388"/>
    <w:rsid w:val="00910455"/>
    <w:rsid w:val="00910A52"/>
    <w:rsid w:val="00910FB3"/>
    <w:rsid w:val="009113E7"/>
    <w:rsid w:val="0091216B"/>
    <w:rsid w:val="0091240D"/>
    <w:rsid w:val="00915599"/>
    <w:rsid w:val="00915987"/>
    <w:rsid w:val="009167B0"/>
    <w:rsid w:val="00916C9D"/>
    <w:rsid w:val="0092050A"/>
    <w:rsid w:val="0092288E"/>
    <w:rsid w:val="00923102"/>
    <w:rsid w:val="00924195"/>
    <w:rsid w:val="00924588"/>
    <w:rsid w:val="00924B40"/>
    <w:rsid w:val="00924DB7"/>
    <w:rsid w:val="0092676C"/>
    <w:rsid w:val="00927329"/>
    <w:rsid w:val="00927450"/>
    <w:rsid w:val="00927D04"/>
    <w:rsid w:val="00930370"/>
    <w:rsid w:val="00930F09"/>
    <w:rsid w:val="009310D5"/>
    <w:rsid w:val="009316FB"/>
    <w:rsid w:val="00931D00"/>
    <w:rsid w:val="00932328"/>
    <w:rsid w:val="00932686"/>
    <w:rsid w:val="00934B51"/>
    <w:rsid w:val="00934CFC"/>
    <w:rsid w:val="00936AE8"/>
    <w:rsid w:val="0093716B"/>
    <w:rsid w:val="00940022"/>
    <w:rsid w:val="009400C4"/>
    <w:rsid w:val="0094032B"/>
    <w:rsid w:val="00941EC1"/>
    <w:rsid w:val="009431A2"/>
    <w:rsid w:val="009434C9"/>
    <w:rsid w:val="00944696"/>
    <w:rsid w:val="00944FF8"/>
    <w:rsid w:val="00945897"/>
    <w:rsid w:val="00945A81"/>
    <w:rsid w:val="009464B5"/>
    <w:rsid w:val="00946F66"/>
    <w:rsid w:val="00950FEB"/>
    <w:rsid w:val="009518D3"/>
    <w:rsid w:val="009532B2"/>
    <w:rsid w:val="00954877"/>
    <w:rsid w:val="00957CAC"/>
    <w:rsid w:val="00960128"/>
    <w:rsid w:val="00960F56"/>
    <w:rsid w:val="00961018"/>
    <w:rsid w:val="009614ED"/>
    <w:rsid w:val="00962C06"/>
    <w:rsid w:val="00963DB5"/>
    <w:rsid w:val="00965D60"/>
    <w:rsid w:val="0096640F"/>
    <w:rsid w:val="00971803"/>
    <w:rsid w:val="0097215A"/>
    <w:rsid w:val="00972A3C"/>
    <w:rsid w:val="009745DC"/>
    <w:rsid w:val="00974FCA"/>
    <w:rsid w:val="00977129"/>
    <w:rsid w:val="00977D2A"/>
    <w:rsid w:val="00977DF0"/>
    <w:rsid w:val="00980A1C"/>
    <w:rsid w:val="00980BEE"/>
    <w:rsid w:val="009818DB"/>
    <w:rsid w:val="00981E5D"/>
    <w:rsid w:val="0098327C"/>
    <w:rsid w:val="009841B5"/>
    <w:rsid w:val="00984458"/>
    <w:rsid w:val="00984CF8"/>
    <w:rsid w:val="00984FB4"/>
    <w:rsid w:val="009850FC"/>
    <w:rsid w:val="009851E9"/>
    <w:rsid w:val="009858C1"/>
    <w:rsid w:val="00985E26"/>
    <w:rsid w:val="0098606B"/>
    <w:rsid w:val="0098714C"/>
    <w:rsid w:val="00987A76"/>
    <w:rsid w:val="009901BC"/>
    <w:rsid w:val="0099147E"/>
    <w:rsid w:val="00991BE0"/>
    <w:rsid w:val="00991C41"/>
    <w:rsid w:val="009936B0"/>
    <w:rsid w:val="00993B3E"/>
    <w:rsid w:val="009949A6"/>
    <w:rsid w:val="00994D08"/>
    <w:rsid w:val="00994E40"/>
    <w:rsid w:val="00994FB5"/>
    <w:rsid w:val="00995E02"/>
    <w:rsid w:val="00995E18"/>
    <w:rsid w:val="00996C0D"/>
    <w:rsid w:val="00996C5F"/>
    <w:rsid w:val="00997E04"/>
    <w:rsid w:val="009A0510"/>
    <w:rsid w:val="009A0846"/>
    <w:rsid w:val="009A222B"/>
    <w:rsid w:val="009A25AE"/>
    <w:rsid w:val="009A3559"/>
    <w:rsid w:val="009A4085"/>
    <w:rsid w:val="009A63CA"/>
    <w:rsid w:val="009A74C9"/>
    <w:rsid w:val="009A773B"/>
    <w:rsid w:val="009A7F50"/>
    <w:rsid w:val="009B0BEA"/>
    <w:rsid w:val="009B15EC"/>
    <w:rsid w:val="009B2060"/>
    <w:rsid w:val="009B286B"/>
    <w:rsid w:val="009B3A43"/>
    <w:rsid w:val="009B4C48"/>
    <w:rsid w:val="009B5608"/>
    <w:rsid w:val="009B6346"/>
    <w:rsid w:val="009B6A16"/>
    <w:rsid w:val="009B6C00"/>
    <w:rsid w:val="009B789A"/>
    <w:rsid w:val="009C0808"/>
    <w:rsid w:val="009C16A6"/>
    <w:rsid w:val="009C1AFB"/>
    <w:rsid w:val="009C3586"/>
    <w:rsid w:val="009C4B4D"/>
    <w:rsid w:val="009C518C"/>
    <w:rsid w:val="009C62A2"/>
    <w:rsid w:val="009C7852"/>
    <w:rsid w:val="009D0754"/>
    <w:rsid w:val="009D1D8E"/>
    <w:rsid w:val="009D1E61"/>
    <w:rsid w:val="009D2363"/>
    <w:rsid w:val="009D252B"/>
    <w:rsid w:val="009D2ED2"/>
    <w:rsid w:val="009D3694"/>
    <w:rsid w:val="009D3B5C"/>
    <w:rsid w:val="009D3D0C"/>
    <w:rsid w:val="009D795D"/>
    <w:rsid w:val="009E07A1"/>
    <w:rsid w:val="009E1357"/>
    <w:rsid w:val="009E1D4C"/>
    <w:rsid w:val="009E3058"/>
    <w:rsid w:val="009E3424"/>
    <w:rsid w:val="009E5BF1"/>
    <w:rsid w:val="009E6132"/>
    <w:rsid w:val="009E6220"/>
    <w:rsid w:val="009E6627"/>
    <w:rsid w:val="009E6A8B"/>
    <w:rsid w:val="009E6BC4"/>
    <w:rsid w:val="009E7237"/>
    <w:rsid w:val="009E74CF"/>
    <w:rsid w:val="009F0667"/>
    <w:rsid w:val="009F2D0A"/>
    <w:rsid w:val="009F3300"/>
    <w:rsid w:val="009F3FB7"/>
    <w:rsid w:val="009F48DF"/>
    <w:rsid w:val="009F4F55"/>
    <w:rsid w:val="009F550A"/>
    <w:rsid w:val="009F5F13"/>
    <w:rsid w:val="009F66FC"/>
    <w:rsid w:val="009F6DB5"/>
    <w:rsid w:val="009F7BE8"/>
    <w:rsid w:val="009F7CB9"/>
    <w:rsid w:val="00A0047E"/>
    <w:rsid w:val="00A006AD"/>
    <w:rsid w:val="00A02517"/>
    <w:rsid w:val="00A025D1"/>
    <w:rsid w:val="00A02AE7"/>
    <w:rsid w:val="00A03BBB"/>
    <w:rsid w:val="00A03D86"/>
    <w:rsid w:val="00A0502C"/>
    <w:rsid w:val="00A0664C"/>
    <w:rsid w:val="00A067F7"/>
    <w:rsid w:val="00A07146"/>
    <w:rsid w:val="00A07FF1"/>
    <w:rsid w:val="00A1085E"/>
    <w:rsid w:val="00A10E78"/>
    <w:rsid w:val="00A126E5"/>
    <w:rsid w:val="00A135C2"/>
    <w:rsid w:val="00A15268"/>
    <w:rsid w:val="00A17031"/>
    <w:rsid w:val="00A20220"/>
    <w:rsid w:val="00A20D10"/>
    <w:rsid w:val="00A21276"/>
    <w:rsid w:val="00A21424"/>
    <w:rsid w:val="00A21C0A"/>
    <w:rsid w:val="00A21E99"/>
    <w:rsid w:val="00A22976"/>
    <w:rsid w:val="00A24890"/>
    <w:rsid w:val="00A26688"/>
    <w:rsid w:val="00A304F1"/>
    <w:rsid w:val="00A30536"/>
    <w:rsid w:val="00A31206"/>
    <w:rsid w:val="00A3223C"/>
    <w:rsid w:val="00A33481"/>
    <w:rsid w:val="00A34E3F"/>
    <w:rsid w:val="00A40ADE"/>
    <w:rsid w:val="00A4156F"/>
    <w:rsid w:val="00A425AE"/>
    <w:rsid w:val="00A427A9"/>
    <w:rsid w:val="00A433DA"/>
    <w:rsid w:val="00A44324"/>
    <w:rsid w:val="00A44BB2"/>
    <w:rsid w:val="00A45BDC"/>
    <w:rsid w:val="00A45CC6"/>
    <w:rsid w:val="00A45E7D"/>
    <w:rsid w:val="00A4757B"/>
    <w:rsid w:val="00A51A50"/>
    <w:rsid w:val="00A51E9D"/>
    <w:rsid w:val="00A53C7B"/>
    <w:rsid w:val="00A54714"/>
    <w:rsid w:val="00A54BC8"/>
    <w:rsid w:val="00A5519F"/>
    <w:rsid w:val="00A55599"/>
    <w:rsid w:val="00A55D76"/>
    <w:rsid w:val="00A560BB"/>
    <w:rsid w:val="00A56AD4"/>
    <w:rsid w:val="00A56B93"/>
    <w:rsid w:val="00A60802"/>
    <w:rsid w:val="00A60A09"/>
    <w:rsid w:val="00A6160E"/>
    <w:rsid w:val="00A62A0B"/>
    <w:rsid w:val="00A62E39"/>
    <w:rsid w:val="00A635FE"/>
    <w:rsid w:val="00A641B9"/>
    <w:rsid w:val="00A658DA"/>
    <w:rsid w:val="00A66D07"/>
    <w:rsid w:val="00A7047C"/>
    <w:rsid w:val="00A71DE7"/>
    <w:rsid w:val="00A721D2"/>
    <w:rsid w:val="00A7270E"/>
    <w:rsid w:val="00A73648"/>
    <w:rsid w:val="00A737F8"/>
    <w:rsid w:val="00A74779"/>
    <w:rsid w:val="00A75766"/>
    <w:rsid w:val="00A759AA"/>
    <w:rsid w:val="00A76FD4"/>
    <w:rsid w:val="00A77BFD"/>
    <w:rsid w:val="00A805DB"/>
    <w:rsid w:val="00A8252C"/>
    <w:rsid w:val="00A83053"/>
    <w:rsid w:val="00A841CF"/>
    <w:rsid w:val="00A84388"/>
    <w:rsid w:val="00A86222"/>
    <w:rsid w:val="00A868FA"/>
    <w:rsid w:val="00A87D24"/>
    <w:rsid w:val="00A90899"/>
    <w:rsid w:val="00A93326"/>
    <w:rsid w:val="00A93AE9"/>
    <w:rsid w:val="00A93B4D"/>
    <w:rsid w:val="00A94A29"/>
    <w:rsid w:val="00A94D9B"/>
    <w:rsid w:val="00A95B95"/>
    <w:rsid w:val="00A96073"/>
    <w:rsid w:val="00A961CC"/>
    <w:rsid w:val="00A96F91"/>
    <w:rsid w:val="00A9754D"/>
    <w:rsid w:val="00AA0FA8"/>
    <w:rsid w:val="00AA3F2E"/>
    <w:rsid w:val="00AA654C"/>
    <w:rsid w:val="00AA7366"/>
    <w:rsid w:val="00AA7D58"/>
    <w:rsid w:val="00AB2517"/>
    <w:rsid w:val="00AB3A40"/>
    <w:rsid w:val="00AB424B"/>
    <w:rsid w:val="00AC0499"/>
    <w:rsid w:val="00AC05AB"/>
    <w:rsid w:val="00AC14ED"/>
    <w:rsid w:val="00AC1B6F"/>
    <w:rsid w:val="00AC1D0D"/>
    <w:rsid w:val="00AC216A"/>
    <w:rsid w:val="00AC2413"/>
    <w:rsid w:val="00AC25F5"/>
    <w:rsid w:val="00AC3BE5"/>
    <w:rsid w:val="00AC3C18"/>
    <w:rsid w:val="00AC433D"/>
    <w:rsid w:val="00AC59FB"/>
    <w:rsid w:val="00AC66E4"/>
    <w:rsid w:val="00AC769E"/>
    <w:rsid w:val="00AC7C3F"/>
    <w:rsid w:val="00AD15DD"/>
    <w:rsid w:val="00AD189F"/>
    <w:rsid w:val="00AD241C"/>
    <w:rsid w:val="00AD25CF"/>
    <w:rsid w:val="00AD2B67"/>
    <w:rsid w:val="00AD358A"/>
    <w:rsid w:val="00AD3991"/>
    <w:rsid w:val="00AD4864"/>
    <w:rsid w:val="00AD4F1A"/>
    <w:rsid w:val="00AD5EBF"/>
    <w:rsid w:val="00AD6479"/>
    <w:rsid w:val="00AD6ADE"/>
    <w:rsid w:val="00AD731E"/>
    <w:rsid w:val="00AD7A48"/>
    <w:rsid w:val="00AE00AD"/>
    <w:rsid w:val="00AE2755"/>
    <w:rsid w:val="00AE27E1"/>
    <w:rsid w:val="00AE3D09"/>
    <w:rsid w:val="00AE485E"/>
    <w:rsid w:val="00AE555B"/>
    <w:rsid w:val="00AE60A4"/>
    <w:rsid w:val="00AE66E2"/>
    <w:rsid w:val="00AE6DA2"/>
    <w:rsid w:val="00AE7898"/>
    <w:rsid w:val="00AF13C5"/>
    <w:rsid w:val="00AF27F6"/>
    <w:rsid w:val="00AF2F3A"/>
    <w:rsid w:val="00AF4350"/>
    <w:rsid w:val="00AF4468"/>
    <w:rsid w:val="00AF62DE"/>
    <w:rsid w:val="00AF6A60"/>
    <w:rsid w:val="00AF7F55"/>
    <w:rsid w:val="00B00E33"/>
    <w:rsid w:val="00B05A37"/>
    <w:rsid w:val="00B0657E"/>
    <w:rsid w:val="00B06817"/>
    <w:rsid w:val="00B06AB1"/>
    <w:rsid w:val="00B06C1F"/>
    <w:rsid w:val="00B0711E"/>
    <w:rsid w:val="00B071E9"/>
    <w:rsid w:val="00B10491"/>
    <w:rsid w:val="00B122A7"/>
    <w:rsid w:val="00B12E2A"/>
    <w:rsid w:val="00B144EB"/>
    <w:rsid w:val="00B15A71"/>
    <w:rsid w:val="00B15BA9"/>
    <w:rsid w:val="00B17D09"/>
    <w:rsid w:val="00B226BB"/>
    <w:rsid w:val="00B2356C"/>
    <w:rsid w:val="00B23F6D"/>
    <w:rsid w:val="00B25910"/>
    <w:rsid w:val="00B26995"/>
    <w:rsid w:val="00B26BB5"/>
    <w:rsid w:val="00B271FE"/>
    <w:rsid w:val="00B27345"/>
    <w:rsid w:val="00B31895"/>
    <w:rsid w:val="00B31FDA"/>
    <w:rsid w:val="00B33AEC"/>
    <w:rsid w:val="00B33F82"/>
    <w:rsid w:val="00B411CA"/>
    <w:rsid w:val="00B432CD"/>
    <w:rsid w:val="00B4407A"/>
    <w:rsid w:val="00B4617C"/>
    <w:rsid w:val="00B461AE"/>
    <w:rsid w:val="00B46877"/>
    <w:rsid w:val="00B47A2D"/>
    <w:rsid w:val="00B47A43"/>
    <w:rsid w:val="00B47E84"/>
    <w:rsid w:val="00B50CB1"/>
    <w:rsid w:val="00B51060"/>
    <w:rsid w:val="00B512DE"/>
    <w:rsid w:val="00B51972"/>
    <w:rsid w:val="00B51A68"/>
    <w:rsid w:val="00B52669"/>
    <w:rsid w:val="00B53128"/>
    <w:rsid w:val="00B53213"/>
    <w:rsid w:val="00B5466D"/>
    <w:rsid w:val="00B54D23"/>
    <w:rsid w:val="00B5592A"/>
    <w:rsid w:val="00B57B8D"/>
    <w:rsid w:val="00B60FED"/>
    <w:rsid w:val="00B6125D"/>
    <w:rsid w:val="00B61A76"/>
    <w:rsid w:val="00B6424D"/>
    <w:rsid w:val="00B647F8"/>
    <w:rsid w:val="00B65426"/>
    <w:rsid w:val="00B65CDD"/>
    <w:rsid w:val="00B67432"/>
    <w:rsid w:val="00B73433"/>
    <w:rsid w:val="00B73A54"/>
    <w:rsid w:val="00B7467D"/>
    <w:rsid w:val="00B7469B"/>
    <w:rsid w:val="00B75755"/>
    <w:rsid w:val="00B75778"/>
    <w:rsid w:val="00B757E3"/>
    <w:rsid w:val="00B75A2E"/>
    <w:rsid w:val="00B7648C"/>
    <w:rsid w:val="00B76651"/>
    <w:rsid w:val="00B80ADF"/>
    <w:rsid w:val="00B81A10"/>
    <w:rsid w:val="00B823A7"/>
    <w:rsid w:val="00B82C1A"/>
    <w:rsid w:val="00B84358"/>
    <w:rsid w:val="00B84BCC"/>
    <w:rsid w:val="00B856CC"/>
    <w:rsid w:val="00B8579E"/>
    <w:rsid w:val="00B867FD"/>
    <w:rsid w:val="00B873D1"/>
    <w:rsid w:val="00B87531"/>
    <w:rsid w:val="00B8777C"/>
    <w:rsid w:val="00B87A33"/>
    <w:rsid w:val="00B920AB"/>
    <w:rsid w:val="00B9368E"/>
    <w:rsid w:val="00B937AE"/>
    <w:rsid w:val="00B938FE"/>
    <w:rsid w:val="00B94A10"/>
    <w:rsid w:val="00B94EF3"/>
    <w:rsid w:val="00B95936"/>
    <w:rsid w:val="00B96460"/>
    <w:rsid w:val="00BA0BAF"/>
    <w:rsid w:val="00BA23D4"/>
    <w:rsid w:val="00BA275B"/>
    <w:rsid w:val="00BA37E9"/>
    <w:rsid w:val="00BA40FB"/>
    <w:rsid w:val="00BA49D2"/>
    <w:rsid w:val="00BA50AD"/>
    <w:rsid w:val="00BA52FC"/>
    <w:rsid w:val="00BA5A16"/>
    <w:rsid w:val="00BA5D96"/>
    <w:rsid w:val="00BA6701"/>
    <w:rsid w:val="00BB0431"/>
    <w:rsid w:val="00BB073C"/>
    <w:rsid w:val="00BB0F03"/>
    <w:rsid w:val="00BB15FC"/>
    <w:rsid w:val="00BB2EB5"/>
    <w:rsid w:val="00BB302D"/>
    <w:rsid w:val="00BB38DB"/>
    <w:rsid w:val="00BB395F"/>
    <w:rsid w:val="00BB3C95"/>
    <w:rsid w:val="00BB4401"/>
    <w:rsid w:val="00BB482C"/>
    <w:rsid w:val="00BB4FD3"/>
    <w:rsid w:val="00BB55FC"/>
    <w:rsid w:val="00BB6D52"/>
    <w:rsid w:val="00BB749B"/>
    <w:rsid w:val="00BC09E7"/>
    <w:rsid w:val="00BC0E9D"/>
    <w:rsid w:val="00BC1937"/>
    <w:rsid w:val="00BC1B2B"/>
    <w:rsid w:val="00BC2B7C"/>
    <w:rsid w:val="00BC39AA"/>
    <w:rsid w:val="00BC5526"/>
    <w:rsid w:val="00BC5EFB"/>
    <w:rsid w:val="00BC72AE"/>
    <w:rsid w:val="00BD0B62"/>
    <w:rsid w:val="00BD0CE5"/>
    <w:rsid w:val="00BD0DBD"/>
    <w:rsid w:val="00BD106C"/>
    <w:rsid w:val="00BD18D5"/>
    <w:rsid w:val="00BD19DD"/>
    <w:rsid w:val="00BD1D5D"/>
    <w:rsid w:val="00BD246C"/>
    <w:rsid w:val="00BD36A6"/>
    <w:rsid w:val="00BD5431"/>
    <w:rsid w:val="00BD6983"/>
    <w:rsid w:val="00BE078B"/>
    <w:rsid w:val="00BE2247"/>
    <w:rsid w:val="00BE366E"/>
    <w:rsid w:val="00BE3C24"/>
    <w:rsid w:val="00BE3DC4"/>
    <w:rsid w:val="00BE44EE"/>
    <w:rsid w:val="00BE4FA1"/>
    <w:rsid w:val="00BE78BA"/>
    <w:rsid w:val="00BE79CE"/>
    <w:rsid w:val="00BF08DC"/>
    <w:rsid w:val="00BF1603"/>
    <w:rsid w:val="00BF1A69"/>
    <w:rsid w:val="00BF200A"/>
    <w:rsid w:val="00BF2CFA"/>
    <w:rsid w:val="00BF582D"/>
    <w:rsid w:val="00BF5E3F"/>
    <w:rsid w:val="00BF5FF9"/>
    <w:rsid w:val="00BF7412"/>
    <w:rsid w:val="00BF7B7A"/>
    <w:rsid w:val="00C001BC"/>
    <w:rsid w:val="00C00C02"/>
    <w:rsid w:val="00C0282D"/>
    <w:rsid w:val="00C02D86"/>
    <w:rsid w:val="00C05D6F"/>
    <w:rsid w:val="00C0695C"/>
    <w:rsid w:val="00C07925"/>
    <w:rsid w:val="00C07B15"/>
    <w:rsid w:val="00C10DDD"/>
    <w:rsid w:val="00C114E0"/>
    <w:rsid w:val="00C11AEB"/>
    <w:rsid w:val="00C11E7B"/>
    <w:rsid w:val="00C12AC9"/>
    <w:rsid w:val="00C1388E"/>
    <w:rsid w:val="00C138AA"/>
    <w:rsid w:val="00C14A26"/>
    <w:rsid w:val="00C14DF2"/>
    <w:rsid w:val="00C15526"/>
    <w:rsid w:val="00C160ED"/>
    <w:rsid w:val="00C16B83"/>
    <w:rsid w:val="00C171B5"/>
    <w:rsid w:val="00C2036A"/>
    <w:rsid w:val="00C216BB"/>
    <w:rsid w:val="00C21ACC"/>
    <w:rsid w:val="00C24A04"/>
    <w:rsid w:val="00C25537"/>
    <w:rsid w:val="00C255EC"/>
    <w:rsid w:val="00C25763"/>
    <w:rsid w:val="00C258D7"/>
    <w:rsid w:val="00C25E31"/>
    <w:rsid w:val="00C25FDE"/>
    <w:rsid w:val="00C26B43"/>
    <w:rsid w:val="00C26DAA"/>
    <w:rsid w:val="00C27807"/>
    <w:rsid w:val="00C31396"/>
    <w:rsid w:val="00C31DEA"/>
    <w:rsid w:val="00C32CA3"/>
    <w:rsid w:val="00C33092"/>
    <w:rsid w:val="00C33396"/>
    <w:rsid w:val="00C3599D"/>
    <w:rsid w:val="00C36334"/>
    <w:rsid w:val="00C3671B"/>
    <w:rsid w:val="00C374A7"/>
    <w:rsid w:val="00C375FB"/>
    <w:rsid w:val="00C37D86"/>
    <w:rsid w:val="00C41435"/>
    <w:rsid w:val="00C41537"/>
    <w:rsid w:val="00C419F5"/>
    <w:rsid w:val="00C41D4F"/>
    <w:rsid w:val="00C4240F"/>
    <w:rsid w:val="00C43763"/>
    <w:rsid w:val="00C4443E"/>
    <w:rsid w:val="00C44E22"/>
    <w:rsid w:val="00C45CDC"/>
    <w:rsid w:val="00C46753"/>
    <w:rsid w:val="00C46AC1"/>
    <w:rsid w:val="00C47A96"/>
    <w:rsid w:val="00C50342"/>
    <w:rsid w:val="00C50860"/>
    <w:rsid w:val="00C50B20"/>
    <w:rsid w:val="00C510CB"/>
    <w:rsid w:val="00C51695"/>
    <w:rsid w:val="00C518E8"/>
    <w:rsid w:val="00C52D66"/>
    <w:rsid w:val="00C53A5F"/>
    <w:rsid w:val="00C53D42"/>
    <w:rsid w:val="00C54149"/>
    <w:rsid w:val="00C547F0"/>
    <w:rsid w:val="00C55AE3"/>
    <w:rsid w:val="00C57CB8"/>
    <w:rsid w:val="00C60C4A"/>
    <w:rsid w:val="00C6172A"/>
    <w:rsid w:val="00C619CF"/>
    <w:rsid w:val="00C65571"/>
    <w:rsid w:val="00C668AF"/>
    <w:rsid w:val="00C66B5F"/>
    <w:rsid w:val="00C6728F"/>
    <w:rsid w:val="00C702AB"/>
    <w:rsid w:val="00C709CB"/>
    <w:rsid w:val="00C70D59"/>
    <w:rsid w:val="00C717B9"/>
    <w:rsid w:val="00C71DFF"/>
    <w:rsid w:val="00C72A29"/>
    <w:rsid w:val="00C72DE9"/>
    <w:rsid w:val="00C72F0A"/>
    <w:rsid w:val="00C74EF6"/>
    <w:rsid w:val="00C74EFE"/>
    <w:rsid w:val="00C776E1"/>
    <w:rsid w:val="00C77F5E"/>
    <w:rsid w:val="00C77FCE"/>
    <w:rsid w:val="00C8054F"/>
    <w:rsid w:val="00C80C7A"/>
    <w:rsid w:val="00C8223F"/>
    <w:rsid w:val="00C8280D"/>
    <w:rsid w:val="00C82A53"/>
    <w:rsid w:val="00C82A6A"/>
    <w:rsid w:val="00C83AE8"/>
    <w:rsid w:val="00C847DF"/>
    <w:rsid w:val="00C8518D"/>
    <w:rsid w:val="00C854B2"/>
    <w:rsid w:val="00C862B1"/>
    <w:rsid w:val="00C86CB5"/>
    <w:rsid w:val="00C87248"/>
    <w:rsid w:val="00C90A47"/>
    <w:rsid w:val="00C91CAC"/>
    <w:rsid w:val="00C91D83"/>
    <w:rsid w:val="00C92220"/>
    <w:rsid w:val="00C92581"/>
    <w:rsid w:val="00C9329F"/>
    <w:rsid w:val="00C93FAC"/>
    <w:rsid w:val="00C94DBB"/>
    <w:rsid w:val="00C96B7B"/>
    <w:rsid w:val="00CA08E1"/>
    <w:rsid w:val="00CA114D"/>
    <w:rsid w:val="00CA28DA"/>
    <w:rsid w:val="00CA2B4D"/>
    <w:rsid w:val="00CA3031"/>
    <w:rsid w:val="00CA3E0C"/>
    <w:rsid w:val="00CA51BA"/>
    <w:rsid w:val="00CA5F56"/>
    <w:rsid w:val="00CA61C6"/>
    <w:rsid w:val="00CA6435"/>
    <w:rsid w:val="00CA7585"/>
    <w:rsid w:val="00CB11EB"/>
    <w:rsid w:val="00CB1DF1"/>
    <w:rsid w:val="00CB3CFA"/>
    <w:rsid w:val="00CB4CD6"/>
    <w:rsid w:val="00CB5475"/>
    <w:rsid w:val="00CB5C9C"/>
    <w:rsid w:val="00CB6EB3"/>
    <w:rsid w:val="00CC0703"/>
    <w:rsid w:val="00CC081B"/>
    <w:rsid w:val="00CC1A91"/>
    <w:rsid w:val="00CC2E83"/>
    <w:rsid w:val="00CC2FDE"/>
    <w:rsid w:val="00CC5EDF"/>
    <w:rsid w:val="00CC70E7"/>
    <w:rsid w:val="00CC7FC6"/>
    <w:rsid w:val="00CD00E0"/>
    <w:rsid w:val="00CD03A8"/>
    <w:rsid w:val="00CD058E"/>
    <w:rsid w:val="00CD06C8"/>
    <w:rsid w:val="00CD0C63"/>
    <w:rsid w:val="00CD3928"/>
    <w:rsid w:val="00CD3ED3"/>
    <w:rsid w:val="00CD7AC0"/>
    <w:rsid w:val="00CD7F98"/>
    <w:rsid w:val="00CE094B"/>
    <w:rsid w:val="00CE1FE1"/>
    <w:rsid w:val="00CE2C9D"/>
    <w:rsid w:val="00CE4141"/>
    <w:rsid w:val="00CE649A"/>
    <w:rsid w:val="00CE6FDA"/>
    <w:rsid w:val="00CE7FE9"/>
    <w:rsid w:val="00CF0511"/>
    <w:rsid w:val="00CF0C95"/>
    <w:rsid w:val="00CF1C57"/>
    <w:rsid w:val="00CF39E3"/>
    <w:rsid w:val="00CF4D19"/>
    <w:rsid w:val="00CF50FA"/>
    <w:rsid w:val="00CF6025"/>
    <w:rsid w:val="00CF7F10"/>
    <w:rsid w:val="00D010AF"/>
    <w:rsid w:val="00D02C60"/>
    <w:rsid w:val="00D02EB9"/>
    <w:rsid w:val="00D0441E"/>
    <w:rsid w:val="00D04C16"/>
    <w:rsid w:val="00D05372"/>
    <w:rsid w:val="00D05A35"/>
    <w:rsid w:val="00D05CCF"/>
    <w:rsid w:val="00D0681B"/>
    <w:rsid w:val="00D10640"/>
    <w:rsid w:val="00D106BA"/>
    <w:rsid w:val="00D112C8"/>
    <w:rsid w:val="00D112E4"/>
    <w:rsid w:val="00D1191D"/>
    <w:rsid w:val="00D1250A"/>
    <w:rsid w:val="00D12AA8"/>
    <w:rsid w:val="00D13DA6"/>
    <w:rsid w:val="00D14BD8"/>
    <w:rsid w:val="00D14CBB"/>
    <w:rsid w:val="00D17971"/>
    <w:rsid w:val="00D17CEB"/>
    <w:rsid w:val="00D17FC4"/>
    <w:rsid w:val="00D20307"/>
    <w:rsid w:val="00D20D01"/>
    <w:rsid w:val="00D218EC"/>
    <w:rsid w:val="00D21F56"/>
    <w:rsid w:val="00D22DA8"/>
    <w:rsid w:val="00D22F57"/>
    <w:rsid w:val="00D23DAF"/>
    <w:rsid w:val="00D25044"/>
    <w:rsid w:val="00D25DD8"/>
    <w:rsid w:val="00D25F5A"/>
    <w:rsid w:val="00D30102"/>
    <w:rsid w:val="00D30A62"/>
    <w:rsid w:val="00D30B25"/>
    <w:rsid w:val="00D31502"/>
    <w:rsid w:val="00D3338B"/>
    <w:rsid w:val="00D34EC7"/>
    <w:rsid w:val="00D357F2"/>
    <w:rsid w:val="00D35F71"/>
    <w:rsid w:val="00D36AAC"/>
    <w:rsid w:val="00D36D35"/>
    <w:rsid w:val="00D36DF0"/>
    <w:rsid w:val="00D408C2"/>
    <w:rsid w:val="00D40DA9"/>
    <w:rsid w:val="00D419D7"/>
    <w:rsid w:val="00D41FC1"/>
    <w:rsid w:val="00D421B1"/>
    <w:rsid w:val="00D426FA"/>
    <w:rsid w:val="00D43F38"/>
    <w:rsid w:val="00D45F36"/>
    <w:rsid w:val="00D500A5"/>
    <w:rsid w:val="00D51C8B"/>
    <w:rsid w:val="00D52914"/>
    <w:rsid w:val="00D52E7C"/>
    <w:rsid w:val="00D5305C"/>
    <w:rsid w:val="00D532E3"/>
    <w:rsid w:val="00D5337D"/>
    <w:rsid w:val="00D54EE2"/>
    <w:rsid w:val="00D551DC"/>
    <w:rsid w:val="00D55724"/>
    <w:rsid w:val="00D558E4"/>
    <w:rsid w:val="00D56490"/>
    <w:rsid w:val="00D57E5D"/>
    <w:rsid w:val="00D62612"/>
    <w:rsid w:val="00D62834"/>
    <w:rsid w:val="00D63296"/>
    <w:rsid w:val="00D658AE"/>
    <w:rsid w:val="00D6692F"/>
    <w:rsid w:val="00D6745D"/>
    <w:rsid w:val="00D71A50"/>
    <w:rsid w:val="00D72D61"/>
    <w:rsid w:val="00D731F6"/>
    <w:rsid w:val="00D73CF5"/>
    <w:rsid w:val="00D7420C"/>
    <w:rsid w:val="00D74804"/>
    <w:rsid w:val="00D75965"/>
    <w:rsid w:val="00D75D37"/>
    <w:rsid w:val="00D768C8"/>
    <w:rsid w:val="00D76E0F"/>
    <w:rsid w:val="00D80B50"/>
    <w:rsid w:val="00D80F36"/>
    <w:rsid w:val="00D825D1"/>
    <w:rsid w:val="00D83143"/>
    <w:rsid w:val="00D83EFE"/>
    <w:rsid w:val="00D854D5"/>
    <w:rsid w:val="00D859FF"/>
    <w:rsid w:val="00D85AF9"/>
    <w:rsid w:val="00D862AB"/>
    <w:rsid w:val="00D87019"/>
    <w:rsid w:val="00D87D50"/>
    <w:rsid w:val="00D87FF9"/>
    <w:rsid w:val="00D90141"/>
    <w:rsid w:val="00D902A5"/>
    <w:rsid w:val="00D90452"/>
    <w:rsid w:val="00D92433"/>
    <w:rsid w:val="00D93415"/>
    <w:rsid w:val="00D93E91"/>
    <w:rsid w:val="00D96386"/>
    <w:rsid w:val="00D96DD4"/>
    <w:rsid w:val="00D974A2"/>
    <w:rsid w:val="00D97BBC"/>
    <w:rsid w:val="00DA0F09"/>
    <w:rsid w:val="00DA0FD1"/>
    <w:rsid w:val="00DA2810"/>
    <w:rsid w:val="00DA3A95"/>
    <w:rsid w:val="00DA631B"/>
    <w:rsid w:val="00DA6F04"/>
    <w:rsid w:val="00DB0A49"/>
    <w:rsid w:val="00DB0F37"/>
    <w:rsid w:val="00DB137E"/>
    <w:rsid w:val="00DB1DF9"/>
    <w:rsid w:val="00DB2229"/>
    <w:rsid w:val="00DB3C12"/>
    <w:rsid w:val="00DB45CF"/>
    <w:rsid w:val="00DB56C5"/>
    <w:rsid w:val="00DB638A"/>
    <w:rsid w:val="00DB682B"/>
    <w:rsid w:val="00DB69A2"/>
    <w:rsid w:val="00DB6CAB"/>
    <w:rsid w:val="00DB6D33"/>
    <w:rsid w:val="00DB6F42"/>
    <w:rsid w:val="00DB7BEE"/>
    <w:rsid w:val="00DB7FAB"/>
    <w:rsid w:val="00DC039B"/>
    <w:rsid w:val="00DC0DCB"/>
    <w:rsid w:val="00DC1480"/>
    <w:rsid w:val="00DC337A"/>
    <w:rsid w:val="00DC47DE"/>
    <w:rsid w:val="00DC4941"/>
    <w:rsid w:val="00DC4A09"/>
    <w:rsid w:val="00DC51E3"/>
    <w:rsid w:val="00DC533B"/>
    <w:rsid w:val="00DC54FC"/>
    <w:rsid w:val="00DC55A9"/>
    <w:rsid w:val="00DC60B7"/>
    <w:rsid w:val="00DC7326"/>
    <w:rsid w:val="00DC77A6"/>
    <w:rsid w:val="00DC7868"/>
    <w:rsid w:val="00DC7DCB"/>
    <w:rsid w:val="00DD0F0E"/>
    <w:rsid w:val="00DD286A"/>
    <w:rsid w:val="00DD28A7"/>
    <w:rsid w:val="00DD3462"/>
    <w:rsid w:val="00DD4CD7"/>
    <w:rsid w:val="00DD4EE3"/>
    <w:rsid w:val="00DD5C09"/>
    <w:rsid w:val="00DD6C94"/>
    <w:rsid w:val="00DD7564"/>
    <w:rsid w:val="00DD7699"/>
    <w:rsid w:val="00DD7FFC"/>
    <w:rsid w:val="00DE022F"/>
    <w:rsid w:val="00DE12BB"/>
    <w:rsid w:val="00DE1648"/>
    <w:rsid w:val="00DE26CF"/>
    <w:rsid w:val="00DE439F"/>
    <w:rsid w:val="00DE4F9E"/>
    <w:rsid w:val="00DE5617"/>
    <w:rsid w:val="00DE670C"/>
    <w:rsid w:val="00DE6833"/>
    <w:rsid w:val="00DE78A5"/>
    <w:rsid w:val="00DE7B1A"/>
    <w:rsid w:val="00DE7FC9"/>
    <w:rsid w:val="00DF0168"/>
    <w:rsid w:val="00DF0283"/>
    <w:rsid w:val="00DF1473"/>
    <w:rsid w:val="00DF17EC"/>
    <w:rsid w:val="00DF1C59"/>
    <w:rsid w:val="00DF2148"/>
    <w:rsid w:val="00DF3160"/>
    <w:rsid w:val="00DF446E"/>
    <w:rsid w:val="00DF4D36"/>
    <w:rsid w:val="00DF76B2"/>
    <w:rsid w:val="00E00B58"/>
    <w:rsid w:val="00E01BE0"/>
    <w:rsid w:val="00E03065"/>
    <w:rsid w:val="00E0505B"/>
    <w:rsid w:val="00E0681E"/>
    <w:rsid w:val="00E06DAF"/>
    <w:rsid w:val="00E07F2C"/>
    <w:rsid w:val="00E104FA"/>
    <w:rsid w:val="00E10911"/>
    <w:rsid w:val="00E1091B"/>
    <w:rsid w:val="00E12C1E"/>
    <w:rsid w:val="00E135A1"/>
    <w:rsid w:val="00E13820"/>
    <w:rsid w:val="00E13BD8"/>
    <w:rsid w:val="00E14D99"/>
    <w:rsid w:val="00E15BE0"/>
    <w:rsid w:val="00E15F7F"/>
    <w:rsid w:val="00E16DC8"/>
    <w:rsid w:val="00E20F7F"/>
    <w:rsid w:val="00E2195F"/>
    <w:rsid w:val="00E21D6F"/>
    <w:rsid w:val="00E2218E"/>
    <w:rsid w:val="00E22D96"/>
    <w:rsid w:val="00E23C17"/>
    <w:rsid w:val="00E2426E"/>
    <w:rsid w:val="00E24E74"/>
    <w:rsid w:val="00E256B7"/>
    <w:rsid w:val="00E2585F"/>
    <w:rsid w:val="00E27655"/>
    <w:rsid w:val="00E3013F"/>
    <w:rsid w:val="00E30E42"/>
    <w:rsid w:val="00E31BE3"/>
    <w:rsid w:val="00E32384"/>
    <w:rsid w:val="00E324C2"/>
    <w:rsid w:val="00E349F0"/>
    <w:rsid w:val="00E356BB"/>
    <w:rsid w:val="00E36C79"/>
    <w:rsid w:val="00E36DB1"/>
    <w:rsid w:val="00E37441"/>
    <w:rsid w:val="00E40226"/>
    <w:rsid w:val="00E40C61"/>
    <w:rsid w:val="00E424B0"/>
    <w:rsid w:val="00E44DA1"/>
    <w:rsid w:val="00E45512"/>
    <w:rsid w:val="00E52C10"/>
    <w:rsid w:val="00E5414E"/>
    <w:rsid w:val="00E54409"/>
    <w:rsid w:val="00E54858"/>
    <w:rsid w:val="00E5540A"/>
    <w:rsid w:val="00E56441"/>
    <w:rsid w:val="00E57D76"/>
    <w:rsid w:val="00E57ED9"/>
    <w:rsid w:val="00E602BC"/>
    <w:rsid w:val="00E60424"/>
    <w:rsid w:val="00E614DD"/>
    <w:rsid w:val="00E61F75"/>
    <w:rsid w:val="00E62F48"/>
    <w:rsid w:val="00E6309A"/>
    <w:rsid w:val="00E630FA"/>
    <w:rsid w:val="00E67D0A"/>
    <w:rsid w:val="00E704A0"/>
    <w:rsid w:val="00E736B4"/>
    <w:rsid w:val="00E75385"/>
    <w:rsid w:val="00E80DBF"/>
    <w:rsid w:val="00E810AA"/>
    <w:rsid w:val="00E81180"/>
    <w:rsid w:val="00E8182E"/>
    <w:rsid w:val="00E8185C"/>
    <w:rsid w:val="00E81C5C"/>
    <w:rsid w:val="00E82B0E"/>
    <w:rsid w:val="00E838D2"/>
    <w:rsid w:val="00E8451F"/>
    <w:rsid w:val="00E8561F"/>
    <w:rsid w:val="00E86B1F"/>
    <w:rsid w:val="00E873C7"/>
    <w:rsid w:val="00E8784B"/>
    <w:rsid w:val="00E879A0"/>
    <w:rsid w:val="00E879B1"/>
    <w:rsid w:val="00E90448"/>
    <w:rsid w:val="00E907A1"/>
    <w:rsid w:val="00E9092D"/>
    <w:rsid w:val="00E909B6"/>
    <w:rsid w:val="00E92358"/>
    <w:rsid w:val="00E92822"/>
    <w:rsid w:val="00E94205"/>
    <w:rsid w:val="00E94357"/>
    <w:rsid w:val="00E94591"/>
    <w:rsid w:val="00E955D0"/>
    <w:rsid w:val="00E9589E"/>
    <w:rsid w:val="00E96760"/>
    <w:rsid w:val="00E97B35"/>
    <w:rsid w:val="00EA0366"/>
    <w:rsid w:val="00EA07FB"/>
    <w:rsid w:val="00EA109A"/>
    <w:rsid w:val="00EA2432"/>
    <w:rsid w:val="00EA2FE2"/>
    <w:rsid w:val="00EA380D"/>
    <w:rsid w:val="00EA3B3D"/>
    <w:rsid w:val="00EA492D"/>
    <w:rsid w:val="00EA4DFC"/>
    <w:rsid w:val="00EA5472"/>
    <w:rsid w:val="00EB05A1"/>
    <w:rsid w:val="00EB0653"/>
    <w:rsid w:val="00EB0BDA"/>
    <w:rsid w:val="00EB1329"/>
    <w:rsid w:val="00EB1A78"/>
    <w:rsid w:val="00EB3264"/>
    <w:rsid w:val="00EB3761"/>
    <w:rsid w:val="00EB37CC"/>
    <w:rsid w:val="00EB37FB"/>
    <w:rsid w:val="00EB4BA5"/>
    <w:rsid w:val="00EB4EA8"/>
    <w:rsid w:val="00EB5692"/>
    <w:rsid w:val="00EB5F02"/>
    <w:rsid w:val="00EB7391"/>
    <w:rsid w:val="00EB7806"/>
    <w:rsid w:val="00EC0664"/>
    <w:rsid w:val="00EC0ABD"/>
    <w:rsid w:val="00EC0D39"/>
    <w:rsid w:val="00EC1159"/>
    <w:rsid w:val="00EC1D7E"/>
    <w:rsid w:val="00EC3663"/>
    <w:rsid w:val="00EC4453"/>
    <w:rsid w:val="00EC54C9"/>
    <w:rsid w:val="00EC64F6"/>
    <w:rsid w:val="00EC67A7"/>
    <w:rsid w:val="00EC6E1C"/>
    <w:rsid w:val="00ED0835"/>
    <w:rsid w:val="00ED09F3"/>
    <w:rsid w:val="00ED14D8"/>
    <w:rsid w:val="00ED1694"/>
    <w:rsid w:val="00ED2183"/>
    <w:rsid w:val="00ED2641"/>
    <w:rsid w:val="00ED2E48"/>
    <w:rsid w:val="00ED440D"/>
    <w:rsid w:val="00ED4DB8"/>
    <w:rsid w:val="00ED5ECA"/>
    <w:rsid w:val="00ED710B"/>
    <w:rsid w:val="00ED7F7A"/>
    <w:rsid w:val="00EE0033"/>
    <w:rsid w:val="00EE03AD"/>
    <w:rsid w:val="00EE069A"/>
    <w:rsid w:val="00EE119C"/>
    <w:rsid w:val="00EE1454"/>
    <w:rsid w:val="00EE2234"/>
    <w:rsid w:val="00EE3826"/>
    <w:rsid w:val="00EE6632"/>
    <w:rsid w:val="00EE7893"/>
    <w:rsid w:val="00EF0478"/>
    <w:rsid w:val="00EF1A59"/>
    <w:rsid w:val="00EF2953"/>
    <w:rsid w:val="00EF31F4"/>
    <w:rsid w:val="00EF3670"/>
    <w:rsid w:val="00EF4C07"/>
    <w:rsid w:val="00EF50E5"/>
    <w:rsid w:val="00EF6138"/>
    <w:rsid w:val="00EF61C3"/>
    <w:rsid w:val="00EF7AB4"/>
    <w:rsid w:val="00EF7BE2"/>
    <w:rsid w:val="00EF7D99"/>
    <w:rsid w:val="00F001DC"/>
    <w:rsid w:val="00F0105E"/>
    <w:rsid w:val="00F022EE"/>
    <w:rsid w:val="00F02877"/>
    <w:rsid w:val="00F0294D"/>
    <w:rsid w:val="00F04568"/>
    <w:rsid w:val="00F0506E"/>
    <w:rsid w:val="00F0597F"/>
    <w:rsid w:val="00F05DEF"/>
    <w:rsid w:val="00F0654A"/>
    <w:rsid w:val="00F067AA"/>
    <w:rsid w:val="00F06A12"/>
    <w:rsid w:val="00F06A93"/>
    <w:rsid w:val="00F11D6B"/>
    <w:rsid w:val="00F12071"/>
    <w:rsid w:val="00F12D57"/>
    <w:rsid w:val="00F13694"/>
    <w:rsid w:val="00F14818"/>
    <w:rsid w:val="00F16B3E"/>
    <w:rsid w:val="00F16BA0"/>
    <w:rsid w:val="00F17301"/>
    <w:rsid w:val="00F17C11"/>
    <w:rsid w:val="00F206EB"/>
    <w:rsid w:val="00F20C66"/>
    <w:rsid w:val="00F21DB8"/>
    <w:rsid w:val="00F222BC"/>
    <w:rsid w:val="00F22581"/>
    <w:rsid w:val="00F2376A"/>
    <w:rsid w:val="00F24398"/>
    <w:rsid w:val="00F24B60"/>
    <w:rsid w:val="00F26100"/>
    <w:rsid w:val="00F2637B"/>
    <w:rsid w:val="00F266B4"/>
    <w:rsid w:val="00F2695C"/>
    <w:rsid w:val="00F269FD"/>
    <w:rsid w:val="00F30E18"/>
    <w:rsid w:val="00F315BA"/>
    <w:rsid w:val="00F32292"/>
    <w:rsid w:val="00F32A3D"/>
    <w:rsid w:val="00F33397"/>
    <w:rsid w:val="00F3644F"/>
    <w:rsid w:val="00F40253"/>
    <w:rsid w:val="00F40F21"/>
    <w:rsid w:val="00F422E3"/>
    <w:rsid w:val="00F4257A"/>
    <w:rsid w:val="00F43DE6"/>
    <w:rsid w:val="00F448A8"/>
    <w:rsid w:val="00F458F1"/>
    <w:rsid w:val="00F459A4"/>
    <w:rsid w:val="00F46355"/>
    <w:rsid w:val="00F46795"/>
    <w:rsid w:val="00F47ECD"/>
    <w:rsid w:val="00F50D00"/>
    <w:rsid w:val="00F519FD"/>
    <w:rsid w:val="00F5298B"/>
    <w:rsid w:val="00F53E0D"/>
    <w:rsid w:val="00F54002"/>
    <w:rsid w:val="00F5504A"/>
    <w:rsid w:val="00F56C5B"/>
    <w:rsid w:val="00F605C2"/>
    <w:rsid w:val="00F60864"/>
    <w:rsid w:val="00F60F4A"/>
    <w:rsid w:val="00F61BBF"/>
    <w:rsid w:val="00F623F7"/>
    <w:rsid w:val="00F62BFB"/>
    <w:rsid w:val="00F62D38"/>
    <w:rsid w:val="00F6388D"/>
    <w:rsid w:val="00F6432D"/>
    <w:rsid w:val="00F64C00"/>
    <w:rsid w:val="00F661A3"/>
    <w:rsid w:val="00F67003"/>
    <w:rsid w:val="00F67869"/>
    <w:rsid w:val="00F67CD5"/>
    <w:rsid w:val="00F70922"/>
    <w:rsid w:val="00F72B88"/>
    <w:rsid w:val="00F73459"/>
    <w:rsid w:val="00F73BAF"/>
    <w:rsid w:val="00F73FE1"/>
    <w:rsid w:val="00F7567E"/>
    <w:rsid w:val="00F756D3"/>
    <w:rsid w:val="00F76969"/>
    <w:rsid w:val="00F77474"/>
    <w:rsid w:val="00F77EC6"/>
    <w:rsid w:val="00F80DC9"/>
    <w:rsid w:val="00F80DCF"/>
    <w:rsid w:val="00F80EF1"/>
    <w:rsid w:val="00F8137F"/>
    <w:rsid w:val="00F83A26"/>
    <w:rsid w:val="00F851EB"/>
    <w:rsid w:val="00F85A0B"/>
    <w:rsid w:val="00F85C86"/>
    <w:rsid w:val="00F871E9"/>
    <w:rsid w:val="00F87620"/>
    <w:rsid w:val="00F902AF"/>
    <w:rsid w:val="00F91090"/>
    <w:rsid w:val="00F914BE"/>
    <w:rsid w:val="00F9363F"/>
    <w:rsid w:val="00F93778"/>
    <w:rsid w:val="00F93B07"/>
    <w:rsid w:val="00F95678"/>
    <w:rsid w:val="00F9567C"/>
    <w:rsid w:val="00F96908"/>
    <w:rsid w:val="00F96B1E"/>
    <w:rsid w:val="00F970F7"/>
    <w:rsid w:val="00FA00D9"/>
    <w:rsid w:val="00FA0B3E"/>
    <w:rsid w:val="00FA114F"/>
    <w:rsid w:val="00FA18A5"/>
    <w:rsid w:val="00FA4F8C"/>
    <w:rsid w:val="00FA511F"/>
    <w:rsid w:val="00FA5720"/>
    <w:rsid w:val="00FA70F1"/>
    <w:rsid w:val="00FA73B6"/>
    <w:rsid w:val="00FA7894"/>
    <w:rsid w:val="00FA7E5A"/>
    <w:rsid w:val="00FB0B7A"/>
    <w:rsid w:val="00FB0CEF"/>
    <w:rsid w:val="00FB0F76"/>
    <w:rsid w:val="00FB21E0"/>
    <w:rsid w:val="00FB2A36"/>
    <w:rsid w:val="00FB4644"/>
    <w:rsid w:val="00FB4C5F"/>
    <w:rsid w:val="00FB541B"/>
    <w:rsid w:val="00FB73D7"/>
    <w:rsid w:val="00FB7C5F"/>
    <w:rsid w:val="00FC0365"/>
    <w:rsid w:val="00FC0E75"/>
    <w:rsid w:val="00FC0ED6"/>
    <w:rsid w:val="00FC1D93"/>
    <w:rsid w:val="00FC2121"/>
    <w:rsid w:val="00FC252E"/>
    <w:rsid w:val="00FC266B"/>
    <w:rsid w:val="00FC32EB"/>
    <w:rsid w:val="00FC367B"/>
    <w:rsid w:val="00FC41A6"/>
    <w:rsid w:val="00FC625E"/>
    <w:rsid w:val="00FC62E1"/>
    <w:rsid w:val="00FC6326"/>
    <w:rsid w:val="00FC6584"/>
    <w:rsid w:val="00FC672E"/>
    <w:rsid w:val="00FC728D"/>
    <w:rsid w:val="00FC7E8B"/>
    <w:rsid w:val="00FD032C"/>
    <w:rsid w:val="00FD0955"/>
    <w:rsid w:val="00FD0D4D"/>
    <w:rsid w:val="00FD1B44"/>
    <w:rsid w:val="00FD26C1"/>
    <w:rsid w:val="00FD2772"/>
    <w:rsid w:val="00FD32DB"/>
    <w:rsid w:val="00FD3507"/>
    <w:rsid w:val="00FD39C5"/>
    <w:rsid w:val="00FD3AF9"/>
    <w:rsid w:val="00FE15B4"/>
    <w:rsid w:val="00FE1C8A"/>
    <w:rsid w:val="00FE208C"/>
    <w:rsid w:val="00FE2150"/>
    <w:rsid w:val="00FE229B"/>
    <w:rsid w:val="00FE32ED"/>
    <w:rsid w:val="00FE3EEB"/>
    <w:rsid w:val="00FE3FEF"/>
    <w:rsid w:val="00FE450A"/>
    <w:rsid w:val="00FE57B9"/>
    <w:rsid w:val="00FE60D2"/>
    <w:rsid w:val="00FE7553"/>
    <w:rsid w:val="00FE785C"/>
    <w:rsid w:val="00FE7A6E"/>
    <w:rsid w:val="00FF0799"/>
    <w:rsid w:val="00FF1D96"/>
    <w:rsid w:val="00FF1DDD"/>
    <w:rsid w:val="00FF220E"/>
    <w:rsid w:val="00FF5248"/>
    <w:rsid w:val="00FF5409"/>
    <w:rsid w:val="00FF5D6F"/>
    <w:rsid w:val="00FF694F"/>
    <w:rsid w:val="00FF70F5"/>
    <w:rsid w:val="01158E50"/>
    <w:rsid w:val="013620F5"/>
    <w:rsid w:val="01823A26"/>
    <w:rsid w:val="01B7C79A"/>
    <w:rsid w:val="0248354E"/>
    <w:rsid w:val="02C2491B"/>
    <w:rsid w:val="02F95F32"/>
    <w:rsid w:val="0350F61E"/>
    <w:rsid w:val="03EFB1DB"/>
    <w:rsid w:val="03FA75AA"/>
    <w:rsid w:val="047F00EE"/>
    <w:rsid w:val="0482FB4F"/>
    <w:rsid w:val="04AC9535"/>
    <w:rsid w:val="04DF4A4E"/>
    <w:rsid w:val="053162AC"/>
    <w:rsid w:val="05845828"/>
    <w:rsid w:val="05C23D49"/>
    <w:rsid w:val="0680CE29"/>
    <w:rsid w:val="06C6A113"/>
    <w:rsid w:val="06CC958A"/>
    <w:rsid w:val="070D68A6"/>
    <w:rsid w:val="07EEB73A"/>
    <w:rsid w:val="07F7A675"/>
    <w:rsid w:val="0868CB07"/>
    <w:rsid w:val="08A871FE"/>
    <w:rsid w:val="08E7A715"/>
    <w:rsid w:val="090A5341"/>
    <w:rsid w:val="091C0F62"/>
    <w:rsid w:val="098D4FB8"/>
    <w:rsid w:val="09A5FD40"/>
    <w:rsid w:val="09E6ADAE"/>
    <w:rsid w:val="0A3A703E"/>
    <w:rsid w:val="0B1551DF"/>
    <w:rsid w:val="0B3ADD35"/>
    <w:rsid w:val="0BAE4F85"/>
    <w:rsid w:val="0BBBFE87"/>
    <w:rsid w:val="0C1A5A41"/>
    <w:rsid w:val="0C6A90CF"/>
    <w:rsid w:val="0C76E488"/>
    <w:rsid w:val="0CA0B0B7"/>
    <w:rsid w:val="0CF15FA3"/>
    <w:rsid w:val="0D6DFB02"/>
    <w:rsid w:val="0D7D39EE"/>
    <w:rsid w:val="0D8202F8"/>
    <w:rsid w:val="0DAD73CE"/>
    <w:rsid w:val="0DF8810B"/>
    <w:rsid w:val="0E596BC8"/>
    <w:rsid w:val="0EC7FA55"/>
    <w:rsid w:val="0F71A73F"/>
    <w:rsid w:val="0FBE58E3"/>
    <w:rsid w:val="0FBF5155"/>
    <w:rsid w:val="100D06DF"/>
    <w:rsid w:val="100ECD34"/>
    <w:rsid w:val="102E7D07"/>
    <w:rsid w:val="110D45CA"/>
    <w:rsid w:val="1133AE00"/>
    <w:rsid w:val="113CCF55"/>
    <w:rsid w:val="11787BA5"/>
    <w:rsid w:val="1186C21F"/>
    <w:rsid w:val="11BACDC2"/>
    <w:rsid w:val="11C7ED5C"/>
    <w:rsid w:val="122B0CC7"/>
    <w:rsid w:val="127AE60C"/>
    <w:rsid w:val="12BEB1B8"/>
    <w:rsid w:val="133028A0"/>
    <w:rsid w:val="13746E28"/>
    <w:rsid w:val="13AB6B5D"/>
    <w:rsid w:val="13AD83C4"/>
    <w:rsid w:val="1451F431"/>
    <w:rsid w:val="1461D72C"/>
    <w:rsid w:val="14642B27"/>
    <w:rsid w:val="1478D47A"/>
    <w:rsid w:val="14F57450"/>
    <w:rsid w:val="14FF970D"/>
    <w:rsid w:val="1523094A"/>
    <w:rsid w:val="153D03B7"/>
    <w:rsid w:val="1558F41E"/>
    <w:rsid w:val="158BCE06"/>
    <w:rsid w:val="160F1E54"/>
    <w:rsid w:val="162A4068"/>
    <w:rsid w:val="1660F0DD"/>
    <w:rsid w:val="1663183F"/>
    <w:rsid w:val="16D244EC"/>
    <w:rsid w:val="1708F561"/>
    <w:rsid w:val="17C65D89"/>
    <w:rsid w:val="1823D1BA"/>
    <w:rsid w:val="183EF2F4"/>
    <w:rsid w:val="185BF35D"/>
    <w:rsid w:val="19704D5A"/>
    <w:rsid w:val="1A48BBB7"/>
    <w:rsid w:val="1A50DEC0"/>
    <w:rsid w:val="1A53A832"/>
    <w:rsid w:val="1A9CBC36"/>
    <w:rsid w:val="1B5D1B6F"/>
    <w:rsid w:val="1B88CE59"/>
    <w:rsid w:val="1B9C98E6"/>
    <w:rsid w:val="1BC2DF45"/>
    <w:rsid w:val="1C847DD7"/>
    <w:rsid w:val="1D028B3F"/>
    <w:rsid w:val="1D0CD3FE"/>
    <w:rsid w:val="1D29C407"/>
    <w:rsid w:val="1D42F11B"/>
    <w:rsid w:val="1D474E24"/>
    <w:rsid w:val="1E20BAC5"/>
    <w:rsid w:val="1E650871"/>
    <w:rsid w:val="1E7A5B47"/>
    <w:rsid w:val="1EE56730"/>
    <w:rsid w:val="1EFD13DD"/>
    <w:rsid w:val="1F05CAB1"/>
    <w:rsid w:val="1F1CC7FF"/>
    <w:rsid w:val="1F3953F8"/>
    <w:rsid w:val="1F769032"/>
    <w:rsid w:val="1F7A9E4C"/>
    <w:rsid w:val="20688225"/>
    <w:rsid w:val="207664AB"/>
    <w:rsid w:val="20AE7FCB"/>
    <w:rsid w:val="20C77557"/>
    <w:rsid w:val="2126F569"/>
    <w:rsid w:val="2175A9E3"/>
    <w:rsid w:val="2183576C"/>
    <w:rsid w:val="218E0F3E"/>
    <w:rsid w:val="21CDF08A"/>
    <w:rsid w:val="228E773C"/>
    <w:rsid w:val="23B78F74"/>
    <w:rsid w:val="24111F40"/>
    <w:rsid w:val="24D6AE0D"/>
    <w:rsid w:val="25B65E6D"/>
    <w:rsid w:val="264722C8"/>
    <w:rsid w:val="26FB4109"/>
    <w:rsid w:val="2739E31E"/>
    <w:rsid w:val="27631B46"/>
    <w:rsid w:val="279936DD"/>
    <w:rsid w:val="27DE2DCC"/>
    <w:rsid w:val="27FC8EFB"/>
    <w:rsid w:val="286060F5"/>
    <w:rsid w:val="28C7F219"/>
    <w:rsid w:val="28D54EC5"/>
    <w:rsid w:val="28D9DD4A"/>
    <w:rsid w:val="28E45E8D"/>
    <w:rsid w:val="29080DC3"/>
    <w:rsid w:val="29325279"/>
    <w:rsid w:val="2933A57D"/>
    <w:rsid w:val="29D8D099"/>
    <w:rsid w:val="29F218C1"/>
    <w:rsid w:val="2A2116C3"/>
    <w:rsid w:val="2B0E7FC7"/>
    <w:rsid w:val="2B3635D0"/>
    <w:rsid w:val="2C8A62E9"/>
    <w:rsid w:val="2CDF65BF"/>
    <w:rsid w:val="2D1225B8"/>
    <w:rsid w:val="2D9DD903"/>
    <w:rsid w:val="2E19EE2D"/>
    <w:rsid w:val="2E331803"/>
    <w:rsid w:val="2E39680D"/>
    <w:rsid w:val="2E4485AB"/>
    <w:rsid w:val="2EAC2920"/>
    <w:rsid w:val="2EB44475"/>
    <w:rsid w:val="2EE63A25"/>
    <w:rsid w:val="2F3E9DE5"/>
    <w:rsid w:val="2F5BBF6D"/>
    <w:rsid w:val="312DE132"/>
    <w:rsid w:val="314FCD86"/>
    <w:rsid w:val="316A214D"/>
    <w:rsid w:val="31928C43"/>
    <w:rsid w:val="31983A25"/>
    <w:rsid w:val="31B5A401"/>
    <w:rsid w:val="31FF91A5"/>
    <w:rsid w:val="32125BF6"/>
    <w:rsid w:val="3221D065"/>
    <w:rsid w:val="32C3BD46"/>
    <w:rsid w:val="33235DDF"/>
    <w:rsid w:val="3352A1D9"/>
    <w:rsid w:val="336D2C75"/>
    <w:rsid w:val="33802DB4"/>
    <w:rsid w:val="344E36F6"/>
    <w:rsid w:val="345F5BD1"/>
    <w:rsid w:val="347BE7CA"/>
    <w:rsid w:val="34FC1470"/>
    <w:rsid w:val="3516A5A3"/>
    <w:rsid w:val="3523A29C"/>
    <w:rsid w:val="3595E413"/>
    <w:rsid w:val="35974B6A"/>
    <w:rsid w:val="36109C35"/>
    <w:rsid w:val="36B93722"/>
    <w:rsid w:val="36C74493"/>
    <w:rsid w:val="36DED85E"/>
    <w:rsid w:val="3729C90D"/>
    <w:rsid w:val="37B7B34C"/>
    <w:rsid w:val="37F02D4E"/>
    <w:rsid w:val="38375693"/>
    <w:rsid w:val="38AB0A25"/>
    <w:rsid w:val="38BEDC98"/>
    <w:rsid w:val="38F493A0"/>
    <w:rsid w:val="39091343"/>
    <w:rsid w:val="3A5A7DD5"/>
    <w:rsid w:val="3A78398A"/>
    <w:rsid w:val="3AA76896"/>
    <w:rsid w:val="3B616FAA"/>
    <w:rsid w:val="3BBD35FC"/>
    <w:rsid w:val="3BDF9310"/>
    <w:rsid w:val="3C519219"/>
    <w:rsid w:val="3C8A5001"/>
    <w:rsid w:val="3CDBCAAF"/>
    <w:rsid w:val="3CE48183"/>
    <w:rsid w:val="3D2357CC"/>
    <w:rsid w:val="3D51E320"/>
    <w:rsid w:val="3D8BC4A8"/>
    <w:rsid w:val="3DB4CB1D"/>
    <w:rsid w:val="3DFBCC3F"/>
    <w:rsid w:val="3E08D1D4"/>
    <w:rsid w:val="3E1C711C"/>
    <w:rsid w:val="3E9B11DF"/>
    <w:rsid w:val="3EA63370"/>
    <w:rsid w:val="3EA9F1BA"/>
    <w:rsid w:val="3F289223"/>
    <w:rsid w:val="4047595F"/>
    <w:rsid w:val="40B58492"/>
    <w:rsid w:val="40F948E4"/>
    <w:rsid w:val="4107CE00"/>
    <w:rsid w:val="41277903"/>
    <w:rsid w:val="417F48F8"/>
    <w:rsid w:val="41B7C64D"/>
    <w:rsid w:val="420A1076"/>
    <w:rsid w:val="4257E0B8"/>
    <w:rsid w:val="432D514A"/>
    <w:rsid w:val="43A796ED"/>
    <w:rsid w:val="44398DF9"/>
    <w:rsid w:val="444E2BAE"/>
    <w:rsid w:val="45413C3F"/>
    <w:rsid w:val="45E710B5"/>
    <w:rsid w:val="46C9CEF3"/>
    <w:rsid w:val="470B9DB9"/>
    <w:rsid w:val="475E72CE"/>
    <w:rsid w:val="47600A12"/>
    <w:rsid w:val="476EBC7A"/>
    <w:rsid w:val="47F083B5"/>
    <w:rsid w:val="485302BC"/>
    <w:rsid w:val="48887A5C"/>
    <w:rsid w:val="48A0B07F"/>
    <w:rsid w:val="48AEAC41"/>
    <w:rsid w:val="48F77610"/>
    <w:rsid w:val="49117600"/>
    <w:rsid w:val="495F723C"/>
    <w:rsid w:val="4A37F7F1"/>
    <w:rsid w:val="4A4D5710"/>
    <w:rsid w:val="4AC32EAE"/>
    <w:rsid w:val="4AE29610"/>
    <w:rsid w:val="4B1B0940"/>
    <w:rsid w:val="4C2BF351"/>
    <w:rsid w:val="4C656191"/>
    <w:rsid w:val="4C95FA3C"/>
    <w:rsid w:val="4CB386BC"/>
    <w:rsid w:val="4D3B77F4"/>
    <w:rsid w:val="4D79CB37"/>
    <w:rsid w:val="4DBDAB1D"/>
    <w:rsid w:val="4DC661F1"/>
    <w:rsid w:val="4DF7F8E3"/>
    <w:rsid w:val="4E2B137A"/>
    <w:rsid w:val="4E3A191D"/>
    <w:rsid w:val="4E6A17C8"/>
    <w:rsid w:val="4E6E27E7"/>
    <w:rsid w:val="4EA48957"/>
    <w:rsid w:val="4ED1F2C7"/>
    <w:rsid w:val="4EFE518A"/>
    <w:rsid w:val="4F3F1EAE"/>
    <w:rsid w:val="4F8B34C0"/>
    <w:rsid w:val="5003E31F"/>
    <w:rsid w:val="504C5014"/>
    <w:rsid w:val="504D3E71"/>
    <w:rsid w:val="50D8286E"/>
    <w:rsid w:val="50E2ADCE"/>
    <w:rsid w:val="517DF2E6"/>
    <w:rsid w:val="519C2B58"/>
    <w:rsid w:val="51ED9414"/>
    <w:rsid w:val="51FEAA5F"/>
    <w:rsid w:val="5238502C"/>
    <w:rsid w:val="52AF6F9C"/>
    <w:rsid w:val="5333FBFD"/>
    <w:rsid w:val="538347EF"/>
    <w:rsid w:val="53A3FBDD"/>
    <w:rsid w:val="54122710"/>
    <w:rsid w:val="5443B71E"/>
    <w:rsid w:val="546C876E"/>
    <w:rsid w:val="55022A62"/>
    <w:rsid w:val="5502DCC4"/>
    <w:rsid w:val="5542F41F"/>
    <w:rsid w:val="555E1E9F"/>
    <w:rsid w:val="55D600CC"/>
    <w:rsid w:val="561E4E66"/>
    <w:rsid w:val="56787B40"/>
    <w:rsid w:val="575D2069"/>
    <w:rsid w:val="5765EF24"/>
    <w:rsid w:val="5774A99C"/>
    <w:rsid w:val="57A00430"/>
    <w:rsid w:val="57A59162"/>
    <w:rsid w:val="57D8105B"/>
    <w:rsid w:val="58ADEAA4"/>
    <w:rsid w:val="58E684FE"/>
    <w:rsid w:val="594BE078"/>
    <w:rsid w:val="595B4BFD"/>
    <w:rsid w:val="59C3C7BD"/>
    <w:rsid w:val="59C6210B"/>
    <w:rsid w:val="5A130A90"/>
    <w:rsid w:val="5A68D862"/>
    <w:rsid w:val="5A69F071"/>
    <w:rsid w:val="5AC5C45E"/>
    <w:rsid w:val="5B85D5D1"/>
    <w:rsid w:val="5BF24590"/>
    <w:rsid w:val="5CC691F6"/>
    <w:rsid w:val="5D155BA3"/>
    <w:rsid w:val="5D3BCE5B"/>
    <w:rsid w:val="5E5CC0A6"/>
    <w:rsid w:val="5E70F7C0"/>
    <w:rsid w:val="5E97996A"/>
    <w:rsid w:val="5EED3A49"/>
    <w:rsid w:val="5EEF3287"/>
    <w:rsid w:val="5FA2F30C"/>
    <w:rsid w:val="5FDFCA9F"/>
    <w:rsid w:val="5FE0DC76"/>
    <w:rsid w:val="6122D19E"/>
    <w:rsid w:val="618D8AEB"/>
    <w:rsid w:val="61BD384C"/>
    <w:rsid w:val="61D0EE43"/>
    <w:rsid w:val="6231AAA8"/>
    <w:rsid w:val="6271E771"/>
    <w:rsid w:val="630EE897"/>
    <w:rsid w:val="6366520D"/>
    <w:rsid w:val="63CEDCCA"/>
    <w:rsid w:val="63FE4C4D"/>
    <w:rsid w:val="644C9188"/>
    <w:rsid w:val="644D2FEB"/>
    <w:rsid w:val="64C048B4"/>
    <w:rsid w:val="656403B1"/>
    <w:rsid w:val="65773874"/>
    <w:rsid w:val="66327F2F"/>
    <w:rsid w:val="66683732"/>
    <w:rsid w:val="66826299"/>
    <w:rsid w:val="66887F1F"/>
    <w:rsid w:val="66DB56E6"/>
    <w:rsid w:val="6753A7F8"/>
    <w:rsid w:val="67B2488E"/>
    <w:rsid w:val="67C00DBE"/>
    <w:rsid w:val="67D7D0AD"/>
    <w:rsid w:val="68514D02"/>
    <w:rsid w:val="688A1605"/>
    <w:rsid w:val="68FE3E64"/>
    <w:rsid w:val="6924CFEE"/>
    <w:rsid w:val="6A1BE4FA"/>
    <w:rsid w:val="6A7E06A1"/>
    <w:rsid w:val="6AA9515E"/>
    <w:rsid w:val="6AB22019"/>
    <w:rsid w:val="6AD175E0"/>
    <w:rsid w:val="6B43F6D5"/>
    <w:rsid w:val="6BCB90F8"/>
    <w:rsid w:val="6C7FC2B0"/>
    <w:rsid w:val="6DABC0D0"/>
    <w:rsid w:val="6DBB2FC2"/>
    <w:rsid w:val="6E26659D"/>
    <w:rsid w:val="6E4DF534"/>
    <w:rsid w:val="6E85BBFD"/>
    <w:rsid w:val="6E901757"/>
    <w:rsid w:val="6ECFC3BB"/>
    <w:rsid w:val="6F20C3AC"/>
    <w:rsid w:val="6F9CC97F"/>
    <w:rsid w:val="6FDD6131"/>
    <w:rsid w:val="6FE084B2"/>
    <w:rsid w:val="70B4F2ED"/>
    <w:rsid w:val="7126BE72"/>
    <w:rsid w:val="71D9B2C5"/>
    <w:rsid w:val="723093A4"/>
    <w:rsid w:val="72506791"/>
    <w:rsid w:val="725EAE0B"/>
    <w:rsid w:val="72ACA299"/>
    <w:rsid w:val="732F353C"/>
    <w:rsid w:val="7372A3B6"/>
    <w:rsid w:val="741A5ECE"/>
    <w:rsid w:val="74420511"/>
    <w:rsid w:val="74F6F833"/>
    <w:rsid w:val="75430EB2"/>
    <w:rsid w:val="75587083"/>
    <w:rsid w:val="756A1589"/>
    <w:rsid w:val="758A6633"/>
    <w:rsid w:val="75A7C3BC"/>
    <w:rsid w:val="7670B3E0"/>
    <w:rsid w:val="769930DF"/>
    <w:rsid w:val="76E1D7D0"/>
    <w:rsid w:val="76E79899"/>
    <w:rsid w:val="776147BF"/>
    <w:rsid w:val="77737C03"/>
    <w:rsid w:val="77868B87"/>
    <w:rsid w:val="78544069"/>
    <w:rsid w:val="78B034A6"/>
    <w:rsid w:val="791A9B28"/>
    <w:rsid w:val="7959EB57"/>
    <w:rsid w:val="797952C9"/>
    <w:rsid w:val="7994AEF5"/>
    <w:rsid w:val="7A62E18F"/>
    <w:rsid w:val="7B0AC50B"/>
    <w:rsid w:val="7B2CBC23"/>
    <w:rsid w:val="7B318180"/>
    <w:rsid w:val="7BC1FB23"/>
    <w:rsid w:val="7C0000AB"/>
    <w:rsid w:val="7C3022A9"/>
    <w:rsid w:val="7C869BD1"/>
    <w:rsid w:val="7CD1752E"/>
    <w:rsid w:val="7CEAF4E3"/>
    <w:rsid w:val="7D036ADE"/>
    <w:rsid w:val="7D755F4F"/>
    <w:rsid w:val="7E047F17"/>
    <w:rsid w:val="7E50F352"/>
    <w:rsid w:val="7E57BBE1"/>
    <w:rsid w:val="7E609834"/>
    <w:rsid w:val="7ED45470"/>
    <w:rsid w:val="7EDD48AD"/>
    <w:rsid w:val="7F136137"/>
    <w:rsid w:val="7F2EE7E7"/>
    <w:rsid w:val="7F373CC6"/>
    <w:rsid w:val="7F3BBB31"/>
    <w:rsid w:val="7F98BFA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90541"/>
  <w15:chartTrackingRefBased/>
  <w15:docId w15:val="{52E9D183-80F5-4AC9-9CEA-DD0A4FBA7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27FC8EFB"/>
    <w:rPr>
      <w:lang w:val="vi-VN"/>
    </w:rPr>
  </w:style>
  <w:style w:type="paragraph" w:styleId="Heading1">
    <w:name w:val="heading 1"/>
    <w:basedOn w:val="Normal"/>
    <w:next w:val="Normal"/>
    <w:link w:val="Heading1Char"/>
    <w:uiPriority w:val="9"/>
    <w:qFormat/>
    <w:rsid w:val="27FC8EFB"/>
    <w:pPr>
      <w:keepNext/>
      <w:numPr>
        <w:numId w:val="28"/>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27FC8EFB"/>
    <w:pPr>
      <w:keepNext/>
      <w:numPr>
        <w:ilvl w:val="1"/>
        <w:numId w:val="28"/>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27FC8EFB"/>
    <w:pPr>
      <w:keepNext/>
      <w:numPr>
        <w:ilvl w:val="2"/>
        <w:numId w:val="28"/>
      </w:numPr>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27FC8EFB"/>
    <w:pPr>
      <w:keepNext/>
      <w:numPr>
        <w:ilvl w:val="3"/>
        <w:numId w:val="2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27FC8EFB"/>
    <w:pPr>
      <w:keepNext/>
      <w:numPr>
        <w:ilvl w:val="4"/>
        <w:numId w:val="2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66B5F"/>
    <w:pPr>
      <w:keepNext/>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0C66B5F"/>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0C66B5F"/>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C66B5F"/>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09CB"/>
    <w:pPr>
      <w:ind w:left="720"/>
      <w:contextualSpacing/>
    </w:pPr>
  </w:style>
  <w:style w:type="table" w:styleId="TableGrid">
    <w:name w:val="Table Grid"/>
    <w:basedOn w:val="TableNormal"/>
    <w:uiPriority w:val="39"/>
    <w:rsid w:val="00F910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A608C"/>
    <w:rPr>
      <w:sz w:val="16"/>
      <w:szCs w:val="16"/>
    </w:rPr>
  </w:style>
  <w:style w:type="paragraph" w:styleId="CommentText">
    <w:name w:val="annotation text"/>
    <w:basedOn w:val="Normal"/>
    <w:link w:val="CommentTextChar"/>
    <w:uiPriority w:val="99"/>
    <w:unhideWhenUsed/>
    <w:rsid w:val="27FC8EFB"/>
    <w:rPr>
      <w:sz w:val="20"/>
      <w:szCs w:val="20"/>
    </w:rPr>
  </w:style>
  <w:style w:type="character" w:customStyle="1" w:styleId="CommentTextChar">
    <w:name w:val="Comment Text Char"/>
    <w:basedOn w:val="DefaultParagraphFont"/>
    <w:link w:val="CommentText"/>
    <w:uiPriority w:val="99"/>
    <w:rsid w:val="000A608C"/>
    <w:rPr>
      <w:sz w:val="20"/>
      <w:szCs w:val="20"/>
      <w:lang w:val="vi-VN"/>
    </w:rPr>
  </w:style>
  <w:style w:type="paragraph" w:styleId="CommentSubject">
    <w:name w:val="annotation subject"/>
    <w:basedOn w:val="CommentText"/>
    <w:next w:val="CommentText"/>
    <w:link w:val="CommentSubjectChar"/>
    <w:uiPriority w:val="99"/>
    <w:semiHidden/>
    <w:unhideWhenUsed/>
    <w:rsid w:val="000A608C"/>
    <w:rPr>
      <w:b/>
      <w:bCs/>
    </w:rPr>
  </w:style>
  <w:style w:type="character" w:customStyle="1" w:styleId="CommentSubjectChar">
    <w:name w:val="Comment Subject Char"/>
    <w:basedOn w:val="CommentTextChar"/>
    <w:link w:val="CommentSubject"/>
    <w:uiPriority w:val="99"/>
    <w:semiHidden/>
    <w:rsid w:val="000A608C"/>
    <w:rPr>
      <w:b/>
      <w:bCs/>
      <w:sz w:val="20"/>
      <w:szCs w:val="20"/>
      <w:lang w:val="vi-VN"/>
    </w:rPr>
  </w:style>
  <w:style w:type="character" w:customStyle="1" w:styleId="Heading1Char">
    <w:name w:val="Heading 1 Char"/>
    <w:basedOn w:val="DefaultParagraphFont"/>
    <w:link w:val="Heading1"/>
    <w:uiPriority w:val="9"/>
    <w:rsid w:val="00F93B07"/>
    <w:rPr>
      <w:rFonts w:asciiTheme="majorHAnsi" w:eastAsiaTheme="majorEastAsia" w:hAnsiTheme="majorHAnsi" w:cstheme="majorBidi"/>
      <w:color w:val="2F5496" w:themeColor="accent1" w:themeShade="BF"/>
      <w:sz w:val="32"/>
      <w:szCs w:val="32"/>
      <w:lang w:val="vi-VN"/>
    </w:rPr>
  </w:style>
  <w:style w:type="character" w:customStyle="1" w:styleId="Heading2Char">
    <w:name w:val="Heading 2 Char"/>
    <w:basedOn w:val="DefaultParagraphFont"/>
    <w:link w:val="Heading2"/>
    <w:uiPriority w:val="9"/>
    <w:rsid w:val="00FD39C5"/>
    <w:rPr>
      <w:rFonts w:asciiTheme="majorHAnsi" w:eastAsiaTheme="majorEastAsia" w:hAnsiTheme="majorHAnsi" w:cstheme="majorBidi"/>
      <w:color w:val="2F5496" w:themeColor="accent1" w:themeShade="BF"/>
      <w:sz w:val="26"/>
      <w:szCs w:val="26"/>
      <w:lang w:val="vi-VN"/>
    </w:rPr>
  </w:style>
  <w:style w:type="character" w:customStyle="1" w:styleId="Heading3Char">
    <w:name w:val="Heading 3 Char"/>
    <w:basedOn w:val="DefaultParagraphFont"/>
    <w:link w:val="Heading3"/>
    <w:uiPriority w:val="9"/>
    <w:rsid w:val="00603328"/>
    <w:rPr>
      <w:rFonts w:asciiTheme="majorHAnsi" w:eastAsiaTheme="majorEastAsia" w:hAnsiTheme="majorHAnsi" w:cstheme="majorBidi"/>
      <w:color w:val="1F3763"/>
      <w:sz w:val="24"/>
      <w:szCs w:val="24"/>
      <w:lang w:val="vi-VN"/>
    </w:rPr>
  </w:style>
  <w:style w:type="character" w:customStyle="1" w:styleId="HeaderChar">
    <w:name w:val="Header Char"/>
    <w:basedOn w:val="DefaultParagraphFont"/>
    <w:link w:val="Header"/>
    <w:uiPriority w:val="99"/>
    <w:rPr>
      <w:lang w:val="vi-VN"/>
    </w:rPr>
  </w:style>
  <w:style w:type="paragraph" w:styleId="Header">
    <w:name w:val="header"/>
    <w:basedOn w:val="Normal"/>
    <w:link w:val="HeaderChar"/>
    <w:uiPriority w:val="99"/>
    <w:unhideWhenUsed/>
    <w:rsid w:val="27FC8EFB"/>
    <w:pPr>
      <w:tabs>
        <w:tab w:val="center" w:pos="4680"/>
        <w:tab w:val="right" w:pos="9360"/>
      </w:tabs>
      <w:spacing w:after="0"/>
    </w:pPr>
  </w:style>
  <w:style w:type="character" w:customStyle="1" w:styleId="FooterChar">
    <w:name w:val="Footer Char"/>
    <w:basedOn w:val="DefaultParagraphFont"/>
    <w:link w:val="Footer"/>
    <w:uiPriority w:val="99"/>
    <w:rPr>
      <w:lang w:val="vi-VN"/>
    </w:rPr>
  </w:style>
  <w:style w:type="paragraph" w:styleId="Footer">
    <w:name w:val="footer"/>
    <w:basedOn w:val="Normal"/>
    <w:link w:val="FooterChar"/>
    <w:uiPriority w:val="99"/>
    <w:unhideWhenUsed/>
    <w:rsid w:val="27FC8EFB"/>
    <w:pPr>
      <w:tabs>
        <w:tab w:val="center" w:pos="4680"/>
        <w:tab w:val="right" w:pos="9360"/>
      </w:tabs>
      <w:spacing w:after="0"/>
    </w:pPr>
  </w:style>
  <w:style w:type="character" w:styleId="Hyperlink">
    <w:name w:val="Hyperlink"/>
    <w:basedOn w:val="DefaultParagraphFont"/>
    <w:uiPriority w:val="99"/>
    <w:unhideWhenUsed/>
    <w:rsid w:val="00F67CD5"/>
    <w:rPr>
      <w:color w:val="0000FF"/>
      <w:u w:val="single"/>
    </w:rPr>
  </w:style>
  <w:style w:type="character" w:customStyle="1" w:styleId="Heading4Char">
    <w:name w:val="Heading 4 Char"/>
    <w:basedOn w:val="DefaultParagraphFont"/>
    <w:link w:val="Heading4"/>
    <w:uiPriority w:val="9"/>
    <w:rsid w:val="004246DC"/>
    <w:rPr>
      <w:rFonts w:asciiTheme="majorHAnsi" w:eastAsiaTheme="majorEastAsia" w:hAnsiTheme="majorHAnsi" w:cstheme="majorBidi"/>
      <w:i/>
      <w:iCs/>
      <w:color w:val="2F5496" w:themeColor="accent1" w:themeShade="BF"/>
      <w:lang w:val="vi-VN"/>
    </w:rPr>
  </w:style>
  <w:style w:type="character" w:customStyle="1" w:styleId="Heading5Char">
    <w:name w:val="Heading 5 Char"/>
    <w:basedOn w:val="DefaultParagraphFont"/>
    <w:link w:val="Heading5"/>
    <w:uiPriority w:val="9"/>
    <w:rsid w:val="00420D82"/>
    <w:rPr>
      <w:rFonts w:asciiTheme="majorHAnsi" w:eastAsiaTheme="majorEastAsia" w:hAnsiTheme="majorHAnsi" w:cstheme="majorBidi"/>
      <w:color w:val="2F5496" w:themeColor="accent1" w:themeShade="BF"/>
      <w:lang w:val="vi-VN"/>
    </w:rPr>
  </w:style>
  <w:style w:type="character" w:styleId="Strong">
    <w:name w:val="Strong"/>
    <w:basedOn w:val="DefaultParagraphFont"/>
    <w:uiPriority w:val="22"/>
    <w:qFormat/>
    <w:rsid w:val="006E2A40"/>
    <w:rPr>
      <w:b/>
      <w:bCs/>
    </w:rPr>
  </w:style>
  <w:style w:type="paragraph" w:styleId="Subtitle">
    <w:name w:val="Subtitle"/>
    <w:basedOn w:val="Normal"/>
    <w:next w:val="Normal"/>
    <w:link w:val="SubtitleChar"/>
    <w:uiPriority w:val="1"/>
    <w:qFormat/>
    <w:rsid w:val="27FC8EFB"/>
    <w:pPr>
      <w:spacing w:after="60"/>
      <w:jc w:val="center"/>
      <w:outlineLvl w:val="1"/>
    </w:pPr>
    <w:rPr>
      <w:rFonts w:ascii="Cambria" w:eastAsia="Times New Roman" w:hAnsi="Cambria" w:cs="Times New Roman"/>
      <w:sz w:val="24"/>
      <w:szCs w:val="24"/>
      <w:lang w:eastAsia="en-US"/>
    </w:rPr>
  </w:style>
  <w:style w:type="character" w:customStyle="1" w:styleId="SubtitleChar">
    <w:name w:val="Subtitle Char"/>
    <w:basedOn w:val="DefaultParagraphFont"/>
    <w:link w:val="Subtitle"/>
    <w:uiPriority w:val="1"/>
    <w:rsid w:val="006E2A40"/>
    <w:rPr>
      <w:rFonts w:ascii="Cambria" w:eastAsia="Times New Roman" w:hAnsi="Cambria" w:cs="Times New Roman"/>
      <w:sz w:val="24"/>
      <w:szCs w:val="24"/>
      <w:lang w:val="vi-VN" w:eastAsia="en-US"/>
    </w:rPr>
  </w:style>
  <w:style w:type="paragraph" w:styleId="TOCHeading">
    <w:name w:val="TOC Heading"/>
    <w:basedOn w:val="Heading1"/>
    <w:next w:val="Normal"/>
    <w:uiPriority w:val="39"/>
    <w:unhideWhenUsed/>
    <w:qFormat/>
    <w:rsid w:val="27FC8EFB"/>
    <w:rPr>
      <w:lang w:eastAsia="en-US"/>
    </w:rPr>
  </w:style>
  <w:style w:type="paragraph" w:styleId="TOC2">
    <w:name w:val="toc 2"/>
    <w:basedOn w:val="Normal"/>
    <w:next w:val="Normal"/>
    <w:uiPriority w:val="39"/>
    <w:unhideWhenUsed/>
    <w:rsid w:val="27FC8EFB"/>
    <w:pPr>
      <w:spacing w:after="100"/>
      <w:ind w:left="220"/>
    </w:pPr>
    <w:rPr>
      <w:rFonts w:cs="Times New Roman"/>
      <w:lang w:eastAsia="en-US"/>
    </w:rPr>
  </w:style>
  <w:style w:type="paragraph" w:styleId="TOC1">
    <w:name w:val="toc 1"/>
    <w:basedOn w:val="Normal"/>
    <w:next w:val="Normal"/>
    <w:uiPriority w:val="39"/>
    <w:unhideWhenUsed/>
    <w:rsid w:val="27FC8EFB"/>
    <w:pPr>
      <w:spacing w:after="100"/>
    </w:pPr>
    <w:rPr>
      <w:rFonts w:cs="Times New Roman"/>
      <w:lang w:eastAsia="en-US"/>
    </w:rPr>
  </w:style>
  <w:style w:type="paragraph" w:styleId="TOC3">
    <w:name w:val="toc 3"/>
    <w:basedOn w:val="Normal"/>
    <w:next w:val="Normal"/>
    <w:uiPriority w:val="39"/>
    <w:unhideWhenUsed/>
    <w:rsid w:val="27FC8EFB"/>
    <w:pPr>
      <w:spacing w:after="100"/>
      <w:ind w:left="440"/>
    </w:pPr>
    <w:rPr>
      <w:rFonts w:cs="Times New Roman"/>
      <w:lang w:eastAsia="en-US"/>
    </w:rPr>
  </w:style>
  <w:style w:type="paragraph" w:styleId="TOC4">
    <w:name w:val="toc 4"/>
    <w:basedOn w:val="Normal"/>
    <w:next w:val="Normal"/>
    <w:uiPriority w:val="39"/>
    <w:unhideWhenUsed/>
    <w:rsid w:val="27FC8EFB"/>
    <w:pPr>
      <w:spacing w:after="100"/>
      <w:ind w:left="660"/>
    </w:pPr>
  </w:style>
  <w:style w:type="character" w:styleId="UnresolvedMention">
    <w:name w:val="Unresolved Mention"/>
    <w:basedOn w:val="DefaultParagraphFont"/>
    <w:uiPriority w:val="99"/>
    <w:semiHidden/>
    <w:unhideWhenUsed/>
    <w:rsid w:val="009A0846"/>
    <w:rPr>
      <w:color w:val="605E5C"/>
      <w:shd w:val="clear" w:color="auto" w:fill="E1DFDD"/>
    </w:rPr>
  </w:style>
  <w:style w:type="paragraph" w:styleId="Caption">
    <w:name w:val="caption"/>
    <w:basedOn w:val="Normal"/>
    <w:next w:val="Normal"/>
    <w:uiPriority w:val="35"/>
    <w:unhideWhenUsed/>
    <w:qFormat/>
    <w:rsid w:val="27FC8EFB"/>
    <w:pPr>
      <w:spacing w:after="200"/>
    </w:pPr>
    <w:rPr>
      <w:i/>
      <w:iCs/>
      <w:color w:val="44546A" w:themeColor="text2"/>
      <w:sz w:val="18"/>
      <w:szCs w:val="18"/>
    </w:rPr>
  </w:style>
  <w:style w:type="paragraph" w:styleId="TableofFigures">
    <w:name w:val="table of figures"/>
    <w:basedOn w:val="Normal"/>
    <w:next w:val="Normal"/>
    <w:uiPriority w:val="99"/>
    <w:unhideWhenUsed/>
    <w:rsid w:val="000E3370"/>
    <w:pPr>
      <w:spacing w:after="0"/>
    </w:pPr>
  </w:style>
  <w:style w:type="character" w:customStyle="1" w:styleId="Heading6Char">
    <w:name w:val="Heading 6 Char"/>
    <w:basedOn w:val="DefaultParagraphFont"/>
    <w:link w:val="Heading6"/>
    <w:uiPriority w:val="9"/>
    <w:rsid w:val="00C66B5F"/>
    <w:rPr>
      <w:rFonts w:asciiTheme="majorHAnsi" w:eastAsiaTheme="majorEastAsia" w:hAnsiTheme="majorHAnsi" w:cstheme="majorBidi"/>
      <w:color w:val="1F3763"/>
      <w:lang w:val="vi-VN"/>
    </w:rPr>
  </w:style>
  <w:style w:type="character" w:customStyle="1" w:styleId="Heading7Char">
    <w:name w:val="Heading 7 Char"/>
    <w:basedOn w:val="DefaultParagraphFont"/>
    <w:link w:val="Heading7"/>
    <w:uiPriority w:val="9"/>
    <w:rsid w:val="00C66B5F"/>
    <w:rPr>
      <w:rFonts w:asciiTheme="majorHAnsi" w:eastAsiaTheme="majorEastAsia" w:hAnsiTheme="majorHAnsi" w:cstheme="majorBidi"/>
      <w:i/>
      <w:iCs/>
      <w:color w:val="1F3763"/>
      <w:lang w:val="vi-VN"/>
    </w:rPr>
  </w:style>
  <w:style w:type="character" w:customStyle="1" w:styleId="Heading8Char">
    <w:name w:val="Heading 8 Char"/>
    <w:basedOn w:val="DefaultParagraphFont"/>
    <w:link w:val="Heading8"/>
    <w:uiPriority w:val="9"/>
    <w:rsid w:val="00C66B5F"/>
    <w:rPr>
      <w:rFonts w:asciiTheme="majorHAnsi" w:eastAsiaTheme="majorEastAsia" w:hAnsiTheme="majorHAnsi" w:cstheme="majorBidi"/>
      <w:color w:val="272727"/>
      <w:sz w:val="21"/>
      <w:szCs w:val="21"/>
      <w:lang w:val="vi-VN"/>
    </w:rPr>
  </w:style>
  <w:style w:type="character" w:customStyle="1" w:styleId="Heading9Char">
    <w:name w:val="Heading 9 Char"/>
    <w:basedOn w:val="DefaultParagraphFont"/>
    <w:link w:val="Heading9"/>
    <w:uiPriority w:val="9"/>
    <w:rsid w:val="00C66B5F"/>
    <w:rPr>
      <w:rFonts w:asciiTheme="majorHAnsi" w:eastAsiaTheme="majorEastAsia" w:hAnsiTheme="majorHAnsi" w:cstheme="majorBidi"/>
      <w:i/>
      <w:iCs/>
      <w:color w:val="272727"/>
      <w:sz w:val="21"/>
      <w:szCs w:val="21"/>
      <w:lang w:val="vi-VN"/>
    </w:rPr>
  </w:style>
  <w:style w:type="paragraph" w:styleId="Title">
    <w:name w:val="Title"/>
    <w:basedOn w:val="Normal"/>
    <w:next w:val="Normal"/>
    <w:link w:val="TitleChar"/>
    <w:uiPriority w:val="10"/>
    <w:qFormat/>
    <w:rsid w:val="00C66B5F"/>
    <w:pPr>
      <w:spacing w:after="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C66B5F"/>
    <w:rPr>
      <w:rFonts w:asciiTheme="majorHAnsi" w:eastAsiaTheme="majorEastAsia" w:hAnsiTheme="majorHAnsi" w:cstheme="majorBidi"/>
      <w:sz w:val="56"/>
      <w:szCs w:val="56"/>
      <w:lang w:val="vi-VN"/>
    </w:rPr>
  </w:style>
  <w:style w:type="paragraph" w:styleId="Quote">
    <w:name w:val="Quote"/>
    <w:basedOn w:val="Normal"/>
    <w:next w:val="Normal"/>
    <w:link w:val="QuoteChar"/>
    <w:uiPriority w:val="29"/>
    <w:qFormat/>
    <w:rsid w:val="00C66B5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66B5F"/>
    <w:rPr>
      <w:i/>
      <w:iCs/>
      <w:color w:val="404040" w:themeColor="text1" w:themeTint="BF"/>
      <w:lang w:val="vi-VN"/>
    </w:rPr>
  </w:style>
  <w:style w:type="paragraph" w:styleId="IntenseQuote">
    <w:name w:val="Intense Quote"/>
    <w:basedOn w:val="Normal"/>
    <w:next w:val="Normal"/>
    <w:link w:val="IntenseQuoteChar"/>
    <w:uiPriority w:val="30"/>
    <w:qFormat/>
    <w:rsid w:val="00C66B5F"/>
    <w:pP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66B5F"/>
    <w:rPr>
      <w:i/>
      <w:iCs/>
      <w:color w:val="4472C4" w:themeColor="accent1"/>
      <w:lang w:val="vi-VN"/>
    </w:rPr>
  </w:style>
  <w:style w:type="paragraph" w:styleId="TOC5">
    <w:name w:val="toc 5"/>
    <w:basedOn w:val="Normal"/>
    <w:next w:val="Normal"/>
    <w:uiPriority w:val="39"/>
    <w:unhideWhenUsed/>
    <w:rsid w:val="00C66B5F"/>
    <w:pPr>
      <w:spacing w:after="100"/>
      <w:ind w:left="880"/>
    </w:pPr>
  </w:style>
  <w:style w:type="paragraph" w:styleId="TOC6">
    <w:name w:val="toc 6"/>
    <w:basedOn w:val="Normal"/>
    <w:next w:val="Normal"/>
    <w:uiPriority w:val="39"/>
    <w:unhideWhenUsed/>
    <w:rsid w:val="00C66B5F"/>
    <w:pPr>
      <w:spacing w:after="100"/>
      <w:ind w:left="1100"/>
    </w:pPr>
  </w:style>
  <w:style w:type="paragraph" w:styleId="TOC7">
    <w:name w:val="toc 7"/>
    <w:basedOn w:val="Normal"/>
    <w:next w:val="Normal"/>
    <w:uiPriority w:val="39"/>
    <w:unhideWhenUsed/>
    <w:rsid w:val="00C66B5F"/>
    <w:pPr>
      <w:spacing w:after="100"/>
      <w:ind w:left="1320"/>
    </w:pPr>
  </w:style>
  <w:style w:type="paragraph" w:styleId="TOC8">
    <w:name w:val="toc 8"/>
    <w:basedOn w:val="Normal"/>
    <w:next w:val="Normal"/>
    <w:uiPriority w:val="39"/>
    <w:unhideWhenUsed/>
    <w:rsid w:val="00C66B5F"/>
    <w:pPr>
      <w:spacing w:after="100"/>
      <w:ind w:left="1540"/>
    </w:pPr>
  </w:style>
  <w:style w:type="paragraph" w:styleId="TOC9">
    <w:name w:val="toc 9"/>
    <w:basedOn w:val="Normal"/>
    <w:next w:val="Normal"/>
    <w:uiPriority w:val="39"/>
    <w:unhideWhenUsed/>
    <w:rsid w:val="00C66B5F"/>
    <w:pPr>
      <w:spacing w:after="100"/>
      <w:ind w:left="1760"/>
    </w:pPr>
  </w:style>
  <w:style w:type="paragraph" w:styleId="EndnoteText">
    <w:name w:val="endnote text"/>
    <w:basedOn w:val="Normal"/>
    <w:link w:val="EndnoteTextChar"/>
    <w:uiPriority w:val="99"/>
    <w:semiHidden/>
    <w:unhideWhenUsed/>
    <w:rsid w:val="00C66B5F"/>
    <w:pPr>
      <w:spacing w:after="0"/>
    </w:pPr>
    <w:rPr>
      <w:sz w:val="20"/>
      <w:szCs w:val="20"/>
    </w:rPr>
  </w:style>
  <w:style w:type="character" w:customStyle="1" w:styleId="EndnoteTextChar">
    <w:name w:val="Endnote Text Char"/>
    <w:basedOn w:val="DefaultParagraphFont"/>
    <w:link w:val="EndnoteText"/>
    <w:uiPriority w:val="99"/>
    <w:semiHidden/>
    <w:rsid w:val="00C66B5F"/>
    <w:rPr>
      <w:sz w:val="20"/>
      <w:szCs w:val="20"/>
      <w:lang w:val="vi-VN"/>
    </w:rPr>
  </w:style>
  <w:style w:type="paragraph" w:styleId="FootnoteText">
    <w:name w:val="footnote text"/>
    <w:basedOn w:val="Normal"/>
    <w:link w:val="FootnoteTextChar"/>
    <w:uiPriority w:val="99"/>
    <w:semiHidden/>
    <w:unhideWhenUsed/>
    <w:rsid w:val="00C66B5F"/>
    <w:pPr>
      <w:spacing w:after="0"/>
    </w:pPr>
    <w:rPr>
      <w:sz w:val="20"/>
      <w:szCs w:val="20"/>
    </w:rPr>
  </w:style>
  <w:style w:type="character" w:customStyle="1" w:styleId="FootnoteTextChar">
    <w:name w:val="Footnote Text Char"/>
    <w:basedOn w:val="DefaultParagraphFont"/>
    <w:link w:val="FootnoteText"/>
    <w:uiPriority w:val="99"/>
    <w:semiHidden/>
    <w:rsid w:val="00C66B5F"/>
    <w:rPr>
      <w:sz w:val="20"/>
      <w:szCs w:val="20"/>
      <w:lang w:val="vi-VN"/>
    </w:rPr>
  </w:style>
  <w:style w:type="paragraph" w:styleId="Revision">
    <w:name w:val="Revision"/>
    <w:hidden/>
    <w:uiPriority w:val="99"/>
    <w:semiHidden/>
    <w:rsid w:val="0062169B"/>
    <w:pPr>
      <w:spacing w:after="0" w:line="240" w:lineRule="auto"/>
    </w:pPr>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465803">
      <w:bodyDiv w:val="1"/>
      <w:marLeft w:val="0"/>
      <w:marRight w:val="0"/>
      <w:marTop w:val="0"/>
      <w:marBottom w:val="0"/>
      <w:divBdr>
        <w:top w:val="none" w:sz="0" w:space="0" w:color="auto"/>
        <w:left w:val="none" w:sz="0" w:space="0" w:color="auto"/>
        <w:bottom w:val="none" w:sz="0" w:space="0" w:color="auto"/>
        <w:right w:val="none" w:sz="0" w:space="0" w:color="auto"/>
      </w:divBdr>
      <w:divsChild>
        <w:div w:id="1684942588">
          <w:marLeft w:val="0"/>
          <w:marRight w:val="0"/>
          <w:marTop w:val="0"/>
          <w:marBottom w:val="0"/>
          <w:divBdr>
            <w:top w:val="none" w:sz="0" w:space="0" w:color="auto"/>
            <w:left w:val="none" w:sz="0" w:space="0" w:color="auto"/>
            <w:bottom w:val="none" w:sz="0" w:space="0" w:color="auto"/>
            <w:right w:val="none" w:sz="0" w:space="0" w:color="auto"/>
          </w:divBdr>
          <w:divsChild>
            <w:div w:id="4700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60057">
      <w:bodyDiv w:val="1"/>
      <w:marLeft w:val="0"/>
      <w:marRight w:val="0"/>
      <w:marTop w:val="0"/>
      <w:marBottom w:val="0"/>
      <w:divBdr>
        <w:top w:val="none" w:sz="0" w:space="0" w:color="auto"/>
        <w:left w:val="none" w:sz="0" w:space="0" w:color="auto"/>
        <w:bottom w:val="none" w:sz="0" w:space="0" w:color="auto"/>
        <w:right w:val="none" w:sz="0" w:space="0" w:color="auto"/>
      </w:divBdr>
      <w:divsChild>
        <w:div w:id="1973124799">
          <w:marLeft w:val="0"/>
          <w:marRight w:val="0"/>
          <w:marTop w:val="0"/>
          <w:marBottom w:val="0"/>
          <w:divBdr>
            <w:top w:val="none" w:sz="0" w:space="0" w:color="auto"/>
            <w:left w:val="none" w:sz="0" w:space="0" w:color="auto"/>
            <w:bottom w:val="none" w:sz="0" w:space="0" w:color="auto"/>
            <w:right w:val="none" w:sz="0" w:space="0" w:color="auto"/>
          </w:divBdr>
          <w:divsChild>
            <w:div w:id="20667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52934">
      <w:bodyDiv w:val="1"/>
      <w:marLeft w:val="0"/>
      <w:marRight w:val="0"/>
      <w:marTop w:val="0"/>
      <w:marBottom w:val="0"/>
      <w:divBdr>
        <w:top w:val="none" w:sz="0" w:space="0" w:color="auto"/>
        <w:left w:val="none" w:sz="0" w:space="0" w:color="auto"/>
        <w:bottom w:val="none" w:sz="0" w:space="0" w:color="auto"/>
        <w:right w:val="none" w:sz="0" w:space="0" w:color="auto"/>
      </w:divBdr>
    </w:div>
    <w:div w:id="1281910777">
      <w:bodyDiv w:val="1"/>
      <w:marLeft w:val="0"/>
      <w:marRight w:val="0"/>
      <w:marTop w:val="0"/>
      <w:marBottom w:val="0"/>
      <w:divBdr>
        <w:top w:val="none" w:sz="0" w:space="0" w:color="auto"/>
        <w:left w:val="none" w:sz="0" w:space="0" w:color="auto"/>
        <w:bottom w:val="none" w:sz="0" w:space="0" w:color="auto"/>
        <w:right w:val="none" w:sz="0" w:space="0" w:color="auto"/>
      </w:divBdr>
    </w:div>
    <w:div w:id="1719939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6.png"/><Relationship Id="rId11" Type="http://schemas.openxmlformats.org/officeDocument/2006/relationships/image" Target="media/image1.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numbering" Target="numbering.xml"/><Relationship Id="rId90"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comments" Target="comments.xml"/><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microsoft.com/office/2011/relationships/people" Target="peop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microsoft.com/office/2018/08/relationships/commentsExtensible" Target="commentsExtensible.xm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21.png"/><Relationship Id="rId44" Type="http://schemas.microsoft.com/office/2011/relationships/commentsExtended" Target="commentsExtended.xm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settings" Target="settings.xml"/><Relationship Id="rId71" Type="http://schemas.openxmlformats.org/officeDocument/2006/relationships/image" Target="media/image57.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microsoft.com/office/2016/09/relationships/commentsIds" Target="commentsIds.xml"/><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2.png"/><Relationship Id="rId7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2786E6B-9FC7-412E-AF77-5E8133839F1E}">
  <we:reference id="wa200000113" version="1.0.0.0" store="en-US" storeType="OMEX"/>
  <we:alternateReferences>
    <we:reference id="wa200000113" version="1.0.0.0" store="en-US" storeType="OMEX"/>
  </we:alternateReferences>
  <we:properties>
    <we:property name="drawioRecentList" value="&quot;{\&quot;8CF9FB8F937025DB!173140\&quot;:{\&quot;@odata.context\&quot;:\&quot;https://graph.microsoft.com/v1.0/$metadata#drives('8cf9fb8f937025db')/items/$entity\&quot;,\&quot;createdDateTime\&quot;:\&quot;2022-05-31T11:50:37.147Z\&quot;,\&quot;cTag\&quot;:\&quot;aYzo4Q0Y5RkI4RjkzNzAyNURCITE3MzE0MC4yODg\&quot;,\&quot;eTag\&quot;:\&quot;aOENGOUZCOEY5MzcwMjVEQiExNzMxNDAuMzQ\&quot;,\&quot;id\&quot;:\&quot;8CF9FB8F937025DB!173140\&quot;,\&quot;lastModifiedDateTime\&quot;:\&quot;2022-05-31T11:57:50.877Z\&quot;,\&quot;name\&quot;:\&quot;TaiKhoan.drawio\&quot;,\&quot;size\&quot;:1335,\&quot;webUrl\&quot;:\&quot;https://1drv.ms/u/s!ANslcJOP-_mMishU\&quot;,\&quot;reactions\&quot;:{\&quot;commentCount\&quot;:0},\&quot;createdBy\&quot;:{\&quot;application\&quot;:{\&quot;displayName\&quot;:\&quot;diagrams.net\&quot;,\&quot;id\&quot;:\&quot;4436ac77\&quot;},\&quot;device\&quot;:{\&quot;id\&quot;:\&quot;18c0057c167b20\&quot;},\&quot;user\&quot;:{\&quot;displayName\&quot;:\&quot;Keios Starqua\&quot;,\&quot;id\&quot;:\&quot;8cf9fb8f937025db\&quot;}},\&quot;lastModifiedBy\&quot;:{\&quot;application\&quot;:{\&quot;displayName\&quot;:\&quot;MSOffice15\&quot;,\&quot;id\&quot;:\&quot;480728c5\&quot;},\&quot;user\&quot;:{\&quot;displayName\&quot;:\&quot;Keios Starqua\&quot;,\&quot;id\&quot;:\&quot;8cf9fb8f937025db\&quot;},\&quot;oneDriveSync\&quot;:{\&quot;@odata.type\&quot;:\&quot;#microsoft.graph.identity\&quot;,\&quot;id\&quot;:\&quot;637aa479-dee6-47a3-a809-ffff04000000\&quot;}},\&quot;parentReference\&quot;:{\&quot;driveId\&quot;:\&quot;8cf9fb8f937025db\&quot;,\&quot;driveType\&quot;:\&quot;personal\&quot;,\&quot;id\&quot;:\&quot;8CF9FB8F937025DB!173141\&quot;,\&quot;name\&quot;:\&quot;Sơ đồ Cơ sở dữ liệu\&quot;,\&quot;path\&quot;:\&quot;/drive/root:/Documents/Chinh%20Chien%20Word/S%C6%A1%20%C4%91%E1%BB%93%20C%C6%A1%20s%E1%BB%9F%20d%E1%BB%AF%20li%E1%BB%87u\&quot;},\&quot;file\&quot;:{\&quot;mimeType\&quot;:\&quot;application/octet-stream\&quot;,\&quot;hashes\&quot;:{\&quot;quickXorHash\&quot;:\&quot;csWctOcCwwV2OcoQ8mMdnrfiyaI=\&quot;,\&quot;sha1Hash\&quot;:\&quot;B277F168670676D61A8BFEB0430DEEE70179C8FB\&quot;,\&quot;sha256Hash\&quot;:\&quot;5BDBEE803A8D8AAF4516B3D902035044B90D0A6E5873BC64D59153151F27E717\&quot;}},\&quot;fileSystemInfo\&quot;:{\&quot;createdDateTime\&quot;:\&quot;2022-05-31T11:50:37.147Z\&quot;,\&quot;lastModifiedDateTime\&quot;:\&quot;2022-05-31T11:56:40Z\&quot;},\&quot;isDrawio\&quot;:true},\&quot;8CF9FB8F937025DB!173308\&quot;:{\&quot;@odata.context\&quot;:\&quot;https://graph.microsoft.com/v1.0/$metadata#drives('8cf9fb8f937025db')/items/$entity\&quot;,\&quot;createdDateTime\&quot;:\&quot;2022-06-02T11:45:14.213Z\&quot;,\&quot;cTag\&quot;:\&quot;aYzo4Q0Y5RkI4RjkzNzAyNURCITE3MzMwOC4zMzY\&quot;,\&quot;eTag\&quot;:\&quot;aOENGOUZCOEY5MzcwMjVEQiExNzMzMDguODE\&quot;,\&quot;id\&quot;:\&quot;8CF9FB8F937025DB!173308\&quot;,\&quot;lastModifiedDateTime\&quot;:\&quot;2022-06-02T12:00:07.387Z\&quot;,\&quot;name\&quot;:\&quot;NhanVien.drawio\&quot;,\&quot;size\&quot;:1999,\&quot;webUrl\&quot;:\&quot;https://1drv.ms/u/s!ANslcJOP-_mMisl8\&quot;,\&quot;reactions\&quot;:{\&quot;commentCount\&quot;:0},\&quot;createdBy\&quot;:{\&quot;application\&quot;:{\&quot;displayName\&quot;:\&quot;MSOffice15\&quot;,\&quot;id\&quot;:\&quot;480728c5\&quot;},\&quot;device\&quot;:{\&quot;id\&quot;:\&quot;18c0057c167b20\&quot;},\&quot;user\&quot;:{\&quot;displayName\&quot;:\&quot;Keios Starqua\&quot;,\&quot;id\&quot;:\&quot;8cf9fb8f937025db\&quot;},\&quot;oneDriveSync\&quot;:{\&quot;@odata.type\&quot;:\&quot;#microsoft.graph.identity\&quot;,\&quot;id\&quot;:\&quot;d4fb6f62-8c63-479c-90fb-ffff02000000\&quot;}},\&quot;lastModifiedBy\&quot;:{\&quot;application\&quot;:{\&quot;displayName\&quot;:\&quot;diagrams.net\&quot;,\&quot;id\&quot;:\&quot;4436ac77\&quot;},\&quot;device\&quot;:{\&quot;id\&quot;:\&quot;18c0057c167b20\&quot;},\&quot;user\&quot;:{\&quot;displayName\&quot;:\&quot;Keios Starqua\&quot;,\&quot;id\&quot;:\&quot;8cf9fb8f937025db\&quot;}},\&quot;parentReference\&quot;:{\&quot;driveId\&quot;:\&quot;8cf9fb8f937025db\&quot;,\&quot;driveType\&quot;:\&quot;personal\&quot;,\&quot;id\&quot;:\&quot;8CF9FB8F937025DB!173141\&quot;,\&quot;name\&quot;:\&quot;Sơ đồ Cơ sở dữ liệu\&quot;,\&quot;path\&quot;:\&quot;/drive/root:/Documents/Chinh-Chien-Database-Diagram/Chinh%20Chien%20Drawio/S%C6%A1%20%C4%91%E1%BB%93%20C%C6%A1%20s%E1%BB%9F%20d%E1%BB%AF%20li%E1%BB%87u\&quot;},\&quot;file\&quot;:{\&quot;mimeType\&quot;:\&quot;application/octet-stream\&quot;,\&quot;hashes\&quot;:{\&quot;quickXorHash\&quot;:\&quot;vesEeM9YSs4yWbozzg7D0XZIo7Y=\&quot;,\&quot;sha1Hash\&quot;:\&quot;FCD83C3C7C73FC9CAF8754A91B02DBA00779E028\&quot;,\&quot;sha256Hash\&quot;:\&quot;11735F84E57BDCCC7713F8D6599F207A536E517806621A0D8FDD93B3B0F918BE\&quot;}},\&quot;fileSystemInfo\&quot;:{\&quot;createdDateTime\&quot;:\&quot;2022-06-02T11:45:14.213Z\&quot;,\&quot;lastModifiedDateTime\&quot;:\&quot;2022-06-02T12:00:07.363Z\&quot;},\&quot;isDrawio\&quot;:true},\&quot;8CF9FB8F937025DB!173322\&quot;:{\&quot;id\&quot;:\&quot;8CF9FB8F937025DB!173322\&quot;,\&quot;name\&quot;:\&quot;SanPham.drawio\&quot;,\&quot;lastModifiedDateTime\&quot;:\&quot;2022-06-02T12:19:23.143Z\&quot;,\&quot;size\&quot;:1751,\&quot;parentReference\&quot;:{\&quot;driveId\&quot;:\&quot;8cf9fb8f937025db\&quot;,\&quot;driveType\&quot;:\&quot;personal\&quot;,\&quot;id\&quot;:\&quot;8CF9FB8F937025DB!173141\&quot;,\&quot;name\&quot;:\&quot;Sơ đồ Cơ sở dữ liệu\&quot;,\&quot;path\&quot;:\&quot;/drive/root:/Documents/Chinh-Chien-Database-Diagram/Chinh%20Chien%20Drawio/S%C6%A1%20%C4%91%E1%BB%93%20C%C6%A1%20s%E1%BB%9F%20d%E1%BB%AF%20li%E1%BB%87u\&quot;},\&quot;file\&quot;:{\&quot;mimeType\&quot;:\&quot;application/octet-stream\&quot;,\&quot;hashes\&quot;:{\&quot;quickXorHash\&quot;:\&quot;xAv78GjGP16m4p5BviyvHe4S+Kk=\&quot;,\&quot;sha1Hash\&quot;:\&quot;C3E48156645EB39844BE6ACFF5F74DEE5AF7B70E\&quot;,\&quot;sha256Hash\&quot;:\&quot;E624BDCE9DFE751AC2EA1AEBC3C6541BE1621C7C05E301779EDC4A6DE2403504\&quot;}},\&quot;createdBy\&quot;:{\&quot;application\&quot;:{\&quot;displayName\&quot;:\&quot;MSOffice15\&quot;,\&quot;id\&quot;:\&quot;480728c5\&quot;},\&quot;device\&quot;:{\&quot;id\&quot;:\&quot;18c0057c167b20\&quot;},\&quot;user\&quot;:{\&quot;displayName\&quot;:\&quot;Keios Starqua\&quot;,\&quot;id\&quot;:\&quot;8cf9fb8f937025db\&quot;},\&quot;oneDriveSync\&quot;:{\&quot;@odata.type\&quot;:\&quot;#microsoft.graph.identity\&quot;,\&quot;id\&quot;:\&quot;d4fb6f62-8c63-479c-90fb-ffff1c000000\&quot;}},\&quot;lastModifiedBy\&quot;:{\&quot;application\&quot;:{\&quot;displayName\&quot;:\&quot;diagrams.net\&quot;,\&quot;id\&quot;:\&quot;4436ac77\&quot;},\&quot;device\&quot;:{\&quot;id\&quot;:\&quot;18c0057c167b20\&quot;},\&quot;user\&quot;:{\&quot;displayName\&quot;:\&quot;Keios Starqua\&quot;,\&quot;id\&quot;:\&quot;8cf9fb8f937025db\&quot;}},\&quot;fromOD\&quot;:true,\&quot;isDrawio\&quot;:true},\&quot;8CF9FB8F937025DB!173323\&quot;:{\&quot;id\&quot;:\&quot;8CF9FB8F937025DB!173323\&quot;,\&quot;name\&quot;:\&quot;Kho.drawio\&quot;,\&quot;lastModifiedDateTime\&quot;:\&quot;2022-06-02T12:27:54.95Z\&quot;,\&quot;size\&quot;:1447,\&quot;parentReference\&quot;:{\&quot;driveId\&quot;:\&quot;8cf9fb8f937025db\&quot;,\&quot;driveType\&quot;:\&quot;personal\&quot;,\&quot;id\&quot;:\&quot;8CF9FB8F937025DB!173141\&quot;,\&quot;name\&quot;:\&quot;Sơ đồ Cơ sở dữ liệu\&quot;,\&quot;path\&quot;:\&quot;/drive/root:/Documents/Chinh-Chien-Database-Diagram/Chinh%20Chien%20Drawio/S%C6%A1%20%C4%91%E1%BB%93%20C%C6%A1%20s%E1%BB%9F%20d%E1%BB%AF%20li%E1%BB%87u\&quot;},\&quot;file\&quot;:{\&quot;mimeType\&quot;:\&quot;application/octet-stream\&quot;,\&quot;hashes\&quot;:{\&quot;quickXorHash\&quot;:\&quot;hf6FwsXE/4SCwgykHSGjnGZZnwA=\&quot;,\&quot;sha1Hash\&quot;:\&quot;48A8F2108C55395A9EEF16FA2C86423F9F05B738\&quot;,\&quot;sha256Hash\&quot;:\&quot;7A0AEF0E5CF32AE2CB4B19C4B8E47D7EB902596680CA0F6FC9A63B1D9AFD9B51\&quot;}},\&quot;createdBy\&quot;:{\&quot;application\&quot;:{\&quot;displayName\&quot;:\&quot;MSOffice15\&quot;,\&quot;id\&quot;:\&quot;480728c5\&quot;},\&quot;device\&quot;:{\&quot;id\&quot;:\&quot;18c0057c167b20\&quot;},\&quot;user\&quot;:{\&quot;displayName\&quot;:\&quot;Keios Starqua\&quot;,\&quot;id\&quot;:\&quot;8cf9fb8f937025db\&quot;},\&quot;oneDriveSync\&quot;:{\&quot;@odata.type\&quot;:\&quot;#microsoft.graph.identity\&quot;,\&quot;id\&quot;:\&quot;d4fb6f62-8c63-479c-90fb-ffff1e000000\&quot;}},\&quot;lastModifiedBy\&quot;:{\&quot;application\&quot;:{\&quot;displayName\&quot;:\&quot;diagrams.net\&quot;,\&quot;id\&quot;:\&quot;4436ac77\&quot;},\&quot;device\&quot;:{\&quot;id\&quot;:\&quot;18c0057c167b20\&quot;},\&quot;user\&quot;:{\&quot;displayName\&quot;:\&quot;Keios Starqua\&quot;,\&quot;id\&quot;:\&quot;8cf9fb8f937025db\&quot;}},\&quot;fromOD\&quot;:true,\&quot;isDrawio\&quot;:true},\&quot;8CF9FB8F937025DB!173324\&quot;:{\&quot;id\&quot;:\&quot;8CF9FB8F937025DB!173324\&quot;,\&quot;name\&quot;:\&quot;VatLieu.drawio\&quot;,\&quot;lastModifiedDateTime\&quot;:\&quot;2022-06-02T12:32:15.107Z\&quot;,\&quot;size\&quot;:1767,\&quot;parentReference\&quot;:{\&quot;driveId\&quot;:\&quot;8cf9fb8f937025db\&quot;,\&quot;driveType\&quot;:\&quot;personal\&quot;,\&quot;id\&quot;:\&quot;8CF9FB8F937025DB!173141\&quot;,\&quot;name\&quot;:\&quot;Sơ đồ Cơ sở dữ liệu\&quot;,\&quot;path\&quot;:\&quot;/drive/root:/Documents/Chinh-Chien-Database-Diagram/Chinh%20Chien%20Drawio/S%C6%A1%20%C4%91%E1%BB%93%20C%C6%A1%20s%E1%BB%9F%20d%E1%BB%AF%20li%E1%BB%87u\&quot;},\&quot;file\&quot;:{\&quot;mimeType\&quot;:\&quot;application/octet-stream\&quot;,\&quot;hashes\&quot;:{\&quot;quickXorHash\&quot;:\&quot;XDWKsr87HboPR853bKWJESwP39o=\&quot;,\&quot;sha1Hash\&quot;:\&quot;08F2811E371834109114B4079DE56C8AB5463AD1\&quot;,\&quot;sha256Hash\&quot;:\&quot;46CCB4848CDE8C6736AC36B78BF3A766A994819B36B1300440370DAC0611436E\&quot;}},\&quot;createdBy\&quot;:{\&quot;application\&quot;:{\&quot;displayName\&quot;:\&quot;MSOffice15\&quot;,\&quot;id\&quot;:\&quot;480728c5\&quot;},\&quot;device\&quot;:{\&quot;id\&quot;:\&quot;18c0057c167b20\&quot;},\&quot;user\&quot;:{\&quot;displayName\&quot;:\&quot;Keios Starqua\&quot;,\&quot;id\&quot;:\&quot;8cf9fb8f937025db\&quot;},\&quot;oneDriveSync\&quot;:{\&quot;@odata.type\&quot;:\&quot;#microsoft.graph.identity\&quot;,\&quot;id\&quot;:\&quot;d4fb6f62-8c63-479c-90fb-ffff20000000\&quot;}},\&quot;lastModifiedBy\&quot;:{\&quot;application\&quot;:{\&quot;displayName\&quot;:\&quot;diagrams.net\&quot;,\&quot;id\&quot;:\&quot;4436ac77\&quot;},\&quot;device\&quot;:{\&quot;id\&quot;:\&quot;18c0057c167b20\&quot;},\&quot;user\&quot;:{\&quot;displayName\&quot;:\&quot;Keios Starqua\&quot;,\&quot;id\&quot;:\&quot;8cf9fb8f937025db\&quot;}},\&quot;fromOD\&quot;:true,\&quot;isDrawio\&quot;:true},\&quot;8CF9FB8F937025DB!173325\&quot;:{\&quot;id\&quot;:\&quot;8CF9FB8F937025DB!173325\&quot;,\&quot;name\&quot;:\&quot;HoaDon.drawio\&quot;,\&quot;lastModifiedDateTime\&quot;:\&quot;2022-06-02T13:22:14.093Z\&quot;,\&quot;size\&quot;:1511,\&quot;parentReference\&quot;:{\&quot;driveId\&quot;:\&quot;8cf9fb8f937025db\&quot;,\&quot;driveType\&quot;:\&quot;personal\&quot;,\&quot;id\&quot;:\&quot;8CF9FB8F937025DB!173141\&quot;,\&quot;name\&quot;:\&quot;Sơ đồ Cơ sở dữ liệu\&quot;,\&quot;path\&quot;:\&quot;/drive/root:/Documents/Chinh-Chien-Database-Diagram/Chinh%20Chien%20Drawio/S%C6%A1%20%C4%91%E1%BB%93%20C%C6%A1%20s%E1%BB%9F%20d%E1%BB%AF%20li%E1%BB%87u\&quot;},\&quot;file\&quot;:{\&quot;mimeType\&quot;:\&quot;application/octet-stream\&quot;,\&quot;hashes\&quot;:{\&quot;quickXorHash\&quot;:\&quot;NQQiI+4SNlGD7f8jQVwRY+nfN8I=\&quot;,\&quot;sha1Hash\&quot;:\&quot;F5AA0BE40DB5DDBD07D51EDB4993C258D425FE0D\&quot;,\&quot;sha256Hash\&quot;:\&quot;2FAED596F80B9B1B4C409E15E64F680FFBD5BE1917C671BA54D14D4AD0650235\&quot;}},\&quot;createdBy\&quot;:{\&quot;application\&quot;:{\&quot;displayName\&quot;:\&quot;MSOffice15\&quot;,\&quot;id\&quot;:\&quot;480728c5\&quot;},\&quot;device\&quot;:{\&quot;id\&quot;:\&quot;18c0057c167b20\&quot;},\&quot;user\&quot;:{\&quot;displayName\&quot;:\&quot;Keios Starqua\&quot;,\&quot;id\&quot;:\&quot;8cf9fb8f937025db\&quot;},\&quot;oneDriveSync\&quot;:{\&quot;@odata.type\&quot;:\&quot;#microsoft.graph.identity\&quot;,\&quot;id\&quot;:\&quot;d4fb6f62-8c63-479c-90fb-ffff22000000\&quot;}},\&quot;lastModifiedBy\&quot;:{\&quot;application\&quot;:{\&quot;displayName\&quot;:\&quot;diagrams.net\&quot;,\&quot;id\&quot;:\&quot;4436ac77\&quot;},\&quot;device\&quot;:{\&quot;id\&quot;:\&quot;18c0057c167b20\&quot;},\&quot;user\&quot;:{\&quot;displayName\&quot;:\&quot;Keios Starqua\&quot;,\&quot;id\&quot;:\&quot;8cf9fb8f937025db\&quot;}},\&quot;fromOD\&quot;:true,\&quot;isDrawio\&quot;:true},\&quot;8CF9FB8F937025DB!173326\&quot;:{\&quot;id\&quot;:\&quot;8CF9FB8F937025DB!173326\&quot;,\&quot;name\&quot;:\&quot;ChiTietHoaDon.drawio\&quot;,\&quot;lastModifiedDateTime\&quot;:\&quot;2022-06-02T13:25:07.9Z\&quot;,\&quot;size\&quot;:1507,\&quot;parentReference\&quot;:{\&quot;driveId\&quot;:\&quot;8cf9fb8f937025db\&quot;,\&quot;driveType\&quot;:\&quot;personal\&quot;,\&quot;id\&quot;:\&quot;8CF9FB8F937025DB!173141\&quot;,\&quot;name\&quot;:\&quot;Sơ đồ Cơ sở dữ liệu\&quot;,\&quot;path\&quot;:\&quot;/drive/root:/Documents/Chinh-Chien-Database-Diagram/Chinh%20Chien%20Drawio/S%C6%A1%20%C4%91%E1%BB%93%20C%C6%A1%20s%E1%BB%9F%20d%E1%BB%AF%20li%E1%BB%87u\&quot;},\&quot;file\&quot;:{\&quot;mimeType\&quot;:\&quot;application/octet-stream\&quot;,\&quot;hashes\&quot;:{\&quot;quickXorHash\&quot;:\&quot;F4faBD9KwFkypMABTLK+lsCzDiI=\&quot;,\&quot;sha1Hash\&quot;:\&quot;BD111AFA1941331404E96A54F2F2CA636CCCC91D\&quot;,\&quot;sha256Hash\&quot;:\&quot;9DBB034C1968EDE9C0CAB5430BEDE796C3BFB289A1BB2067EF16B55A8C42AC03\&quot;}},\&quot;createdBy\&quot;:{\&quot;application\&quot;:{\&quot;displayName\&quot;:\&quot;MSOffice15\&quot;,\&quot;id\&quot;:\&quot;480728c5\&quot;},\&quot;device\&quot;:{\&quot;id\&quot;:\&quot;18c0057c167b20\&quot;},\&quot;user\&quot;:{\&quot;displayName\&quot;:\&quot;Keios Starqua\&quot;,\&quot;id\&quot;:\&quot;8cf9fb8f937025db\&quot;},\&quot;oneDriveSync\&quot;:{\&quot;@odata.type\&quot;:\&quot;#microsoft.graph.identity\&quot;,\&quot;id\&quot;:\&quot;d4fb6f62-8c63-479c-90fb-ffff24000000\&quot;}},\&quot;lastModifiedBy\&quot;:{\&quot;application\&quot;:{\&quot;displayName\&quot;:\&quot;diagrams.net\&quot;,\&quot;id\&quot;:\&quot;4436ac77\&quot;},\&quot;device\&quot;:{\&quot;id\&quot;:\&quot;18c0057c167b20\&quot;},\&quot;user\&quot;:{\&quot;displayName\&quot;:\&quot;Keios Starqua\&quot;,\&quot;id\&quot;:\&quot;8cf9fb8f937025db\&quot;}},\&quot;fromOD\&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09C94099A3CE8469E9AA42617115BF0" ma:contentTypeVersion="11" ma:contentTypeDescription="Create a new document." ma:contentTypeScope="" ma:versionID="08dad722a0af64a437a059e33699bce1">
  <xsd:schema xmlns:xsd="http://www.w3.org/2001/XMLSchema" xmlns:xs="http://www.w3.org/2001/XMLSchema" xmlns:p="http://schemas.microsoft.com/office/2006/metadata/properties" xmlns:ns3="a7bd220b-be5d-4786-b1ea-506a7aa9c9bc" xmlns:ns4="2f638f5d-ddce-41dd-8f88-c5d8367c2f5c" targetNamespace="http://schemas.microsoft.com/office/2006/metadata/properties" ma:root="true" ma:fieldsID="f1e0e31e0a554578497a118e46351f23" ns3:_="" ns4:_="">
    <xsd:import namespace="a7bd220b-be5d-4786-b1ea-506a7aa9c9bc"/>
    <xsd:import namespace="2f638f5d-ddce-41dd-8f88-c5d8367c2f5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bd220b-be5d-4786-b1ea-506a7aa9c9b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f638f5d-ddce-41dd-8f88-c5d8367c2f5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D6D5C4-4297-4B31-A205-CC1575B87860}">
  <ds:schemaRefs>
    <ds:schemaRef ds:uri="http://schemas.microsoft.com/sharepoint/v3/contenttype/forms"/>
  </ds:schemaRefs>
</ds:datastoreItem>
</file>

<file path=customXml/itemProps2.xml><?xml version="1.0" encoding="utf-8"?>
<ds:datastoreItem xmlns:ds="http://schemas.openxmlformats.org/officeDocument/2006/customXml" ds:itemID="{071E83CC-D3FB-4914-B0FA-2E2BE2FC771A}">
  <ds:schemaRefs>
    <ds:schemaRef ds:uri="http://schemas.openxmlformats.org/officeDocument/2006/bibliography"/>
  </ds:schemaRefs>
</ds:datastoreItem>
</file>

<file path=customXml/itemProps3.xml><?xml version="1.0" encoding="utf-8"?>
<ds:datastoreItem xmlns:ds="http://schemas.openxmlformats.org/officeDocument/2006/customXml" ds:itemID="{3BCF5494-CC92-45C1-A71E-FC654EAC534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BE529D1-42B3-4270-B939-58C84D3461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bd220b-be5d-4786-b1ea-506a7aa9c9bc"/>
    <ds:schemaRef ds:uri="2f638f5d-ddce-41dd-8f88-c5d8367c2f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69</Pages>
  <Words>5392</Words>
  <Characters>30736</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36056</CharactersWithSpaces>
  <SharedDoc>false</SharedDoc>
  <HLinks>
    <vt:vector size="756" baseType="variant">
      <vt:variant>
        <vt:i4>1966132</vt:i4>
      </vt:variant>
      <vt:variant>
        <vt:i4>758</vt:i4>
      </vt:variant>
      <vt:variant>
        <vt:i4>0</vt:i4>
      </vt:variant>
      <vt:variant>
        <vt:i4>5</vt:i4>
      </vt:variant>
      <vt:variant>
        <vt:lpwstr/>
      </vt:variant>
      <vt:variant>
        <vt:lpwstr>_Toc104319031</vt:lpwstr>
      </vt:variant>
      <vt:variant>
        <vt:i4>1966132</vt:i4>
      </vt:variant>
      <vt:variant>
        <vt:i4>752</vt:i4>
      </vt:variant>
      <vt:variant>
        <vt:i4>0</vt:i4>
      </vt:variant>
      <vt:variant>
        <vt:i4>5</vt:i4>
      </vt:variant>
      <vt:variant>
        <vt:lpwstr/>
      </vt:variant>
      <vt:variant>
        <vt:lpwstr>_Toc104319030</vt:lpwstr>
      </vt:variant>
      <vt:variant>
        <vt:i4>2031668</vt:i4>
      </vt:variant>
      <vt:variant>
        <vt:i4>746</vt:i4>
      </vt:variant>
      <vt:variant>
        <vt:i4>0</vt:i4>
      </vt:variant>
      <vt:variant>
        <vt:i4>5</vt:i4>
      </vt:variant>
      <vt:variant>
        <vt:lpwstr/>
      </vt:variant>
      <vt:variant>
        <vt:lpwstr>_Toc104319029</vt:lpwstr>
      </vt:variant>
      <vt:variant>
        <vt:i4>2031668</vt:i4>
      </vt:variant>
      <vt:variant>
        <vt:i4>740</vt:i4>
      </vt:variant>
      <vt:variant>
        <vt:i4>0</vt:i4>
      </vt:variant>
      <vt:variant>
        <vt:i4>5</vt:i4>
      </vt:variant>
      <vt:variant>
        <vt:lpwstr/>
      </vt:variant>
      <vt:variant>
        <vt:lpwstr>_Toc104319028</vt:lpwstr>
      </vt:variant>
      <vt:variant>
        <vt:i4>2031668</vt:i4>
      </vt:variant>
      <vt:variant>
        <vt:i4>734</vt:i4>
      </vt:variant>
      <vt:variant>
        <vt:i4>0</vt:i4>
      </vt:variant>
      <vt:variant>
        <vt:i4>5</vt:i4>
      </vt:variant>
      <vt:variant>
        <vt:lpwstr/>
      </vt:variant>
      <vt:variant>
        <vt:lpwstr>_Toc104319027</vt:lpwstr>
      </vt:variant>
      <vt:variant>
        <vt:i4>2031668</vt:i4>
      </vt:variant>
      <vt:variant>
        <vt:i4>728</vt:i4>
      </vt:variant>
      <vt:variant>
        <vt:i4>0</vt:i4>
      </vt:variant>
      <vt:variant>
        <vt:i4>5</vt:i4>
      </vt:variant>
      <vt:variant>
        <vt:lpwstr/>
      </vt:variant>
      <vt:variant>
        <vt:lpwstr>_Toc104319026</vt:lpwstr>
      </vt:variant>
      <vt:variant>
        <vt:i4>2031668</vt:i4>
      </vt:variant>
      <vt:variant>
        <vt:i4>722</vt:i4>
      </vt:variant>
      <vt:variant>
        <vt:i4>0</vt:i4>
      </vt:variant>
      <vt:variant>
        <vt:i4>5</vt:i4>
      </vt:variant>
      <vt:variant>
        <vt:lpwstr/>
      </vt:variant>
      <vt:variant>
        <vt:lpwstr>_Toc104319025</vt:lpwstr>
      </vt:variant>
      <vt:variant>
        <vt:i4>1835060</vt:i4>
      </vt:variant>
      <vt:variant>
        <vt:i4>713</vt:i4>
      </vt:variant>
      <vt:variant>
        <vt:i4>0</vt:i4>
      </vt:variant>
      <vt:variant>
        <vt:i4>5</vt:i4>
      </vt:variant>
      <vt:variant>
        <vt:lpwstr/>
      </vt:variant>
      <vt:variant>
        <vt:lpwstr>_Toc104319017</vt:lpwstr>
      </vt:variant>
      <vt:variant>
        <vt:i4>1835060</vt:i4>
      </vt:variant>
      <vt:variant>
        <vt:i4>707</vt:i4>
      </vt:variant>
      <vt:variant>
        <vt:i4>0</vt:i4>
      </vt:variant>
      <vt:variant>
        <vt:i4>5</vt:i4>
      </vt:variant>
      <vt:variant>
        <vt:lpwstr/>
      </vt:variant>
      <vt:variant>
        <vt:lpwstr>_Toc104319016</vt:lpwstr>
      </vt:variant>
      <vt:variant>
        <vt:i4>1835060</vt:i4>
      </vt:variant>
      <vt:variant>
        <vt:i4>701</vt:i4>
      </vt:variant>
      <vt:variant>
        <vt:i4>0</vt:i4>
      </vt:variant>
      <vt:variant>
        <vt:i4>5</vt:i4>
      </vt:variant>
      <vt:variant>
        <vt:lpwstr/>
      </vt:variant>
      <vt:variant>
        <vt:lpwstr>_Toc104319015</vt:lpwstr>
      </vt:variant>
      <vt:variant>
        <vt:i4>1835060</vt:i4>
      </vt:variant>
      <vt:variant>
        <vt:i4>695</vt:i4>
      </vt:variant>
      <vt:variant>
        <vt:i4>0</vt:i4>
      </vt:variant>
      <vt:variant>
        <vt:i4>5</vt:i4>
      </vt:variant>
      <vt:variant>
        <vt:lpwstr/>
      </vt:variant>
      <vt:variant>
        <vt:lpwstr>_Toc104319014</vt:lpwstr>
      </vt:variant>
      <vt:variant>
        <vt:i4>1835060</vt:i4>
      </vt:variant>
      <vt:variant>
        <vt:i4>689</vt:i4>
      </vt:variant>
      <vt:variant>
        <vt:i4>0</vt:i4>
      </vt:variant>
      <vt:variant>
        <vt:i4>5</vt:i4>
      </vt:variant>
      <vt:variant>
        <vt:lpwstr/>
      </vt:variant>
      <vt:variant>
        <vt:lpwstr>_Toc104319013</vt:lpwstr>
      </vt:variant>
      <vt:variant>
        <vt:i4>1835060</vt:i4>
      </vt:variant>
      <vt:variant>
        <vt:i4>683</vt:i4>
      </vt:variant>
      <vt:variant>
        <vt:i4>0</vt:i4>
      </vt:variant>
      <vt:variant>
        <vt:i4>5</vt:i4>
      </vt:variant>
      <vt:variant>
        <vt:lpwstr/>
      </vt:variant>
      <vt:variant>
        <vt:lpwstr>_Toc104319012</vt:lpwstr>
      </vt:variant>
      <vt:variant>
        <vt:i4>1835060</vt:i4>
      </vt:variant>
      <vt:variant>
        <vt:i4>677</vt:i4>
      </vt:variant>
      <vt:variant>
        <vt:i4>0</vt:i4>
      </vt:variant>
      <vt:variant>
        <vt:i4>5</vt:i4>
      </vt:variant>
      <vt:variant>
        <vt:lpwstr/>
      </vt:variant>
      <vt:variant>
        <vt:lpwstr>_Toc104319011</vt:lpwstr>
      </vt:variant>
      <vt:variant>
        <vt:i4>1835060</vt:i4>
      </vt:variant>
      <vt:variant>
        <vt:i4>671</vt:i4>
      </vt:variant>
      <vt:variant>
        <vt:i4>0</vt:i4>
      </vt:variant>
      <vt:variant>
        <vt:i4>5</vt:i4>
      </vt:variant>
      <vt:variant>
        <vt:lpwstr/>
      </vt:variant>
      <vt:variant>
        <vt:lpwstr>_Toc104319010</vt:lpwstr>
      </vt:variant>
      <vt:variant>
        <vt:i4>1900596</vt:i4>
      </vt:variant>
      <vt:variant>
        <vt:i4>665</vt:i4>
      </vt:variant>
      <vt:variant>
        <vt:i4>0</vt:i4>
      </vt:variant>
      <vt:variant>
        <vt:i4>5</vt:i4>
      </vt:variant>
      <vt:variant>
        <vt:lpwstr/>
      </vt:variant>
      <vt:variant>
        <vt:lpwstr>_Toc104319009</vt:lpwstr>
      </vt:variant>
      <vt:variant>
        <vt:i4>1900596</vt:i4>
      </vt:variant>
      <vt:variant>
        <vt:i4>659</vt:i4>
      </vt:variant>
      <vt:variant>
        <vt:i4>0</vt:i4>
      </vt:variant>
      <vt:variant>
        <vt:i4>5</vt:i4>
      </vt:variant>
      <vt:variant>
        <vt:lpwstr/>
      </vt:variant>
      <vt:variant>
        <vt:lpwstr>_Toc104319008</vt:lpwstr>
      </vt:variant>
      <vt:variant>
        <vt:i4>1900596</vt:i4>
      </vt:variant>
      <vt:variant>
        <vt:i4>653</vt:i4>
      </vt:variant>
      <vt:variant>
        <vt:i4>0</vt:i4>
      </vt:variant>
      <vt:variant>
        <vt:i4>5</vt:i4>
      </vt:variant>
      <vt:variant>
        <vt:lpwstr/>
      </vt:variant>
      <vt:variant>
        <vt:lpwstr>_Toc104319007</vt:lpwstr>
      </vt:variant>
      <vt:variant>
        <vt:i4>1900596</vt:i4>
      </vt:variant>
      <vt:variant>
        <vt:i4>647</vt:i4>
      </vt:variant>
      <vt:variant>
        <vt:i4>0</vt:i4>
      </vt:variant>
      <vt:variant>
        <vt:i4>5</vt:i4>
      </vt:variant>
      <vt:variant>
        <vt:lpwstr/>
      </vt:variant>
      <vt:variant>
        <vt:lpwstr>_Toc104319006</vt:lpwstr>
      </vt:variant>
      <vt:variant>
        <vt:i4>1900596</vt:i4>
      </vt:variant>
      <vt:variant>
        <vt:i4>641</vt:i4>
      </vt:variant>
      <vt:variant>
        <vt:i4>0</vt:i4>
      </vt:variant>
      <vt:variant>
        <vt:i4>5</vt:i4>
      </vt:variant>
      <vt:variant>
        <vt:lpwstr/>
      </vt:variant>
      <vt:variant>
        <vt:lpwstr>_Toc104319005</vt:lpwstr>
      </vt:variant>
      <vt:variant>
        <vt:i4>1900596</vt:i4>
      </vt:variant>
      <vt:variant>
        <vt:i4>635</vt:i4>
      </vt:variant>
      <vt:variant>
        <vt:i4>0</vt:i4>
      </vt:variant>
      <vt:variant>
        <vt:i4>5</vt:i4>
      </vt:variant>
      <vt:variant>
        <vt:lpwstr/>
      </vt:variant>
      <vt:variant>
        <vt:lpwstr>_Toc104319004</vt:lpwstr>
      </vt:variant>
      <vt:variant>
        <vt:i4>1900596</vt:i4>
      </vt:variant>
      <vt:variant>
        <vt:i4>629</vt:i4>
      </vt:variant>
      <vt:variant>
        <vt:i4>0</vt:i4>
      </vt:variant>
      <vt:variant>
        <vt:i4>5</vt:i4>
      </vt:variant>
      <vt:variant>
        <vt:lpwstr/>
      </vt:variant>
      <vt:variant>
        <vt:lpwstr>_Toc104319003</vt:lpwstr>
      </vt:variant>
      <vt:variant>
        <vt:i4>1900596</vt:i4>
      </vt:variant>
      <vt:variant>
        <vt:i4>623</vt:i4>
      </vt:variant>
      <vt:variant>
        <vt:i4>0</vt:i4>
      </vt:variant>
      <vt:variant>
        <vt:i4>5</vt:i4>
      </vt:variant>
      <vt:variant>
        <vt:lpwstr/>
      </vt:variant>
      <vt:variant>
        <vt:lpwstr>_Toc104319002</vt:lpwstr>
      </vt:variant>
      <vt:variant>
        <vt:i4>1900596</vt:i4>
      </vt:variant>
      <vt:variant>
        <vt:i4>617</vt:i4>
      </vt:variant>
      <vt:variant>
        <vt:i4>0</vt:i4>
      </vt:variant>
      <vt:variant>
        <vt:i4>5</vt:i4>
      </vt:variant>
      <vt:variant>
        <vt:lpwstr/>
      </vt:variant>
      <vt:variant>
        <vt:lpwstr>_Toc104319001</vt:lpwstr>
      </vt:variant>
      <vt:variant>
        <vt:i4>1900596</vt:i4>
      </vt:variant>
      <vt:variant>
        <vt:i4>611</vt:i4>
      </vt:variant>
      <vt:variant>
        <vt:i4>0</vt:i4>
      </vt:variant>
      <vt:variant>
        <vt:i4>5</vt:i4>
      </vt:variant>
      <vt:variant>
        <vt:lpwstr/>
      </vt:variant>
      <vt:variant>
        <vt:lpwstr>_Toc104319000</vt:lpwstr>
      </vt:variant>
      <vt:variant>
        <vt:i4>1376317</vt:i4>
      </vt:variant>
      <vt:variant>
        <vt:i4>605</vt:i4>
      </vt:variant>
      <vt:variant>
        <vt:i4>0</vt:i4>
      </vt:variant>
      <vt:variant>
        <vt:i4>5</vt:i4>
      </vt:variant>
      <vt:variant>
        <vt:lpwstr/>
      </vt:variant>
      <vt:variant>
        <vt:lpwstr>_Toc104318999</vt:lpwstr>
      </vt:variant>
      <vt:variant>
        <vt:i4>1376317</vt:i4>
      </vt:variant>
      <vt:variant>
        <vt:i4>599</vt:i4>
      </vt:variant>
      <vt:variant>
        <vt:i4>0</vt:i4>
      </vt:variant>
      <vt:variant>
        <vt:i4>5</vt:i4>
      </vt:variant>
      <vt:variant>
        <vt:lpwstr/>
      </vt:variant>
      <vt:variant>
        <vt:lpwstr>_Toc104318998</vt:lpwstr>
      </vt:variant>
      <vt:variant>
        <vt:i4>1376317</vt:i4>
      </vt:variant>
      <vt:variant>
        <vt:i4>593</vt:i4>
      </vt:variant>
      <vt:variant>
        <vt:i4>0</vt:i4>
      </vt:variant>
      <vt:variant>
        <vt:i4>5</vt:i4>
      </vt:variant>
      <vt:variant>
        <vt:lpwstr/>
      </vt:variant>
      <vt:variant>
        <vt:lpwstr>_Toc104318997</vt:lpwstr>
      </vt:variant>
      <vt:variant>
        <vt:i4>1376317</vt:i4>
      </vt:variant>
      <vt:variant>
        <vt:i4>587</vt:i4>
      </vt:variant>
      <vt:variant>
        <vt:i4>0</vt:i4>
      </vt:variant>
      <vt:variant>
        <vt:i4>5</vt:i4>
      </vt:variant>
      <vt:variant>
        <vt:lpwstr/>
      </vt:variant>
      <vt:variant>
        <vt:lpwstr>_Toc104318996</vt:lpwstr>
      </vt:variant>
      <vt:variant>
        <vt:i4>1376317</vt:i4>
      </vt:variant>
      <vt:variant>
        <vt:i4>581</vt:i4>
      </vt:variant>
      <vt:variant>
        <vt:i4>0</vt:i4>
      </vt:variant>
      <vt:variant>
        <vt:i4>5</vt:i4>
      </vt:variant>
      <vt:variant>
        <vt:lpwstr/>
      </vt:variant>
      <vt:variant>
        <vt:lpwstr>_Toc104318995</vt:lpwstr>
      </vt:variant>
      <vt:variant>
        <vt:i4>1376317</vt:i4>
      </vt:variant>
      <vt:variant>
        <vt:i4>575</vt:i4>
      </vt:variant>
      <vt:variant>
        <vt:i4>0</vt:i4>
      </vt:variant>
      <vt:variant>
        <vt:i4>5</vt:i4>
      </vt:variant>
      <vt:variant>
        <vt:lpwstr/>
      </vt:variant>
      <vt:variant>
        <vt:lpwstr>_Toc104318994</vt:lpwstr>
      </vt:variant>
      <vt:variant>
        <vt:i4>1376317</vt:i4>
      </vt:variant>
      <vt:variant>
        <vt:i4>569</vt:i4>
      </vt:variant>
      <vt:variant>
        <vt:i4>0</vt:i4>
      </vt:variant>
      <vt:variant>
        <vt:i4>5</vt:i4>
      </vt:variant>
      <vt:variant>
        <vt:lpwstr/>
      </vt:variant>
      <vt:variant>
        <vt:lpwstr>_Toc104318993</vt:lpwstr>
      </vt:variant>
      <vt:variant>
        <vt:i4>1376317</vt:i4>
      </vt:variant>
      <vt:variant>
        <vt:i4>563</vt:i4>
      </vt:variant>
      <vt:variant>
        <vt:i4>0</vt:i4>
      </vt:variant>
      <vt:variant>
        <vt:i4>5</vt:i4>
      </vt:variant>
      <vt:variant>
        <vt:lpwstr/>
      </vt:variant>
      <vt:variant>
        <vt:lpwstr>_Toc104318992</vt:lpwstr>
      </vt:variant>
      <vt:variant>
        <vt:i4>1376317</vt:i4>
      </vt:variant>
      <vt:variant>
        <vt:i4>557</vt:i4>
      </vt:variant>
      <vt:variant>
        <vt:i4>0</vt:i4>
      </vt:variant>
      <vt:variant>
        <vt:i4>5</vt:i4>
      </vt:variant>
      <vt:variant>
        <vt:lpwstr/>
      </vt:variant>
      <vt:variant>
        <vt:lpwstr>_Toc104318991</vt:lpwstr>
      </vt:variant>
      <vt:variant>
        <vt:i4>1376317</vt:i4>
      </vt:variant>
      <vt:variant>
        <vt:i4>551</vt:i4>
      </vt:variant>
      <vt:variant>
        <vt:i4>0</vt:i4>
      </vt:variant>
      <vt:variant>
        <vt:i4>5</vt:i4>
      </vt:variant>
      <vt:variant>
        <vt:lpwstr/>
      </vt:variant>
      <vt:variant>
        <vt:lpwstr>_Toc104318990</vt:lpwstr>
      </vt:variant>
      <vt:variant>
        <vt:i4>1310781</vt:i4>
      </vt:variant>
      <vt:variant>
        <vt:i4>545</vt:i4>
      </vt:variant>
      <vt:variant>
        <vt:i4>0</vt:i4>
      </vt:variant>
      <vt:variant>
        <vt:i4>5</vt:i4>
      </vt:variant>
      <vt:variant>
        <vt:lpwstr/>
      </vt:variant>
      <vt:variant>
        <vt:lpwstr>_Toc104318989</vt:lpwstr>
      </vt:variant>
      <vt:variant>
        <vt:i4>1310781</vt:i4>
      </vt:variant>
      <vt:variant>
        <vt:i4>539</vt:i4>
      </vt:variant>
      <vt:variant>
        <vt:i4>0</vt:i4>
      </vt:variant>
      <vt:variant>
        <vt:i4>5</vt:i4>
      </vt:variant>
      <vt:variant>
        <vt:lpwstr/>
      </vt:variant>
      <vt:variant>
        <vt:lpwstr>_Toc104318988</vt:lpwstr>
      </vt:variant>
      <vt:variant>
        <vt:i4>1310781</vt:i4>
      </vt:variant>
      <vt:variant>
        <vt:i4>533</vt:i4>
      </vt:variant>
      <vt:variant>
        <vt:i4>0</vt:i4>
      </vt:variant>
      <vt:variant>
        <vt:i4>5</vt:i4>
      </vt:variant>
      <vt:variant>
        <vt:lpwstr/>
      </vt:variant>
      <vt:variant>
        <vt:lpwstr>_Toc104318987</vt:lpwstr>
      </vt:variant>
      <vt:variant>
        <vt:i4>1310781</vt:i4>
      </vt:variant>
      <vt:variant>
        <vt:i4>527</vt:i4>
      </vt:variant>
      <vt:variant>
        <vt:i4>0</vt:i4>
      </vt:variant>
      <vt:variant>
        <vt:i4>5</vt:i4>
      </vt:variant>
      <vt:variant>
        <vt:lpwstr/>
      </vt:variant>
      <vt:variant>
        <vt:lpwstr>_Toc104318986</vt:lpwstr>
      </vt:variant>
      <vt:variant>
        <vt:i4>1310781</vt:i4>
      </vt:variant>
      <vt:variant>
        <vt:i4>521</vt:i4>
      </vt:variant>
      <vt:variant>
        <vt:i4>0</vt:i4>
      </vt:variant>
      <vt:variant>
        <vt:i4>5</vt:i4>
      </vt:variant>
      <vt:variant>
        <vt:lpwstr/>
      </vt:variant>
      <vt:variant>
        <vt:lpwstr>_Toc104318985</vt:lpwstr>
      </vt:variant>
      <vt:variant>
        <vt:i4>1310781</vt:i4>
      </vt:variant>
      <vt:variant>
        <vt:i4>515</vt:i4>
      </vt:variant>
      <vt:variant>
        <vt:i4>0</vt:i4>
      </vt:variant>
      <vt:variant>
        <vt:i4>5</vt:i4>
      </vt:variant>
      <vt:variant>
        <vt:lpwstr/>
      </vt:variant>
      <vt:variant>
        <vt:lpwstr>_Toc104318984</vt:lpwstr>
      </vt:variant>
      <vt:variant>
        <vt:i4>1310781</vt:i4>
      </vt:variant>
      <vt:variant>
        <vt:i4>509</vt:i4>
      </vt:variant>
      <vt:variant>
        <vt:i4>0</vt:i4>
      </vt:variant>
      <vt:variant>
        <vt:i4>5</vt:i4>
      </vt:variant>
      <vt:variant>
        <vt:lpwstr/>
      </vt:variant>
      <vt:variant>
        <vt:lpwstr>_Toc104318983</vt:lpwstr>
      </vt:variant>
      <vt:variant>
        <vt:i4>1310781</vt:i4>
      </vt:variant>
      <vt:variant>
        <vt:i4>503</vt:i4>
      </vt:variant>
      <vt:variant>
        <vt:i4>0</vt:i4>
      </vt:variant>
      <vt:variant>
        <vt:i4>5</vt:i4>
      </vt:variant>
      <vt:variant>
        <vt:lpwstr/>
      </vt:variant>
      <vt:variant>
        <vt:lpwstr>_Toc104318982</vt:lpwstr>
      </vt:variant>
      <vt:variant>
        <vt:i4>1310781</vt:i4>
      </vt:variant>
      <vt:variant>
        <vt:i4>497</vt:i4>
      </vt:variant>
      <vt:variant>
        <vt:i4>0</vt:i4>
      </vt:variant>
      <vt:variant>
        <vt:i4>5</vt:i4>
      </vt:variant>
      <vt:variant>
        <vt:lpwstr/>
      </vt:variant>
      <vt:variant>
        <vt:lpwstr>_Toc104318981</vt:lpwstr>
      </vt:variant>
      <vt:variant>
        <vt:i4>1310781</vt:i4>
      </vt:variant>
      <vt:variant>
        <vt:i4>491</vt:i4>
      </vt:variant>
      <vt:variant>
        <vt:i4>0</vt:i4>
      </vt:variant>
      <vt:variant>
        <vt:i4>5</vt:i4>
      </vt:variant>
      <vt:variant>
        <vt:lpwstr/>
      </vt:variant>
      <vt:variant>
        <vt:lpwstr>_Toc104318980</vt:lpwstr>
      </vt:variant>
      <vt:variant>
        <vt:i4>1769533</vt:i4>
      </vt:variant>
      <vt:variant>
        <vt:i4>485</vt:i4>
      </vt:variant>
      <vt:variant>
        <vt:i4>0</vt:i4>
      </vt:variant>
      <vt:variant>
        <vt:i4>5</vt:i4>
      </vt:variant>
      <vt:variant>
        <vt:lpwstr/>
      </vt:variant>
      <vt:variant>
        <vt:lpwstr>_Toc104318979</vt:lpwstr>
      </vt:variant>
      <vt:variant>
        <vt:i4>1769533</vt:i4>
      </vt:variant>
      <vt:variant>
        <vt:i4>479</vt:i4>
      </vt:variant>
      <vt:variant>
        <vt:i4>0</vt:i4>
      </vt:variant>
      <vt:variant>
        <vt:i4>5</vt:i4>
      </vt:variant>
      <vt:variant>
        <vt:lpwstr/>
      </vt:variant>
      <vt:variant>
        <vt:lpwstr>_Toc104318978</vt:lpwstr>
      </vt:variant>
      <vt:variant>
        <vt:i4>1769533</vt:i4>
      </vt:variant>
      <vt:variant>
        <vt:i4>473</vt:i4>
      </vt:variant>
      <vt:variant>
        <vt:i4>0</vt:i4>
      </vt:variant>
      <vt:variant>
        <vt:i4>5</vt:i4>
      </vt:variant>
      <vt:variant>
        <vt:lpwstr/>
      </vt:variant>
      <vt:variant>
        <vt:lpwstr>_Toc104318977</vt:lpwstr>
      </vt:variant>
      <vt:variant>
        <vt:i4>1769533</vt:i4>
      </vt:variant>
      <vt:variant>
        <vt:i4>467</vt:i4>
      </vt:variant>
      <vt:variant>
        <vt:i4>0</vt:i4>
      </vt:variant>
      <vt:variant>
        <vt:i4>5</vt:i4>
      </vt:variant>
      <vt:variant>
        <vt:lpwstr/>
      </vt:variant>
      <vt:variant>
        <vt:lpwstr>_Toc104318976</vt:lpwstr>
      </vt:variant>
      <vt:variant>
        <vt:i4>1769533</vt:i4>
      </vt:variant>
      <vt:variant>
        <vt:i4>461</vt:i4>
      </vt:variant>
      <vt:variant>
        <vt:i4>0</vt:i4>
      </vt:variant>
      <vt:variant>
        <vt:i4>5</vt:i4>
      </vt:variant>
      <vt:variant>
        <vt:lpwstr/>
      </vt:variant>
      <vt:variant>
        <vt:lpwstr>_Toc104318975</vt:lpwstr>
      </vt:variant>
      <vt:variant>
        <vt:i4>1769533</vt:i4>
      </vt:variant>
      <vt:variant>
        <vt:i4>455</vt:i4>
      </vt:variant>
      <vt:variant>
        <vt:i4>0</vt:i4>
      </vt:variant>
      <vt:variant>
        <vt:i4>5</vt:i4>
      </vt:variant>
      <vt:variant>
        <vt:lpwstr/>
      </vt:variant>
      <vt:variant>
        <vt:lpwstr>_Toc104318974</vt:lpwstr>
      </vt:variant>
      <vt:variant>
        <vt:i4>1769533</vt:i4>
      </vt:variant>
      <vt:variant>
        <vt:i4>449</vt:i4>
      </vt:variant>
      <vt:variant>
        <vt:i4>0</vt:i4>
      </vt:variant>
      <vt:variant>
        <vt:i4>5</vt:i4>
      </vt:variant>
      <vt:variant>
        <vt:lpwstr/>
      </vt:variant>
      <vt:variant>
        <vt:lpwstr>_Toc104318973</vt:lpwstr>
      </vt:variant>
      <vt:variant>
        <vt:i4>1769533</vt:i4>
      </vt:variant>
      <vt:variant>
        <vt:i4>443</vt:i4>
      </vt:variant>
      <vt:variant>
        <vt:i4>0</vt:i4>
      </vt:variant>
      <vt:variant>
        <vt:i4>5</vt:i4>
      </vt:variant>
      <vt:variant>
        <vt:lpwstr/>
      </vt:variant>
      <vt:variant>
        <vt:lpwstr>_Toc104318972</vt:lpwstr>
      </vt:variant>
      <vt:variant>
        <vt:i4>1769533</vt:i4>
      </vt:variant>
      <vt:variant>
        <vt:i4>437</vt:i4>
      </vt:variant>
      <vt:variant>
        <vt:i4>0</vt:i4>
      </vt:variant>
      <vt:variant>
        <vt:i4>5</vt:i4>
      </vt:variant>
      <vt:variant>
        <vt:lpwstr/>
      </vt:variant>
      <vt:variant>
        <vt:lpwstr>_Toc104318971</vt:lpwstr>
      </vt:variant>
      <vt:variant>
        <vt:i4>1769533</vt:i4>
      </vt:variant>
      <vt:variant>
        <vt:i4>431</vt:i4>
      </vt:variant>
      <vt:variant>
        <vt:i4>0</vt:i4>
      </vt:variant>
      <vt:variant>
        <vt:i4>5</vt:i4>
      </vt:variant>
      <vt:variant>
        <vt:lpwstr/>
      </vt:variant>
      <vt:variant>
        <vt:lpwstr>_Toc104318970</vt:lpwstr>
      </vt:variant>
      <vt:variant>
        <vt:i4>1703997</vt:i4>
      </vt:variant>
      <vt:variant>
        <vt:i4>425</vt:i4>
      </vt:variant>
      <vt:variant>
        <vt:i4>0</vt:i4>
      </vt:variant>
      <vt:variant>
        <vt:i4>5</vt:i4>
      </vt:variant>
      <vt:variant>
        <vt:lpwstr/>
      </vt:variant>
      <vt:variant>
        <vt:lpwstr>_Toc104318969</vt:lpwstr>
      </vt:variant>
      <vt:variant>
        <vt:i4>1703997</vt:i4>
      </vt:variant>
      <vt:variant>
        <vt:i4>419</vt:i4>
      </vt:variant>
      <vt:variant>
        <vt:i4>0</vt:i4>
      </vt:variant>
      <vt:variant>
        <vt:i4>5</vt:i4>
      </vt:variant>
      <vt:variant>
        <vt:lpwstr/>
      </vt:variant>
      <vt:variant>
        <vt:lpwstr>_Toc104318968</vt:lpwstr>
      </vt:variant>
      <vt:variant>
        <vt:i4>1703997</vt:i4>
      </vt:variant>
      <vt:variant>
        <vt:i4>413</vt:i4>
      </vt:variant>
      <vt:variant>
        <vt:i4>0</vt:i4>
      </vt:variant>
      <vt:variant>
        <vt:i4>5</vt:i4>
      </vt:variant>
      <vt:variant>
        <vt:lpwstr/>
      </vt:variant>
      <vt:variant>
        <vt:lpwstr>_Toc104318967</vt:lpwstr>
      </vt:variant>
      <vt:variant>
        <vt:i4>1703997</vt:i4>
      </vt:variant>
      <vt:variant>
        <vt:i4>407</vt:i4>
      </vt:variant>
      <vt:variant>
        <vt:i4>0</vt:i4>
      </vt:variant>
      <vt:variant>
        <vt:i4>5</vt:i4>
      </vt:variant>
      <vt:variant>
        <vt:lpwstr/>
      </vt:variant>
      <vt:variant>
        <vt:lpwstr>_Toc104318966</vt:lpwstr>
      </vt:variant>
      <vt:variant>
        <vt:i4>1703997</vt:i4>
      </vt:variant>
      <vt:variant>
        <vt:i4>401</vt:i4>
      </vt:variant>
      <vt:variant>
        <vt:i4>0</vt:i4>
      </vt:variant>
      <vt:variant>
        <vt:i4>5</vt:i4>
      </vt:variant>
      <vt:variant>
        <vt:lpwstr/>
      </vt:variant>
      <vt:variant>
        <vt:lpwstr>_Toc104318965</vt:lpwstr>
      </vt:variant>
      <vt:variant>
        <vt:i4>1703997</vt:i4>
      </vt:variant>
      <vt:variant>
        <vt:i4>395</vt:i4>
      </vt:variant>
      <vt:variant>
        <vt:i4>0</vt:i4>
      </vt:variant>
      <vt:variant>
        <vt:i4>5</vt:i4>
      </vt:variant>
      <vt:variant>
        <vt:lpwstr/>
      </vt:variant>
      <vt:variant>
        <vt:lpwstr>_Toc104318964</vt:lpwstr>
      </vt:variant>
      <vt:variant>
        <vt:i4>1703997</vt:i4>
      </vt:variant>
      <vt:variant>
        <vt:i4>389</vt:i4>
      </vt:variant>
      <vt:variant>
        <vt:i4>0</vt:i4>
      </vt:variant>
      <vt:variant>
        <vt:i4>5</vt:i4>
      </vt:variant>
      <vt:variant>
        <vt:lpwstr/>
      </vt:variant>
      <vt:variant>
        <vt:lpwstr>_Toc104318963</vt:lpwstr>
      </vt:variant>
      <vt:variant>
        <vt:i4>1703997</vt:i4>
      </vt:variant>
      <vt:variant>
        <vt:i4>383</vt:i4>
      </vt:variant>
      <vt:variant>
        <vt:i4>0</vt:i4>
      </vt:variant>
      <vt:variant>
        <vt:i4>5</vt:i4>
      </vt:variant>
      <vt:variant>
        <vt:lpwstr/>
      </vt:variant>
      <vt:variant>
        <vt:lpwstr>_Toc104318962</vt:lpwstr>
      </vt:variant>
      <vt:variant>
        <vt:i4>1703997</vt:i4>
      </vt:variant>
      <vt:variant>
        <vt:i4>377</vt:i4>
      </vt:variant>
      <vt:variant>
        <vt:i4>0</vt:i4>
      </vt:variant>
      <vt:variant>
        <vt:i4>5</vt:i4>
      </vt:variant>
      <vt:variant>
        <vt:lpwstr/>
      </vt:variant>
      <vt:variant>
        <vt:lpwstr>_Toc104318961</vt:lpwstr>
      </vt:variant>
      <vt:variant>
        <vt:i4>1703997</vt:i4>
      </vt:variant>
      <vt:variant>
        <vt:i4>371</vt:i4>
      </vt:variant>
      <vt:variant>
        <vt:i4>0</vt:i4>
      </vt:variant>
      <vt:variant>
        <vt:i4>5</vt:i4>
      </vt:variant>
      <vt:variant>
        <vt:lpwstr/>
      </vt:variant>
      <vt:variant>
        <vt:lpwstr>_Toc104318960</vt:lpwstr>
      </vt:variant>
      <vt:variant>
        <vt:i4>1638461</vt:i4>
      </vt:variant>
      <vt:variant>
        <vt:i4>365</vt:i4>
      </vt:variant>
      <vt:variant>
        <vt:i4>0</vt:i4>
      </vt:variant>
      <vt:variant>
        <vt:i4>5</vt:i4>
      </vt:variant>
      <vt:variant>
        <vt:lpwstr/>
      </vt:variant>
      <vt:variant>
        <vt:lpwstr>_Toc104318959</vt:lpwstr>
      </vt:variant>
      <vt:variant>
        <vt:i4>1572925</vt:i4>
      </vt:variant>
      <vt:variant>
        <vt:i4>356</vt:i4>
      </vt:variant>
      <vt:variant>
        <vt:i4>0</vt:i4>
      </vt:variant>
      <vt:variant>
        <vt:i4>5</vt:i4>
      </vt:variant>
      <vt:variant>
        <vt:lpwstr/>
      </vt:variant>
      <vt:variant>
        <vt:lpwstr>_Toc104318943</vt:lpwstr>
      </vt:variant>
      <vt:variant>
        <vt:i4>1572925</vt:i4>
      </vt:variant>
      <vt:variant>
        <vt:i4>350</vt:i4>
      </vt:variant>
      <vt:variant>
        <vt:i4>0</vt:i4>
      </vt:variant>
      <vt:variant>
        <vt:i4>5</vt:i4>
      </vt:variant>
      <vt:variant>
        <vt:lpwstr/>
      </vt:variant>
      <vt:variant>
        <vt:lpwstr>_Toc104318942</vt:lpwstr>
      </vt:variant>
      <vt:variant>
        <vt:i4>1572925</vt:i4>
      </vt:variant>
      <vt:variant>
        <vt:i4>344</vt:i4>
      </vt:variant>
      <vt:variant>
        <vt:i4>0</vt:i4>
      </vt:variant>
      <vt:variant>
        <vt:i4>5</vt:i4>
      </vt:variant>
      <vt:variant>
        <vt:lpwstr/>
      </vt:variant>
      <vt:variant>
        <vt:lpwstr>_Toc104318941</vt:lpwstr>
      </vt:variant>
      <vt:variant>
        <vt:i4>1572925</vt:i4>
      </vt:variant>
      <vt:variant>
        <vt:i4>338</vt:i4>
      </vt:variant>
      <vt:variant>
        <vt:i4>0</vt:i4>
      </vt:variant>
      <vt:variant>
        <vt:i4>5</vt:i4>
      </vt:variant>
      <vt:variant>
        <vt:lpwstr/>
      </vt:variant>
      <vt:variant>
        <vt:lpwstr>_Toc104318940</vt:lpwstr>
      </vt:variant>
      <vt:variant>
        <vt:i4>2031677</vt:i4>
      </vt:variant>
      <vt:variant>
        <vt:i4>332</vt:i4>
      </vt:variant>
      <vt:variant>
        <vt:i4>0</vt:i4>
      </vt:variant>
      <vt:variant>
        <vt:i4>5</vt:i4>
      </vt:variant>
      <vt:variant>
        <vt:lpwstr/>
      </vt:variant>
      <vt:variant>
        <vt:lpwstr>_Toc104318939</vt:lpwstr>
      </vt:variant>
      <vt:variant>
        <vt:i4>2031677</vt:i4>
      </vt:variant>
      <vt:variant>
        <vt:i4>326</vt:i4>
      </vt:variant>
      <vt:variant>
        <vt:i4>0</vt:i4>
      </vt:variant>
      <vt:variant>
        <vt:i4>5</vt:i4>
      </vt:variant>
      <vt:variant>
        <vt:lpwstr/>
      </vt:variant>
      <vt:variant>
        <vt:lpwstr>_Toc104318938</vt:lpwstr>
      </vt:variant>
      <vt:variant>
        <vt:i4>2031677</vt:i4>
      </vt:variant>
      <vt:variant>
        <vt:i4>320</vt:i4>
      </vt:variant>
      <vt:variant>
        <vt:i4>0</vt:i4>
      </vt:variant>
      <vt:variant>
        <vt:i4>5</vt:i4>
      </vt:variant>
      <vt:variant>
        <vt:lpwstr/>
      </vt:variant>
      <vt:variant>
        <vt:lpwstr>_Toc104318937</vt:lpwstr>
      </vt:variant>
      <vt:variant>
        <vt:i4>2031677</vt:i4>
      </vt:variant>
      <vt:variant>
        <vt:i4>314</vt:i4>
      </vt:variant>
      <vt:variant>
        <vt:i4>0</vt:i4>
      </vt:variant>
      <vt:variant>
        <vt:i4>5</vt:i4>
      </vt:variant>
      <vt:variant>
        <vt:lpwstr/>
      </vt:variant>
      <vt:variant>
        <vt:lpwstr>_Toc104318936</vt:lpwstr>
      </vt:variant>
      <vt:variant>
        <vt:i4>2031677</vt:i4>
      </vt:variant>
      <vt:variant>
        <vt:i4>308</vt:i4>
      </vt:variant>
      <vt:variant>
        <vt:i4>0</vt:i4>
      </vt:variant>
      <vt:variant>
        <vt:i4>5</vt:i4>
      </vt:variant>
      <vt:variant>
        <vt:lpwstr/>
      </vt:variant>
      <vt:variant>
        <vt:lpwstr>_Toc104318935</vt:lpwstr>
      </vt:variant>
      <vt:variant>
        <vt:i4>2031677</vt:i4>
      </vt:variant>
      <vt:variant>
        <vt:i4>302</vt:i4>
      </vt:variant>
      <vt:variant>
        <vt:i4>0</vt:i4>
      </vt:variant>
      <vt:variant>
        <vt:i4>5</vt:i4>
      </vt:variant>
      <vt:variant>
        <vt:lpwstr/>
      </vt:variant>
      <vt:variant>
        <vt:lpwstr>_Toc104318934</vt:lpwstr>
      </vt:variant>
      <vt:variant>
        <vt:i4>2031677</vt:i4>
      </vt:variant>
      <vt:variant>
        <vt:i4>296</vt:i4>
      </vt:variant>
      <vt:variant>
        <vt:i4>0</vt:i4>
      </vt:variant>
      <vt:variant>
        <vt:i4>5</vt:i4>
      </vt:variant>
      <vt:variant>
        <vt:lpwstr/>
      </vt:variant>
      <vt:variant>
        <vt:lpwstr>_Toc104318933</vt:lpwstr>
      </vt:variant>
      <vt:variant>
        <vt:i4>2031677</vt:i4>
      </vt:variant>
      <vt:variant>
        <vt:i4>290</vt:i4>
      </vt:variant>
      <vt:variant>
        <vt:i4>0</vt:i4>
      </vt:variant>
      <vt:variant>
        <vt:i4>5</vt:i4>
      </vt:variant>
      <vt:variant>
        <vt:lpwstr/>
      </vt:variant>
      <vt:variant>
        <vt:lpwstr>_Toc104318932</vt:lpwstr>
      </vt:variant>
      <vt:variant>
        <vt:i4>2031677</vt:i4>
      </vt:variant>
      <vt:variant>
        <vt:i4>284</vt:i4>
      </vt:variant>
      <vt:variant>
        <vt:i4>0</vt:i4>
      </vt:variant>
      <vt:variant>
        <vt:i4>5</vt:i4>
      </vt:variant>
      <vt:variant>
        <vt:lpwstr/>
      </vt:variant>
      <vt:variant>
        <vt:lpwstr>_Toc104318931</vt:lpwstr>
      </vt:variant>
      <vt:variant>
        <vt:i4>2031677</vt:i4>
      </vt:variant>
      <vt:variant>
        <vt:i4>278</vt:i4>
      </vt:variant>
      <vt:variant>
        <vt:i4>0</vt:i4>
      </vt:variant>
      <vt:variant>
        <vt:i4>5</vt:i4>
      </vt:variant>
      <vt:variant>
        <vt:lpwstr/>
      </vt:variant>
      <vt:variant>
        <vt:lpwstr>_Toc104318930</vt:lpwstr>
      </vt:variant>
      <vt:variant>
        <vt:i4>1966141</vt:i4>
      </vt:variant>
      <vt:variant>
        <vt:i4>272</vt:i4>
      </vt:variant>
      <vt:variant>
        <vt:i4>0</vt:i4>
      </vt:variant>
      <vt:variant>
        <vt:i4>5</vt:i4>
      </vt:variant>
      <vt:variant>
        <vt:lpwstr/>
      </vt:variant>
      <vt:variant>
        <vt:lpwstr>_Toc104318929</vt:lpwstr>
      </vt:variant>
      <vt:variant>
        <vt:i4>1966141</vt:i4>
      </vt:variant>
      <vt:variant>
        <vt:i4>266</vt:i4>
      </vt:variant>
      <vt:variant>
        <vt:i4>0</vt:i4>
      </vt:variant>
      <vt:variant>
        <vt:i4>5</vt:i4>
      </vt:variant>
      <vt:variant>
        <vt:lpwstr/>
      </vt:variant>
      <vt:variant>
        <vt:lpwstr>_Toc104318927</vt:lpwstr>
      </vt:variant>
      <vt:variant>
        <vt:i4>1966141</vt:i4>
      </vt:variant>
      <vt:variant>
        <vt:i4>260</vt:i4>
      </vt:variant>
      <vt:variant>
        <vt:i4>0</vt:i4>
      </vt:variant>
      <vt:variant>
        <vt:i4>5</vt:i4>
      </vt:variant>
      <vt:variant>
        <vt:lpwstr/>
      </vt:variant>
      <vt:variant>
        <vt:lpwstr>_Toc104318926</vt:lpwstr>
      </vt:variant>
      <vt:variant>
        <vt:i4>1966141</vt:i4>
      </vt:variant>
      <vt:variant>
        <vt:i4>254</vt:i4>
      </vt:variant>
      <vt:variant>
        <vt:i4>0</vt:i4>
      </vt:variant>
      <vt:variant>
        <vt:i4>5</vt:i4>
      </vt:variant>
      <vt:variant>
        <vt:lpwstr/>
      </vt:variant>
      <vt:variant>
        <vt:lpwstr>_Toc104318925</vt:lpwstr>
      </vt:variant>
      <vt:variant>
        <vt:i4>1966141</vt:i4>
      </vt:variant>
      <vt:variant>
        <vt:i4>248</vt:i4>
      </vt:variant>
      <vt:variant>
        <vt:i4>0</vt:i4>
      </vt:variant>
      <vt:variant>
        <vt:i4>5</vt:i4>
      </vt:variant>
      <vt:variant>
        <vt:lpwstr/>
      </vt:variant>
      <vt:variant>
        <vt:lpwstr>_Toc104318924</vt:lpwstr>
      </vt:variant>
      <vt:variant>
        <vt:i4>1966141</vt:i4>
      </vt:variant>
      <vt:variant>
        <vt:i4>242</vt:i4>
      </vt:variant>
      <vt:variant>
        <vt:i4>0</vt:i4>
      </vt:variant>
      <vt:variant>
        <vt:i4>5</vt:i4>
      </vt:variant>
      <vt:variant>
        <vt:lpwstr/>
      </vt:variant>
      <vt:variant>
        <vt:lpwstr>_Toc104318923</vt:lpwstr>
      </vt:variant>
      <vt:variant>
        <vt:i4>1966141</vt:i4>
      </vt:variant>
      <vt:variant>
        <vt:i4>236</vt:i4>
      </vt:variant>
      <vt:variant>
        <vt:i4>0</vt:i4>
      </vt:variant>
      <vt:variant>
        <vt:i4>5</vt:i4>
      </vt:variant>
      <vt:variant>
        <vt:lpwstr/>
      </vt:variant>
      <vt:variant>
        <vt:lpwstr>_Toc104318922</vt:lpwstr>
      </vt:variant>
      <vt:variant>
        <vt:i4>1966141</vt:i4>
      </vt:variant>
      <vt:variant>
        <vt:i4>230</vt:i4>
      </vt:variant>
      <vt:variant>
        <vt:i4>0</vt:i4>
      </vt:variant>
      <vt:variant>
        <vt:i4>5</vt:i4>
      </vt:variant>
      <vt:variant>
        <vt:lpwstr/>
      </vt:variant>
      <vt:variant>
        <vt:lpwstr>_Toc104318921</vt:lpwstr>
      </vt:variant>
      <vt:variant>
        <vt:i4>1966141</vt:i4>
      </vt:variant>
      <vt:variant>
        <vt:i4>224</vt:i4>
      </vt:variant>
      <vt:variant>
        <vt:i4>0</vt:i4>
      </vt:variant>
      <vt:variant>
        <vt:i4>5</vt:i4>
      </vt:variant>
      <vt:variant>
        <vt:lpwstr/>
      </vt:variant>
      <vt:variant>
        <vt:lpwstr>_Toc104318920</vt:lpwstr>
      </vt:variant>
      <vt:variant>
        <vt:i4>1900605</vt:i4>
      </vt:variant>
      <vt:variant>
        <vt:i4>218</vt:i4>
      </vt:variant>
      <vt:variant>
        <vt:i4>0</vt:i4>
      </vt:variant>
      <vt:variant>
        <vt:i4>5</vt:i4>
      </vt:variant>
      <vt:variant>
        <vt:lpwstr/>
      </vt:variant>
      <vt:variant>
        <vt:lpwstr>_Toc104318919</vt:lpwstr>
      </vt:variant>
      <vt:variant>
        <vt:i4>1900605</vt:i4>
      </vt:variant>
      <vt:variant>
        <vt:i4>212</vt:i4>
      </vt:variant>
      <vt:variant>
        <vt:i4>0</vt:i4>
      </vt:variant>
      <vt:variant>
        <vt:i4>5</vt:i4>
      </vt:variant>
      <vt:variant>
        <vt:lpwstr/>
      </vt:variant>
      <vt:variant>
        <vt:lpwstr>_Toc104318918</vt:lpwstr>
      </vt:variant>
      <vt:variant>
        <vt:i4>1900605</vt:i4>
      </vt:variant>
      <vt:variant>
        <vt:i4>206</vt:i4>
      </vt:variant>
      <vt:variant>
        <vt:i4>0</vt:i4>
      </vt:variant>
      <vt:variant>
        <vt:i4>5</vt:i4>
      </vt:variant>
      <vt:variant>
        <vt:lpwstr/>
      </vt:variant>
      <vt:variant>
        <vt:lpwstr>_Toc104318917</vt:lpwstr>
      </vt:variant>
      <vt:variant>
        <vt:i4>1900605</vt:i4>
      </vt:variant>
      <vt:variant>
        <vt:i4>200</vt:i4>
      </vt:variant>
      <vt:variant>
        <vt:i4>0</vt:i4>
      </vt:variant>
      <vt:variant>
        <vt:i4>5</vt:i4>
      </vt:variant>
      <vt:variant>
        <vt:lpwstr/>
      </vt:variant>
      <vt:variant>
        <vt:lpwstr>_Toc104318916</vt:lpwstr>
      </vt:variant>
      <vt:variant>
        <vt:i4>1900605</vt:i4>
      </vt:variant>
      <vt:variant>
        <vt:i4>194</vt:i4>
      </vt:variant>
      <vt:variant>
        <vt:i4>0</vt:i4>
      </vt:variant>
      <vt:variant>
        <vt:i4>5</vt:i4>
      </vt:variant>
      <vt:variant>
        <vt:lpwstr/>
      </vt:variant>
      <vt:variant>
        <vt:lpwstr>_Toc104318915</vt:lpwstr>
      </vt:variant>
      <vt:variant>
        <vt:i4>1900605</vt:i4>
      </vt:variant>
      <vt:variant>
        <vt:i4>188</vt:i4>
      </vt:variant>
      <vt:variant>
        <vt:i4>0</vt:i4>
      </vt:variant>
      <vt:variant>
        <vt:i4>5</vt:i4>
      </vt:variant>
      <vt:variant>
        <vt:lpwstr/>
      </vt:variant>
      <vt:variant>
        <vt:lpwstr>_Toc104318914</vt:lpwstr>
      </vt:variant>
      <vt:variant>
        <vt:i4>1900605</vt:i4>
      </vt:variant>
      <vt:variant>
        <vt:i4>182</vt:i4>
      </vt:variant>
      <vt:variant>
        <vt:i4>0</vt:i4>
      </vt:variant>
      <vt:variant>
        <vt:i4>5</vt:i4>
      </vt:variant>
      <vt:variant>
        <vt:lpwstr/>
      </vt:variant>
      <vt:variant>
        <vt:lpwstr>_Toc104318913</vt:lpwstr>
      </vt:variant>
      <vt:variant>
        <vt:i4>1900605</vt:i4>
      </vt:variant>
      <vt:variant>
        <vt:i4>176</vt:i4>
      </vt:variant>
      <vt:variant>
        <vt:i4>0</vt:i4>
      </vt:variant>
      <vt:variant>
        <vt:i4>5</vt:i4>
      </vt:variant>
      <vt:variant>
        <vt:lpwstr/>
      </vt:variant>
      <vt:variant>
        <vt:lpwstr>_Toc104318912</vt:lpwstr>
      </vt:variant>
      <vt:variant>
        <vt:i4>1900605</vt:i4>
      </vt:variant>
      <vt:variant>
        <vt:i4>170</vt:i4>
      </vt:variant>
      <vt:variant>
        <vt:i4>0</vt:i4>
      </vt:variant>
      <vt:variant>
        <vt:i4>5</vt:i4>
      </vt:variant>
      <vt:variant>
        <vt:lpwstr/>
      </vt:variant>
      <vt:variant>
        <vt:lpwstr>_Toc104318911</vt:lpwstr>
      </vt:variant>
      <vt:variant>
        <vt:i4>1900605</vt:i4>
      </vt:variant>
      <vt:variant>
        <vt:i4>164</vt:i4>
      </vt:variant>
      <vt:variant>
        <vt:i4>0</vt:i4>
      </vt:variant>
      <vt:variant>
        <vt:i4>5</vt:i4>
      </vt:variant>
      <vt:variant>
        <vt:lpwstr/>
      </vt:variant>
      <vt:variant>
        <vt:lpwstr>_Toc104318910</vt:lpwstr>
      </vt:variant>
      <vt:variant>
        <vt:i4>1835069</vt:i4>
      </vt:variant>
      <vt:variant>
        <vt:i4>158</vt:i4>
      </vt:variant>
      <vt:variant>
        <vt:i4>0</vt:i4>
      </vt:variant>
      <vt:variant>
        <vt:i4>5</vt:i4>
      </vt:variant>
      <vt:variant>
        <vt:lpwstr/>
      </vt:variant>
      <vt:variant>
        <vt:lpwstr>_Toc104318909</vt:lpwstr>
      </vt:variant>
      <vt:variant>
        <vt:i4>1835069</vt:i4>
      </vt:variant>
      <vt:variant>
        <vt:i4>152</vt:i4>
      </vt:variant>
      <vt:variant>
        <vt:i4>0</vt:i4>
      </vt:variant>
      <vt:variant>
        <vt:i4>5</vt:i4>
      </vt:variant>
      <vt:variant>
        <vt:lpwstr/>
      </vt:variant>
      <vt:variant>
        <vt:lpwstr>_Toc104318908</vt:lpwstr>
      </vt:variant>
      <vt:variant>
        <vt:i4>1835069</vt:i4>
      </vt:variant>
      <vt:variant>
        <vt:i4>146</vt:i4>
      </vt:variant>
      <vt:variant>
        <vt:i4>0</vt:i4>
      </vt:variant>
      <vt:variant>
        <vt:i4>5</vt:i4>
      </vt:variant>
      <vt:variant>
        <vt:lpwstr/>
      </vt:variant>
      <vt:variant>
        <vt:lpwstr>_Toc104318907</vt:lpwstr>
      </vt:variant>
      <vt:variant>
        <vt:i4>1835069</vt:i4>
      </vt:variant>
      <vt:variant>
        <vt:i4>140</vt:i4>
      </vt:variant>
      <vt:variant>
        <vt:i4>0</vt:i4>
      </vt:variant>
      <vt:variant>
        <vt:i4>5</vt:i4>
      </vt:variant>
      <vt:variant>
        <vt:lpwstr/>
      </vt:variant>
      <vt:variant>
        <vt:lpwstr>_Toc104318906</vt:lpwstr>
      </vt:variant>
      <vt:variant>
        <vt:i4>1835069</vt:i4>
      </vt:variant>
      <vt:variant>
        <vt:i4>134</vt:i4>
      </vt:variant>
      <vt:variant>
        <vt:i4>0</vt:i4>
      </vt:variant>
      <vt:variant>
        <vt:i4>5</vt:i4>
      </vt:variant>
      <vt:variant>
        <vt:lpwstr/>
      </vt:variant>
      <vt:variant>
        <vt:lpwstr>_Toc104318905</vt:lpwstr>
      </vt:variant>
      <vt:variant>
        <vt:i4>1835069</vt:i4>
      </vt:variant>
      <vt:variant>
        <vt:i4>128</vt:i4>
      </vt:variant>
      <vt:variant>
        <vt:i4>0</vt:i4>
      </vt:variant>
      <vt:variant>
        <vt:i4>5</vt:i4>
      </vt:variant>
      <vt:variant>
        <vt:lpwstr/>
      </vt:variant>
      <vt:variant>
        <vt:lpwstr>_Toc104318904</vt:lpwstr>
      </vt:variant>
      <vt:variant>
        <vt:i4>1835069</vt:i4>
      </vt:variant>
      <vt:variant>
        <vt:i4>122</vt:i4>
      </vt:variant>
      <vt:variant>
        <vt:i4>0</vt:i4>
      </vt:variant>
      <vt:variant>
        <vt:i4>5</vt:i4>
      </vt:variant>
      <vt:variant>
        <vt:lpwstr/>
      </vt:variant>
      <vt:variant>
        <vt:lpwstr>_Toc104318903</vt:lpwstr>
      </vt:variant>
      <vt:variant>
        <vt:i4>1835069</vt:i4>
      </vt:variant>
      <vt:variant>
        <vt:i4>116</vt:i4>
      </vt:variant>
      <vt:variant>
        <vt:i4>0</vt:i4>
      </vt:variant>
      <vt:variant>
        <vt:i4>5</vt:i4>
      </vt:variant>
      <vt:variant>
        <vt:lpwstr/>
      </vt:variant>
      <vt:variant>
        <vt:lpwstr>_Toc104318902</vt:lpwstr>
      </vt:variant>
      <vt:variant>
        <vt:i4>1835069</vt:i4>
      </vt:variant>
      <vt:variant>
        <vt:i4>110</vt:i4>
      </vt:variant>
      <vt:variant>
        <vt:i4>0</vt:i4>
      </vt:variant>
      <vt:variant>
        <vt:i4>5</vt:i4>
      </vt:variant>
      <vt:variant>
        <vt:lpwstr/>
      </vt:variant>
      <vt:variant>
        <vt:lpwstr>_Toc104318901</vt:lpwstr>
      </vt:variant>
      <vt:variant>
        <vt:i4>1835069</vt:i4>
      </vt:variant>
      <vt:variant>
        <vt:i4>104</vt:i4>
      </vt:variant>
      <vt:variant>
        <vt:i4>0</vt:i4>
      </vt:variant>
      <vt:variant>
        <vt:i4>5</vt:i4>
      </vt:variant>
      <vt:variant>
        <vt:lpwstr/>
      </vt:variant>
      <vt:variant>
        <vt:lpwstr>_Toc104318900</vt:lpwstr>
      </vt:variant>
      <vt:variant>
        <vt:i4>1376316</vt:i4>
      </vt:variant>
      <vt:variant>
        <vt:i4>98</vt:i4>
      </vt:variant>
      <vt:variant>
        <vt:i4>0</vt:i4>
      </vt:variant>
      <vt:variant>
        <vt:i4>5</vt:i4>
      </vt:variant>
      <vt:variant>
        <vt:lpwstr/>
      </vt:variant>
      <vt:variant>
        <vt:lpwstr>_Toc104318899</vt:lpwstr>
      </vt:variant>
      <vt:variant>
        <vt:i4>1376316</vt:i4>
      </vt:variant>
      <vt:variant>
        <vt:i4>92</vt:i4>
      </vt:variant>
      <vt:variant>
        <vt:i4>0</vt:i4>
      </vt:variant>
      <vt:variant>
        <vt:i4>5</vt:i4>
      </vt:variant>
      <vt:variant>
        <vt:lpwstr/>
      </vt:variant>
      <vt:variant>
        <vt:lpwstr>_Toc104318898</vt:lpwstr>
      </vt:variant>
      <vt:variant>
        <vt:i4>1376316</vt:i4>
      </vt:variant>
      <vt:variant>
        <vt:i4>86</vt:i4>
      </vt:variant>
      <vt:variant>
        <vt:i4>0</vt:i4>
      </vt:variant>
      <vt:variant>
        <vt:i4>5</vt:i4>
      </vt:variant>
      <vt:variant>
        <vt:lpwstr/>
      </vt:variant>
      <vt:variant>
        <vt:lpwstr>_Toc104318897</vt:lpwstr>
      </vt:variant>
      <vt:variant>
        <vt:i4>1376316</vt:i4>
      </vt:variant>
      <vt:variant>
        <vt:i4>80</vt:i4>
      </vt:variant>
      <vt:variant>
        <vt:i4>0</vt:i4>
      </vt:variant>
      <vt:variant>
        <vt:i4>5</vt:i4>
      </vt:variant>
      <vt:variant>
        <vt:lpwstr/>
      </vt:variant>
      <vt:variant>
        <vt:lpwstr>_Toc104318896</vt:lpwstr>
      </vt:variant>
      <vt:variant>
        <vt:i4>1376316</vt:i4>
      </vt:variant>
      <vt:variant>
        <vt:i4>74</vt:i4>
      </vt:variant>
      <vt:variant>
        <vt:i4>0</vt:i4>
      </vt:variant>
      <vt:variant>
        <vt:i4>5</vt:i4>
      </vt:variant>
      <vt:variant>
        <vt:lpwstr/>
      </vt:variant>
      <vt:variant>
        <vt:lpwstr>_Toc104318895</vt:lpwstr>
      </vt:variant>
      <vt:variant>
        <vt:i4>1376316</vt:i4>
      </vt:variant>
      <vt:variant>
        <vt:i4>68</vt:i4>
      </vt:variant>
      <vt:variant>
        <vt:i4>0</vt:i4>
      </vt:variant>
      <vt:variant>
        <vt:i4>5</vt:i4>
      </vt:variant>
      <vt:variant>
        <vt:lpwstr/>
      </vt:variant>
      <vt:variant>
        <vt:lpwstr>_Toc104318894</vt:lpwstr>
      </vt:variant>
      <vt:variant>
        <vt:i4>1376316</vt:i4>
      </vt:variant>
      <vt:variant>
        <vt:i4>62</vt:i4>
      </vt:variant>
      <vt:variant>
        <vt:i4>0</vt:i4>
      </vt:variant>
      <vt:variant>
        <vt:i4>5</vt:i4>
      </vt:variant>
      <vt:variant>
        <vt:lpwstr/>
      </vt:variant>
      <vt:variant>
        <vt:lpwstr>_Toc104318893</vt:lpwstr>
      </vt:variant>
      <vt:variant>
        <vt:i4>1376316</vt:i4>
      </vt:variant>
      <vt:variant>
        <vt:i4>56</vt:i4>
      </vt:variant>
      <vt:variant>
        <vt:i4>0</vt:i4>
      </vt:variant>
      <vt:variant>
        <vt:i4>5</vt:i4>
      </vt:variant>
      <vt:variant>
        <vt:lpwstr/>
      </vt:variant>
      <vt:variant>
        <vt:lpwstr>_Toc104318892</vt:lpwstr>
      </vt:variant>
      <vt:variant>
        <vt:i4>1376316</vt:i4>
      </vt:variant>
      <vt:variant>
        <vt:i4>50</vt:i4>
      </vt:variant>
      <vt:variant>
        <vt:i4>0</vt:i4>
      </vt:variant>
      <vt:variant>
        <vt:i4>5</vt:i4>
      </vt:variant>
      <vt:variant>
        <vt:lpwstr/>
      </vt:variant>
      <vt:variant>
        <vt:lpwstr>_Toc104318891</vt:lpwstr>
      </vt:variant>
      <vt:variant>
        <vt:i4>1376316</vt:i4>
      </vt:variant>
      <vt:variant>
        <vt:i4>44</vt:i4>
      </vt:variant>
      <vt:variant>
        <vt:i4>0</vt:i4>
      </vt:variant>
      <vt:variant>
        <vt:i4>5</vt:i4>
      </vt:variant>
      <vt:variant>
        <vt:lpwstr/>
      </vt:variant>
      <vt:variant>
        <vt:lpwstr>_Toc104318890</vt:lpwstr>
      </vt:variant>
      <vt:variant>
        <vt:i4>1310780</vt:i4>
      </vt:variant>
      <vt:variant>
        <vt:i4>38</vt:i4>
      </vt:variant>
      <vt:variant>
        <vt:i4>0</vt:i4>
      </vt:variant>
      <vt:variant>
        <vt:i4>5</vt:i4>
      </vt:variant>
      <vt:variant>
        <vt:lpwstr/>
      </vt:variant>
      <vt:variant>
        <vt:lpwstr>_Toc104318889</vt:lpwstr>
      </vt:variant>
      <vt:variant>
        <vt:i4>1310780</vt:i4>
      </vt:variant>
      <vt:variant>
        <vt:i4>32</vt:i4>
      </vt:variant>
      <vt:variant>
        <vt:i4>0</vt:i4>
      </vt:variant>
      <vt:variant>
        <vt:i4>5</vt:i4>
      </vt:variant>
      <vt:variant>
        <vt:lpwstr/>
      </vt:variant>
      <vt:variant>
        <vt:lpwstr>_Toc104318888</vt:lpwstr>
      </vt:variant>
      <vt:variant>
        <vt:i4>1310780</vt:i4>
      </vt:variant>
      <vt:variant>
        <vt:i4>26</vt:i4>
      </vt:variant>
      <vt:variant>
        <vt:i4>0</vt:i4>
      </vt:variant>
      <vt:variant>
        <vt:i4>5</vt:i4>
      </vt:variant>
      <vt:variant>
        <vt:lpwstr/>
      </vt:variant>
      <vt:variant>
        <vt:lpwstr>_Toc104318887</vt:lpwstr>
      </vt:variant>
      <vt:variant>
        <vt:i4>1310780</vt:i4>
      </vt:variant>
      <vt:variant>
        <vt:i4>20</vt:i4>
      </vt:variant>
      <vt:variant>
        <vt:i4>0</vt:i4>
      </vt:variant>
      <vt:variant>
        <vt:i4>5</vt:i4>
      </vt:variant>
      <vt:variant>
        <vt:lpwstr/>
      </vt:variant>
      <vt:variant>
        <vt:lpwstr>_Toc104318886</vt:lpwstr>
      </vt:variant>
      <vt:variant>
        <vt:i4>1310780</vt:i4>
      </vt:variant>
      <vt:variant>
        <vt:i4>14</vt:i4>
      </vt:variant>
      <vt:variant>
        <vt:i4>0</vt:i4>
      </vt:variant>
      <vt:variant>
        <vt:i4>5</vt:i4>
      </vt:variant>
      <vt:variant>
        <vt:lpwstr/>
      </vt:variant>
      <vt:variant>
        <vt:lpwstr>_Toc104318885</vt:lpwstr>
      </vt:variant>
      <vt:variant>
        <vt:i4>1310780</vt:i4>
      </vt:variant>
      <vt:variant>
        <vt:i4>8</vt:i4>
      </vt:variant>
      <vt:variant>
        <vt:i4>0</vt:i4>
      </vt:variant>
      <vt:variant>
        <vt:i4>5</vt:i4>
      </vt:variant>
      <vt:variant>
        <vt:lpwstr/>
      </vt:variant>
      <vt:variant>
        <vt:lpwstr>_Toc104318884</vt:lpwstr>
      </vt:variant>
      <vt:variant>
        <vt:i4>1310780</vt:i4>
      </vt:variant>
      <vt:variant>
        <vt:i4>2</vt:i4>
      </vt:variant>
      <vt:variant>
        <vt:i4>0</vt:i4>
      </vt:variant>
      <vt:variant>
        <vt:i4>5</vt:i4>
      </vt:variant>
      <vt:variant>
        <vt:lpwstr/>
      </vt:variant>
      <vt:variant>
        <vt:lpwstr>_Toc104318883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subject/>
  <dc:creator>Keios Starqua</dc:creator>
  <cp:keywords/>
  <dc:description/>
  <cp:lastModifiedBy>Keios Starqua</cp:lastModifiedBy>
  <cp:revision>84</cp:revision>
  <dcterms:created xsi:type="dcterms:W3CDTF">2022-05-25T04:11:00Z</dcterms:created>
  <dcterms:modified xsi:type="dcterms:W3CDTF">2022-06-03T01:50:00Z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0x010100A09C94099A3CE8469E9AA42617115BF0</vt:lpwstr>
  </property>
</Properties>
</file>